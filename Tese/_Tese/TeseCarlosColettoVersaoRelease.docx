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C952C" w14:textId="558CBE0A" w:rsidR="00EB5FCF" w:rsidRDefault="00832423" w:rsidP="00832423">
      <w:pPr>
        <w:spacing w:line="360" w:lineRule="auto"/>
        <w:jc w:val="center"/>
        <w:rPr>
          <w:rFonts w:ascii="Arial" w:hAnsi="Arial" w:cs="Arial"/>
          <w:sz w:val="24"/>
          <w:szCs w:val="24"/>
        </w:rPr>
      </w:pPr>
      <w:r>
        <w:rPr>
          <w:rFonts w:ascii="Times New Roman"/>
          <w:noProof/>
          <w:sz w:val="20"/>
        </w:rPr>
        <w:drawing>
          <wp:inline distT="0" distB="0" distL="0" distR="0" wp14:anchorId="136362C6" wp14:editId="1D1196BD">
            <wp:extent cx="1333499" cy="1312545"/>
            <wp:effectExtent l="0" t="0" r="0" b="0"/>
            <wp:docPr id="1" name="image1.png" descr="UFABC — logomarca institucional da Universidade Federal do 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UFABC — logomarca institucional da Universidade Federal do ABC.”"/>
                    <pic:cNvPicPr/>
                  </pic:nvPicPr>
                  <pic:blipFill>
                    <a:blip r:embed="rId8" cstate="print"/>
                    <a:stretch>
                      <a:fillRect/>
                    </a:stretch>
                  </pic:blipFill>
                  <pic:spPr>
                    <a:xfrm>
                      <a:off x="0" y="0"/>
                      <a:ext cx="1333499" cy="1312545"/>
                    </a:xfrm>
                    <a:prstGeom prst="rect">
                      <a:avLst/>
                    </a:prstGeom>
                  </pic:spPr>
                </pic:pic>
              </a:graphicData>
            </a:graphic>
          </wp:inline>
        </w:drawing>
      </w:r>
    </w:p>
    <w:p w14:paraId="05FE6653" w14:textId="468D9A46" w:rsidR="00832423" w:rsidRPr="00D94BB1" w:rsidRDefault="00C33E79" w:rsidP="00832423">
      <w:pPr>
        <w:spacing w:line="360" w:lineRule="auto"/>
        <w:jc w:val="center"/>
        <w:rPr>
          <w:rFonts w:ascii="Arial" w:hAnsi="Arial" w:cs="Arial"/>
          <w:b/>
          <w:bCs/>
          <w:sz w:val="28"/>
          <w:szCs w:val="28"/>
        </w:rPr>
      </w:pPr>
      <w:r w:rsidRPr="00D94BB1">
        <w:rPr>
          <w:rFonts w:ascii="Arial" w:hAnsi="Arial" w:cs="Arial"/>
          <w:b/>
          <w:bCs/>
          <w:sz w:val="28"/>
          <w:szCs w:val="28"/>
        </w:rPr>
        <w:t>UNIVERSIDADE FEDERAL DO ABC</w:t>
      </w:r>
    </w:p>
    <w:p w14:paraId="6E3C1772" w14:textId="042A37F7" w:rsidR="00832423" w:rsidRDefault="00C33E79" w:rsidP="00832423">
      <w:pPr>
        <w:spacing w:line="360" w:lineRule="auto"/>
        <w:jc w:val="center"/>
        <w:rPr>
          <w:rFonts w:ascii="Arial" w:hAnsi="Arial" w:cs="Arial"/>
          <w:b/>
          <w:bCs/>
          <w:sz w:val="28"/>
          <w:szCs w:val="28"/>
        </w:rPr>
      </w:pPr>
      <w:r w:rsidRPr="002E55A1">
        <w:rPr>
          <w:rFonts w:ascii="Arial" w:hAnsi="Arial" w:cs="Arial"/>
          <w:b/>
          <w:bCs/>
          <w:sz w:val="28"/>
          <w:szCs w:val="28"/>
        </w:rPr>
        <w:t xml:space="preserve">PROGRAMA DE </w:t>
      </w:r>
      <w:r w:rsidR="00275500" w:rsidRPr="002E55A1">
        <w:rPr>
          <w:rFonts w:ascii="Arial" w:hAnsi="Arial" w:cs="Arial"/>
          <w:b/>
          <w:bCs/>
          <w:sz w:val="28"/>
          <w:szCs w:val="28"/>
        </w:rPr>
        <w:t>PÓS-GRADUAÇÃO</w:t>
      </w:r>
      <w:r w:rsidRPr="002E55A1">
        <w:rPr>
          <w:rFonts w:ascii="Arial" w:hAnsi="Arial" w:cs="Arial"/>
          <w:b/>
          <w:bCs/>
          <w:sz w:val="28"/>
          <w:szCs w:val="28"/>
        </w:rPr>
        <w:t xml:space="preserve"> EM CIÊNCIA DA COMPUTAÇÃO</w:t>
      </w:r>
    </w:p>
    <w:p w14:paraId="07B64EC0" w14:textId="77777777" w:rsidR="002E55A1" w:rsidRDefault="002E55A1" w:rsidP="00832423">
      <w:pPr>
        <w:spacing w:line="360" w:lineRule="auto"/>
        <w:jc w:val="center"/>
        <w:rPr>
          <w:rFonts w:ascii="Arial" w:hAnsi="Arial" w:cs="Arial"/>
          <w:b/>
          <w:bCs/>
          <w:sz w:val="28"/>
          <w:szCs w:val="28"/>
        </w:rPr>
      </w:pPr>
    </w:p>
    <w:p w14:paraId="52D352EC" w14:textId="77777777" w:rsidR="002E55A1" w:rsidRDefault="002E55A1" w:rsidP="00832423">
      <w:pPr>
        <w:spacing w:line="360" w:lineRule="auto"/>
        <w:jc w:val="center"/>
        <w:rPr>
          <w:rFonts w:ascii="Arial" w:hAnsi="Arial" w:cs="Arial"/>
          <w:b/>
          <w:bCs/>
          <w:sz w:val="28"/>
          <w:szCs w:val="28"/>
        </w:rPr>
      </w:pPr>
    </w:p>
    <w:p w14:paraId="1AB9F6B4" w14:textId="176B252C" w:rsidR="00C33E79" w:rsidRPr="00884976" w:rsidRDefault="00884976" w:rsidP="00832423">
      <w:pPr>
        <w:spacing w:line="360" w:lineRule="auto"/>
        <w:jc w:val="center"/>
        <w:rPr>
          <w:rFonts w:ascii="Arial" w:hAnsi="Arial" w:cs="Arial"/>
          <w:sz w:val="28"/>
          <w:szCs w:val="28"/>
        </w:rPr>
      </w:pPr>
      <w:r>
        <w:rPr>
          <w:rFonts w:ascii="Arial" w:hAnsi="Arial" w:cs="Arial"/>
          <w:sz w:val="28"/>
          <w:szCs w:val="28"/>
        </w:rPr>
        <w:t>Carlos Jair Coletto</w:t>
      </w:r>
    </w:p>
    <w:p w14:paraId="02E623CF" w14:textId="77777777" w:rsidR="00832423" w:rsidRDefault="00832423" w:rsidP="00832423">
      <w:pPr>
        <w:spacing w:line="360" w:lineRule="auto"/>
        <w:jc w:val="center"/>
        <w:rPr>
          <w:rFonts w:ascii="Arial" w:hAnsi="Arial" w:cs="Arial"/>
          <w:sz w:val="24"/>
          <w:szCs w:val="24"/>
        </w:rPr>
      </w:pPr>
    </w:p>
    <w:p w14:paraId="5C64AC57" w14:textId="77777777" w:rsidR="00832423" w:rsidRDefault="00832423" w:rsidP="00832423">
      <w:pPr>
        <w:spacing w:line="360" w:lineRule="auto"/>
        <w:jc w:val="center"/>
        <w:rPr>
          <w:rFonts w:ascii="Arial" w:hAnsi="Arial" w:cs="Arial"/>
          <w:sz w:val="24"/>
          <w:szCs w:val="24"/>
        </w:rPr>
      </w:pPr>
    </w:p>
    <w:p w14:paraId="7C70B11F" w14:textId="77777777" w:rsidR="00E961F0" w:rsidRDefault="00E961F0" w:rsidP="00832423">
      <w:pPr>
        <w:spacing w:line="360" w:lineRule="auto"/>
        <w:jc w:val="center"/>
        <w:rPr>
          <w:rFonts w:ascii="Arial" w:hAnsi="Arial" w:cs="Arial"/>
          <w:sz w:val="24"/>
          <w:szCs w:val="24"/>
        </w:rPr>
      </w:pPr>
    </w:p>
    <w:p w14:paraId="216D92A8" w14:textId="0AA26791" w:rsidR="00832423" w:rsidRDefault="00DF6461" w:rsidP="0087401C">
      <w:pPr>
        <w:spacing w:line="360" w:lineRule="auto"/>
        <w:jc w:val="center"/>
        <w:rPr>
          <w:rFonts w:ascii="Arial" w:hAnsi="Arial" w:cs="Arial"/>
          <w:sz w:val="24"/>
          <w:szCs w:val="24"/>
        </w:rPr>
      </w:pPr>
      <w:r>
        <w:rPr>
          <w:rFonts w:ascii="Arial" w:hAnsi="Arial" w:cs="Arial"/>
          <w:b/>
          <w:bCs/>
          <w:sz w:val="32"/>
          <w:szCs w:val="32"/>
        </w:rPr>
        <w:t xml:space="preserve">DIRETRIZES </w:t>
      </w:r>
      <w:r w:rsidR="0087401C">
        <w:rPr>
          <w:rFonts w:ascii="Arial" w:hAnsi="Arial" w:cs="Arial"/>
          <w:b/>
          <w:bCs/>
          <w:sz w:val="32"/>
          <w:szCs w:val="32"/>
        </w:rPr>
        <w:t xml:space="preserve">PARA </w:t>
      </w:r>
      <w:r>
        <w:rPr>
          <w:rFonts w:ascii="Arial" w:hAnsi="Arial" w:cs="Arial"/>
          <w:b/>
          <w:bCs/>
          <w:sz w:val="32"/>
          <w:szCs w:val="32"/>
        </w:rPr>
        <w:t xml:space="preserve">O DESENVOLVIMENTO DE APLICAÇÕES MÓVEIS </w:t>
      </w:r>
      <w:r w:rsidR="0087401C">
        <w:rPr>
          <w:rFonts w:ascii="Arial" w:hAnsi="Arial" w:cs="Arial"/>
          <w:b/>
          <w:bCs/>
          <w:sz w:val="32"/>
          <w:szCs w:val="32"/>
        </w:rPr>
        <w:t>VOLTADAS PARA O DESENHO UNIVERSAL: A BIBLIOTECA MOBILEDU</w:t>
      </w:r>
    </w:p>
    <w:p w14:paraId="52448ADE" w14:textId="77777777" w:rsidR="00832423" w:rsidRDefault="00832423" w:rsidP="00832423">
      <w:pPr>
        <w:spacing w:line="360" w:lineRule="auto"/>
        <w:jc w:val="center"/>
        <w:rPr>
          <w:rFonts w:ascii="Arial" w:hAnsi="Arial" w:cs="Arial"/>
          <w:sz w:val="24"/>
          <w:szCs w:val="24"/>
        </w:rPr>
      </w:pPr>
    </w:p>
    <w:p w14:paraId="622999CA" w14:textId="77777777" w:rsidR="00832423" w:rsidRDefault="00832423" w:rsidP="00832423">
      <w:pPr>
        <w:spacing w:line="360" w:lineRule="auto"/>
        <w:jc w:val="center"/>
        <w:rPr>
          <w:rFonts w:ascii="Arial" w:hAnsi="Arial" w:cs="Arial"/>
          <w:sz w:val="24"/>
          <w:szCs w:val="24"/>
        </w:rPr>
      </w:pPr>
    </w:p>
    <w:p w14:paraId="5672C7D1" w14:textId="77777777" w:rsidR="00884976" w:rsidRDefault="00884976" w:rsidP="00832423">
      <w:pPr>
        <w:spacing w:line="360" w:lineRule="auto"/>
        <w:jc w:val="center"/>
        <w:rPr>
          <w:rFonts w:ascii="Arial" w:hAnsi="Arial" w:cs="Arial"/>
          <w:sz w:val="24"/>
          <w:szCs w:val="24"/>
        </w:rPr>
      </w:pPr>
    </w:p>
    <w:p w14:paraId="1FDD40A7" w14:textId="77777777" w:rsidR="00884976" w:rsidRDefault="00884976" w:rsidP="00832423">
      <w:pPr>
        <w:spacing w:line="360" w:lineRule="auto"/>
        <w:jc w:val="center"/>
        <w:rPr>
          <w:rFonts w:ascii="Arial" w:hAnsi="Arial" w:cs="Arial"/>
          <w:sz w:val="24"/>
          <w:szCs w:val="24"/>
        </w:rPr>
      </w:pPr>
    </w:p>
    <w:p w14:paraId="19D7EA9A" w14:textId="77777777" w:rsidR="004C77E3" w:rsidRDefault="004C77E3" w:rsidP="004C77E3">
      <w:pPr>
        <w:spacing w:after="0" w:line="360" w:lineRule="auto"/>
        <w:jc w:val="center"/>
        <w:rPr>
          <w:rFonts w:ascii="Arial" w:hAnsi="Arial" w:cs="Arial"/>
          <w:sz w:val="28"/>
          <w:szCs w:val="28"/>
        </w:rPr>
      </w:pPr>
    </w:p>
    <w:p w14:paraId="0EAA0903" w14:textId="77777777" w:rsidR="004C77E3" w:rsidRDefault="004C77E3" w:rsidP="004C77E3">
      <w:pPr>
        <w:spacing w:after="0" w:line="360" w:lineRule="auto"/>
        <w:jc w:val="center"/>
        <w:rPr>
          <w:rFonts w:ascii="Arial" w:hAnsi="Arial" w:cs="Arial"/>
          <w:sz w:val="28"/>
          <w:szCs w:val="28"/>
        </w:rPr>
      </w:pPr>
    </w:p>
    <w:p w14:paraId="28F505D8" w14:textId="77777777" w:rsidR="004C77E3" w:rsidRDefault="004C77E3" w:rsidP="004C77E3">
      <w:pPr>
        <w:spacing w:after="0" w:line="360" w:lineRule="auto"/>
        <w:jc w:val="center"/>
        <w:rPr>
          <w:rFonts w:ascii="Arial" w:hAnsi="Arial" w:cs="Arial"/>
          <w:sz w:val="28"/>
          <w:szCs w:val="28"/>
        </w:rPr>
      </w:pPr>
    </w:p>
    <w:p w14:paraId="6E09E87C" w14:textId="2C28814C" w:rsidR="00884976" w:rsidRDefault="00832423" w:rsidP="004C77E3">
      <w:pPr>
        <w:spacing w:after="0" w:line="360" w:lineRule="auto"/>
        <w:jc w:val="center"/>
        <w:rPr>
          <w:rFonts w:ascii="Arial" w:hAnsi="Arial" w:cs="Arial"/>
          <w:sz w:val="28"/>
          <w:szCs w:val="28"/>
        </w:rPr>
      </w:pPr>
      <w:r w:rsidRPr="00884976">
        <w:rPr>
          <w:rFonts w:ascii="Arial" w:hAnsi="Arial" w:cs="Arial"/>
          <w:sz w:val="28"/>
          <w:szCs w:val="28"/>
        </w:rPr>
        <w:t xml:space="preserve">Santo André, </w:t>
      </w:r>
      <w:r w:rsidR="00884976">
        <w:rPr>
          <w:rFonts w:ascii="Arial" w:hAnsi="Arial" w:cs="Arial"/>
          <w:sz w:val="28"/>
          <w:szCs w:val="28"/>
        </w:rPr>
        <w:t>SP</w:t>
      </w:r>
    </w:p>
    <w:p w14:paraId="161ACE18" w14:textId="1CF56F3D" w:rsidR="004C77E3" w:rsidRDefault="00832423" w:rsidP="004C77E3">
      <w:pPr>
        <w:spacing w:after="0" w:line="360" w:lineRule="auto"/>
        <w:jc w:val="center"/>
        <w:rPr>
          <w:rFonts w:ascii="Arial" w:hAnsi="Arial" w:cs="Arial"/>
          <w:sz w:val="28"/>
          <w:szCs w:val="28"/>
        </w:rPr>
      </w:pPr>
      <w:r w:rsidRPr="00884976">
        <w:rPr>
          <w:rFonts w:ascii="Arial" w:hAnsi="Arial" w:cs="Arial"/>
          <w:sz w:val="28"/>
          <w:szCs w:val="28"/>
        </w:rPr>
        <w:t>202</w:t>
      </w:r>
      <w:r w:rsidR="00765787">
        <w:rPr>
          <w:rFonts w:ascii="Arial" w:hAnsi="Arial" w:cs="Arial"/>
          <w:sz w:val="28"/>
          <w:szCs w:val="28"/>
        </w:rPr>
        <w:t>6</w:t>
      </w:r>
    </w:p>
    <w:p w14:paraId="4743EB21" w14:textId="77F6783B" w:rsidR="000D0593" w:rsidRDefault="004C77E3" w:rsidP="004C77E3">
      <w:pPr>
        <w:jc w:val="center"/>
        <w:rPr>
          <w:rFonts w:ascii="Arial" w:hAnsi="Arial" w:cs="Arial"/>
          <w:sz w:val="24"/>
          <w:szCs w:val="24"/>
        </w:rPr>
      </w:pPr>
      <w:r>
        <w:rPr>
          <w:rFonts w:ascii="Arial" w:hAnsi="Arial" w:cs="Arial"/>
          <w:sz w:val="28"/>
          <w:szCs w:val="28"/>
        </w:rPr>
        <w:br w:type="page"/>
      </w:r>
      <w:r w:rsidR="00FB7CA2">
        <w:rPr>
          <w:rFonts w:ascii="Arial" w:hAnsi="Arial" w:cs="Arial"/>
          <w:sz w:val="24"/>
          <w:szCs w:val="24"/>
        </w:rPr>
        <w:lastRenderedPageBreak/>
        <w:t>CARLOS JAIR COLETTO</w:t>
      </w:r>
    </w:p>
    <w:p w14:paraId="128244A7" w14:textId="77777777" w:rsidR="00FB7CA2" w:rsidRDefault="00FB7CA2" w:rsidP="000D0593">
      <w:pPr>
        <w:spacing w:line="360" w:lineRule="auto"/>
        <w:rPr>
          <w:rFonts w:ascii="Arial" w:hAnsi="Arial" w:cs="Arial"/>
          <w:sz w:val="24"/>
          <w:szCs w:val="24"/>
        </w:rPr>
      </w:pPr>
    </w:p>
    <w:p w14:paraId="0273CC64" w14:textId="77777777" w:rsidR="00FB7CA2" w:rsidRDefault="00FB7CA2" w:rsidP="000D0593">
      <w:pPr>
        <w:spacing w:line="360" w:lineRule="auto"/>
        <w:rPr>
          <w:rFonts w:ascii="Arial" w:hAnsi="Arial" w:cs="Arial"/>
          <w:sz w:val="24"/>
          <w:szCs w:val="24"/>
        </w:rPr>
      </w:pPr>
    </w:p>
    <w:p w14:paraId="310B94DF" w14:textId="77777777" w:rsidR="00FB7CA2" w:rsidRDefault="00FB7CA2" w:rsidP="00CB751D">
      <w:pPr>
        <w:spacing w:after="0" w:line="360" w:lineRule="auto"/>
        <w:rPr>
          <w:rFonts w:ascii="Arial" w:hAnsi="Arial" w:cs="Arial"/>
          <w:sz w:val="24"/>
          <w:szCs w:val="24"/>
        </w:rPr>
      </w:pPr>
    </w:p>
    <w:p w14:paraId="5C418B8C" w14:textId="77777777" w:rsidR="00FB7CA2" w:rsidRPr="00FB7CA2" w:rsidRDefault="00FB7CA2" w:rsidP="000D0593">
      <w:pPr>
        <w:spacing w:line="360" w:lineRule="auto"/>
        <w:rPr>
          <w:rFonts w:ascii="Arial" w:hAnsi="Arial" w:cs="Arial"/>
        </w:rPr>
      </w:pPr>
    </w:p>
    <w:p w14:paraId="3D2261DC" w14:textId="77777777" w:rsidR="0087401C" w:rsidRDefault="00DF6461" w:rsidP="0087401C">
      <w:pPr>
        <w:spacing w:after="0" w:line="360" w:lineRule="auto"/>
        <w:jc w:val="center"/>
        <w:rPr>
          <w:rFonts w:ascii="Arial" w:hAnsi="Arial" w:cs="Arial"/>
          <w:b/>
          <w:bCs/>
          <w:sz w:val="28"/>
          <w:szCs w:val="28"/>
        </w:rPr>
      </w:pPr>
      <w:r>
        <w:rPr>
          <w:rFonts w:ascii="Arial" w:hAnsi="Arial" w:cs="Arial"/>
          <w:b/>
          <w:bCs/>
          <w:sz w:val="28"/>
          <w:szCs w:val="28"/>
        </w:rPr>
        <w:t xml:space="preserve">DIRETRIZES </w:t>
      </w:r>
      <w:r w:rsidR="0087401C">
        <w:rPr>
          <w:rFonts w:ascii="Arial" w:hAnsi="Arial" w:cs="Arial"/>
          <w:b/>
          <w:bCs/>
          <w:sz w:val="28"/>
          <w:szCs w:val="28"/>
        </w:rPr>
        <w:t xml:space="preserve">PARA O DESENVOLVIMENTO DE </w:t>
      </w:r>
    </w:p>
    <w:p w14:paraId="07846B1F" w14:textId="77777777" w:rsidR="0087401C" w:rsidRDefault="0087401C" w:rsidP="0087401C">
      <w:pPr>
        <w:spacing w:after="0" w:line="360" w:lineRule="auto"/>
        <w:jc w:val="center"/>
        <w:rPr>
          <w:rFonts w:ascii="Arial" w:hAnsi="Arial" w:cs="Arial"/>
          <w:b/>
          <w:bCs/>
          <w:sz w:val="28"/>
          <w:szCs w:val="28"/>
        </w:rPr>
      </w:pPr>
      <w:r>
        <w:rPr>
          <w:rFonts w:ascii="Arial" w:hAnsi="Arial" w:cs="Arial"/>
          <w:b/>
          <w:bCs/>
          <w:sz w:val="28"/>
          <w:szCs w:val="28"/>
        </w:rPr>
        <w:t xml:space="preserve">APLICAÇÕES MÓVEIS VOLTADAS PARA O DESENHO </w:t>
      </w:r>
    </w:p>
    <w:p w14:paraId="38089F87" w14:textId="6B11089D" w:rsidR="00FB7CA2" w:rsidRPr="00FB7CA2" w:rsidRDefault="0087401C" w:rsidP="0087401C">
      <w:pPr>
        <w:spacing w:after="0" w:line="360" w:lineRule="auto"/>
        <w:jc w:val="center"/>
        <w:rPr>
          <w:rFonts w:ascii="Arial" w:hAnsi="Arial" w:cs="Arial"/>
          <w:b/>
          <w:bCs/>
          <w:sz w:val="28"/>
          <w:szCs w:val="28"/>
        </w:rPr>
      </w:pPr>
      <w:r>
        <w:rPr>
          <w:rFonts w:ascii="Arial" w:hAnsi="Arial" w:cs="Arial"/>
          <w:b/>
          <w:bCs/>
          <w:sz w:val="28"/>
          <w:szCs w:val="28"/>
        </w:rPr>
        <w:t>UNIVERSAL: A BIBLIOTECA MOBILEDU</w:t>
      </w:r>
    </w:p>
    <w:p w14:paraId="505328B1" w14:textId="77777777" w:rsidR="00FB7CA2" w:rsidRDefault="00FB7CA2" w:rsidP="000D0593">
      <w:pPr>
        <w:spacing w:line="360" w:lineRule="auto"/>
        <w:rPr>
          <w:rFonts w:ascii="Arial" w:hAnsi="Arial" w:cs="Arial"/>
          <w:sz w:val="24"/>
          <w:szCs w:val="24"/>
        </w:rPr>
      </w:pPr>
    </w:p>
    <w:p w14:paraId="1CF9EFB2" w14:textId="77777777" w:rsidR="00FB7CA2" w:rsidRDefault="00FB7CA2" w:rsidP="000D0593">
      <w:pPr>
        <w:spacing w:line="360" w:lineRule="auto"/>
        <w:rPr>
          <w:rFonts w:ascii="Arial" w:hAnsi="Arial" w:cs="Arial"/>
          <w:sz w:val="24"/>
          <w:szCs w:val="24"/>
        </w:rPr>
      </w:pPr>
    </w:p>
    <w:p w14:paraId="67A8D9BD" w14:textId="77777777" w:rsidR="00FB7CA2" w:rsidRDefault="00FB7CA2" w:rsidP="000D0593">
      <w:pPr>
        <w:spacing w:line="360" w:lineRule="auto"/>
        <w:rPr>
          <w:rFonts w:ascii="Arial" w:hAnsi="Arial" w:cs="Arial"/>
          <w:sz w:val="24"/>
          <w:szCs w:val="24"/>
        </w:rPr>
      </w:pPr>
    </w:p>
    <w:p w14:paraId="172A1CD6" w14:textId="77777777" w:rsidR="00C33E79" w:rsidRDefault="00C33E79" w:rsidP="000D0593">
      <w:pPr>
        <w:spacing w:line="360" w:lineRule="auto"/>
        <w:rPr>
          <w:rFonts w:ascii="Arial" w:hAnsi="Arial" w:cs="Arial"/>
          <w:sz w:val="24"/>
          <w:szCs w:val="24"/>
        </w:rPr>
      </w:pPr>
    </w:p>
    <w:p w14:paraId="2E312340" w14:textId="77777777" w:rsidR="00FB7CA2" w:rsidRDefault="00FB7CA2" w:rsidP="000D0593">
      <w:pPr>
        <w:spacing w:line="360" w:lineRule="auto"/>
        <w:rPr>
          <w:rFonts w:ascii="Arial" w:hAnsi="Arial" w:cs="Arial"/>
          <w:sz w:val="24"/>
          <w:szCs w:val="24"/>
        </w:rPr>
      </w:pPr>
    </w:p>
    <w:p w14:paraId="6F26AF00" w14:textId="28AE4064" w:rsidR="00FB7CA2" w:rsidRDefault="00FB7CA2" w:rsidP="00FF2A8C">
      <w:pPr>
        <w:spacing w:line="360" w:lineRule="auto"/>
        <w:ind w:left="3856"/>
        <w:jc w:val="both"/>
        <w:rPr>
          <w:rFonts w:ascii="Arial" w:hAnsi="Arial" w:cs="Arial"/>
          <w:sz w:val="24"/>
          <w:szCs w:val="24"/>
        </w:rPr>
      </w:pPr>
      <w:r>
        <w:rPr>
          <w:rFonts w:ascii="Arial" w:hAnsi="Arial" w:cs="Arial"/>
          <w:sz w:val="24"/>
          <w:szCs w:val="24"/>
        </w:rPr>
        <w:t>Tese apresentada ao curso de pós-graduação em Ciência da Computação da Universidade Federal do ABC como requisito parcial para obtenção do título de Doutor em Ciência da Computação.</w:t>
      </w:r>
    </w:p>
    <w:p w14:paraId="7EE6F3AC" w14:textId="77777777" w:rsidR="00FF2A8C" w:rsidRPr="00FF2A8C" w:rsidRDefault="00FF2A8C" w:rsidP="00FF2A8C">
      <w:pPr>
        <w:spacing w:line="360" w:lineRule="auto"/>
        <w:ind w:left="3856"/>
        <w:jc w:val="both"/>
        <w:rPr>
          <w:rFonts w:ascii="Arial" w:hAnsi="Arial" w:cs="Arial"/>
          <w:sz w:val="4"/>
          <w:szCs w:val="4"/>
        </w:rPr>
      </w:pPr>
    </w:p>
    <w:p w14:paraId="2840866C" w14:textId="518F3B68" w:rsidR="00FB7CA2" w:rsidRDefault="00FB7CA2" w:rsidP="00FF2A8C">
      <w:pPr>
        <w:spacing w:line="360" w:lineRule="auto"/>
        <w:ind w:left="3856"/>
        <w:jc w:val="both"/>
        <w:rPr>
          <w:rFonts w:ascii="Arial" w:hAnsi="Arial" w:cs="Arial"/>
          <w:sz w:val="24"/>
          <w:szCs w:val="24"/>
        </w:rPr>
      </w:pPr>
      <w:r>
        <w:rPr>
          <w:rFonts w:ascii="Arial" w:hAnsi="Arial" w:cs="Arial"/>
          <w:sz w:val="24"/>
          <w:szCs w:val="24"/>
        </w:rPr>
        <w:t>Orientadora: Profa. Dra. Juliana Cristina Braga</w:t>
      </w:r>
    </w:p>
    <w:p w14:paraId="36EEC23A" w14:textId="77777777" w:rsidR="00FB7CA2" w:rsidRDefault="00FB7CA2" w:rsidP="000D0593">
      <w:pPr>
        <w:spacing w:line="360" w:lineRule="auto"/>
        <w:rPr>
          <w:rFonts w:ascii="Arial" w:hAnsi="Arial" w:cs="Arial"/>
          <w:sz w:val="24"/>
          <w:szCs w:val="24"/>
        </w:rPr>
      </w:pPr>
    </w:p>
    <w:p w14:paraId="48B675BF" w14:textId="77777777" w:rsidR="00FB7CA2" w:rsidRDefault="00FB7CA2" w:rsidP="000D0593">
      <w:pPr>
        <w:spacing w:line="360" w:lineRule="auto"/>
        <w:rPr>
          <w:rFonts w:ascii="Arial" w:hAnsi="Arial" w:cs="Arial"/>
          <w:sz w:val="24"/>
          <w:szCs w:val="24"/>
        </w:rPr>
      </w:pPr>
    </w:p>
    <w:p w14:paraId="3A9F3F19" w14:textId="77777777" w:rsidR="00FB7CA2" w:rsidRDefault="00FB7CA2" w:rsidP="000D0593">
      <w:pPr>
        <w:spacing w:line="360" w:lineRule="auto"/>
        <w:rPr>
          <w:rFonts w:ascii="Arial" w:hAnsi="Arial" w:cs="Arial"/>
          <w:sz w:val="24"/>
          <w:szCs w:val="24"/>
        </w:rPr>
      </w:pPr>
    </w:p>
    <w:p w14:paraId="3EC6EB2B" w14:textId="77777777" w:rsidR="00FB7CA2" w:rsidRDefault="00FB7CA2" w:rsidP="00FB7CA2">
      <w:pPr>
        <w:spacing w:line="360" w:lineRule="auto"/>
        <w:jc w:val="center"/>
        <w:rPr>
          <w:rFonts w:ascii="Arial" w:hAnsi="Arial" w:cs="Arial"/>
          <w:sz w:val="24"/>
          <w:szCs w:val="24"/>
        </w:rPr>
      </w:pPr>
    </w:p>
    <w:p w14:paraId="1E12E315" w14:textId="77777777" w:rsidR="008615D1" w:rsidRDefault="008615D1" w:rsidP="00FB7CA2">
      <w:pPr>
        <w:spacing w:line="360" w:lineRule="auto"/>
        <w:jc w:val="center"/>
        <w:rPr>
          <w:rFonts w:ascii="Arial" w:hAnsi="Arial" w:cs="Arial"/>
          <w:sz w:val="24"/>
          <w:szCs w:val="24"/>
        </w:rPr>
      </w:pPr>
    </w:p>
    <w:p w14:paraId="01EDEBEB" w14:textId="6B3652C9" w:rsidR="00FB7CA2" w:rsidRDefault="00FB7CA2" w:rsidP="00FB7CA2">
      <w:pPr>
        <w:spacing w:line="360" w:lineRule="auto"/>
        <w:jc w:val="center"/>
        <w:rPr>
          <w:rFonts w:ascii="Arial" w:hAnsi="Arial" w:cs="Arial"/>
          <w:sz w:val="24"/>
          <w:szCs w:val="24"/>
        </w:rPr>
      </w:pPr>
      <w:r>
        <w:rPr>
          <w:rFonts w:ascii="Arial" w:hAnsi="Arial" w:cs="Arial"/>
          <w:sz w:val="24"/>
          <w:szCs w:val="24"/>
        </w:rPr>
        <w:t>Santo André, SP</w:t>
      </w:r>
    </w:p>
    <w:p w14:paraId="5A5CB053" w14:textId="3493102A" w:rsidR="00FB7CA2" w:rsidRDefault="00FB7CA2" w:rsidP="00FB7CA2">
      <w:pPr>
        <w:spacing w:line="360" w:lineRule="auto"/>
        <w:jc w:val="center"/>
        <w:rPr>
          <w:rFonts w:ascii="Arial" w:hAnsi="Arial" w:cs="Arial"/>
          <w:sz w:val="24"/>
          <w:szCs w:val="24"/>
        </w:rPr>
      </w:pPr>
      <w:r>
        <w:rPr>
          <w:rFonts w:ascii="Arial" w:hAnsi="Arial" w:cs="Arial"/>
          <w:sz w:val="24"/>
          <w:szCs w:val="24"/>
        </w:rPr>
        <w:t>202</w:t>
      </w:r>
      <w:r w:rsidR="00982551">
        <w:rPr>
          <w:rFonts w:ascii="Arial" w:hAnsi="Arial" w:cs="Arial"/>
          <w:sz w:val="24"/>
          <w:szCs w:val="24"/>
        </w:rPr>
        <w:t>6</w:t>
      </w:r>
    </w:p>
    <w:p w14:paraId="1578D436" w14:textId="67E44A2C" w:rsidR="00FB7CA2" w:rsidRDefault="00FB7CA2" w:rsidP="00121F47">
      <w:pPr>
        <w:spacing w:line="360" w:lineRule="auto"/>
        <w:jc w:val="center"/>
        <w:rPr>
          <w:rFonts w:ascii="Arial" w:hAnsi="Arial" w:cs="Arial"/>
          <w:b/>
          <w:bCs/>
          <w:sz w:val="24"/>
          <w:szCs w:val="24"/>
        </w:rPr>
      </w:pPr>
    </w:p>
    <w:p w14:paraId="413B3D0A" w14:textId="77777777" w:rsidR="000F41F5" w:rsidRDefault="000F41F5" w:rsidP="00121F47">
      <w:pPr>
        <w:spacing w:line="360" w:lineRule="auto"/>
        <w:jc w:val="center"/>
        <w:rPr>
          <w:rFonts w:ascii="Arial" w:hAnsi="Arial" w:cs="Arial"/>
          <w:b/>
          <w:bCs/>
          <w:sz w:val="24"/>
          <w:szCs w:val="24"/>
        </w:rPr>
      </w:pPr>
    </w:p>
    <w:p w14:paraId="0902B785" w14:textId="77777777" w:rsidR="000F41F5" w:rsidRDefault="000F41F5" w:rsidP="00121F47">
      <w:pPr>
        <w:spacing w:line="360" w:lineRule="auto"/>
        <w:jc w:val="center"/>
        <w:rPr>
          <w:rFonts w:ascii="Arial" w:hAnsi="Arial" w:cs="Arial"/>
          <w:b/>
          <w:bCs/>
          <w:sz w:val="24"/>
          <w:szCs w:val="24"/>
        </w:rPr>
      </w:pPr>
    </w:p>
    <w:p w14:paraId="68F7E2A2" w14:textId="77777777" w:rsidR="000F41F5" w:rsidRDefault="000F41F5" w:rsidP="00121F47">
      <w:pPr>
        <w:spacing w:line="360" w:lineRule="auto"/>
        <w:jc w:val="center"/>
        <w:rPr>
          <w:rFonts w:ascii="Arial" w:hAnsi="Arial" w:cs="Arial"/>
          <w:b/>
          <w:bCs/>
          <w:sz w:val="24"/>
          <w:szCs w:val="24"/>
        </w:rPr>
      </w:pPr>
    </w:p>
    <w:p w14:paraId="75377733" w14:textId="77777777" w:rsidR="000F41F5" w:rsidRDefault="000F41F5" w:rsidP="00121F47">
      <w:pPr>
        <w:spacing w:line="360" w:lineRule="auto"/>
        <w:jc w:val="center"/>
        <w:rPr>
          <w:rFonts w:ascii="Arial" w:hAnsi="Arial" w:cs="Arial"/>
          <w:b/>
          <w:bCs/>
          <w:sz w:val="24"/>
          <w:szCs w:val="24"/>
        </w:rPr>
      </w:pPr>
    </w:p>
    <w:p w14:paraId="2393CDE3" w14:textId="77777777" w:rsidR="00F01DBD" w:rsidRDefault="00F01DBD" w:rsidP="00121F47">
      <w:pPr>
        <w:spacing w:line="360" w:lineRule="auto"/>
        <w:jc w:val="center"/>
        <w:rPr>
          <w:rFonts w:ascii="Arial" w:hAnsi="Arial" w:cs="Arial"/>
          <w:b/>
          <w:bCs/>
          <w:sz w:val="24"/>
          <w:szCs w:val="24"/>
        </w:rPr>
      </w:pPr>
    </w:p>
    <w:p w14:paraId="460BDED2" w14:textId="77777777" w:rsidR="000F41F5" w:rsidRDefault="000F41F5" w:rsidP="00121F47">
      <w:pPr>
        <w:spacing w:line="360" w:lineRule="auto"/>
        <w:jc w:val="center"/>
        <w:rPr>
          <w:rFonts w:ascii="Arial" w:hAnsi="Arial" w:cs="Arial"/>
          <w:b/>
          <w:bCs/>
          <w:sz w:val="24"/>
          <w:szCs w:val="24"/>
        </w:rPr>
      </w:pPr>
    </w:p>
    <w:p w14:paraId="704FF586" w14:textId="77777777" w:rsidR="000F41F5" w:rsidRDefault="000F41F5" w:rsidP="00121F47">
      <w:pPr>
        <w:spacing w:line="360" w:lineRule="auto"/>
        <w:jc w:val="center"/>
        <w:rPr>
          <w:rFonts w:ascii="Arial" w:hAnsi="Arial" w:cs="Arial"/>
          <w:b/>
          <w:bCs/>
          <w:sz w:val="24"/>
          <w:szCs w:val="24"/>
        </w:rPr>
      </w:pPr>
    </w:p>
    <w:p w14:paraId="5DCB33C4" w14:textId="77777777" w:rsidR="000F41F5" w:rsidRDefault="000F41F5" w:rsidP="00121F47">
      <w:pPr>
        <w:spacing w:line="360" w:lineRule="auto"/>
        <w:jc w:val="center"/>
        <w:rPr>
          <w:rFonts w:ascii="Arial" w:hAnsi="Arial" w:cs="Arial"/>
          <w:b/>
          <w:bCs/>
          <w:sz w:val="24"/>
          <w:szCs w:val="24"/>
        </w:rPr>
      </w:pPr>
    </w:p>
    <w:p w14:paraId="750D0C28" w14:textId="77777777" w:rsidR="000F41F5" w:rsidRDefault="000F41F5" w:rsidP="00121F47">
      <w:pPr>
        <w:spacing w:line="360" w:lineRule="auto"/>
        <w:jc w:val="center"/>
        <w:rPr>
          <w:rFonts w:ascii="Arial" w:hAnsi="Arial" w:cs="Arial"/>
          <w:b/>
          <w:bCs/>
          <w:sz w:val="24"/>
          <w:szCs w:val="24"/>
        </w:rPr>
      </w:pPr>
    </w:p>
    <w:p w14:paraId="3C937603" w14:textId="77777777" w:rsidR="000F41F5" w:rsidRDefault="000F41F5" w:rsidP="00121F47">
      <w:pPr>
        <w:spacing w:line="360" w:lineRule="auto"/>
        <w:jc w:val="center"/>
        <w:rPr>
          <w:rFonts w:ascii="Arial" w:hAnsi="Arial" w:cs="Arial"/>
          <w:b/>
          <w:bCs/>
          <w:sz w:val="24"/>
          <w:szCs w:val="24"/>
        </w:rPr>
      </w:pPr>
    </w:p>
    <w:p w14:paraId="6B61F797" w14:textId="77777777" w:rsidR="00F01DBD" w:rsidRDefault="00F01DBD" w:rsidP="00121F47">
      <w:pPr>
        <w:spacing w:line="360" w:lineRule="auto"/>
        <w:jc w:val="center"/>
        <w:rPr>
          <w:rFonts w:ascii="Arial" w:hAnsi="Arial" w:cs="Arial"/>
          <w:b/>
          <w:bCs/>
          <w:sz w:val="24"/>
          <w:szCs w:val="24"/>
        </w:rPr>
      </w:pPr>
    </w:p>
    <w:p w14:paraId="2B2CD438" w14:textId="77777777" w:rsidR="00F01DBD" w:rsidRDefault="00F01DBD" w:rsidP="00121F47">
      <w:pPr>
        <w:spacing w:line="360" w:lineRule="auto"/>
        <w:jc w:val="center"/>
        <w:rPr>
          <w:rFonts w:ascii="Arial" w:hAnsi="Arial" w:cs="Arial"/>
          <w:b/>
          <w:bCs/>
          <w:sz w:val="24"/>
          <w:szCs w:val="24"/>
        </w:rPr>
      </w:pPr>
    </w:p>
    <w:p w14:paraId="3FA265B1" w14:textId="77777777" w:rsidR="00F01DBD" w:rsidRDefault="00F01DBD" w:rsidP="00121F47">
      <w:pPr>
        <w:spacing w:line="360" w:lineRule="auto"/>
        <w:jc w:val="center"/>
        <w:rPr>
          <w:rFonts w:ascii="Arial" w:hAnsi="Arial" w:cs="Arial"/>
          <w:b/>
          <w:bCs/>
          <w:sz w:val="24"/>
          <w:szCs w:val="24"/>
        </w:rPr>
      </w:pPr>
    </w:p>
    <w:p w14:paraId="5F32E9A4" w14:textId="7795E1D9" w:rsidR="000F41F5" w:rsidRPr="00121F47" w:rsidRDefault="00F01DBD" w:rsidP="00121F47">
      <w:pPr>
        <w:spacing w:line="360" w:lineRule="auto"/>
        <w:jc w:val="center"/>
        <w:rPr>
          <w:rFonts w:ascii="Arial" w:hAnsi="Arial" w:cs="Arial"/>
          <w:b/>
          <w:bCs/>
          <w:sz w:val="24"/>
          <w:szCs w:val="24"/>
        </w:rPr>
      </w:pPr>
      <w:r>
        <w:rPr>
          <w:noProof/>
        </w:rPr>
        <w:drawing>
          <wp:inline distT="0" distB="0" distL="0" distR="0" wp14:anchorId="22A8817B" wp14:editId="6FC870A2">
            <wp:extent cx="5544227" cy="4152900"/>
            <wp:effectExtent l="0" t="0" r="0" b="0"/>
            <wp:docPr id="14017388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38864" name=""/>
                    <pic:cNvPicPr/>
                  </pic:nvPicPr>
                  <pic:blipFill>
                    <a:blip r:embed="rId9"/>
                    <a:stretch>
                      <a:fillRect/>
                    </a:stretch>
                  </pic:blipFill>
                  <pic:spPr>
                    <a:xfrm>
                      <a:off x="0" y="0"/>
                      <a:ext cx="5547231" cy="4155150"/>
                    </a:xfrm>
                    <a:prstGeom prst="rect">
                      <a:avLst/>
                    </a:prstGeom>
                  </pic:spPr>
                </pic:pic>
              </a:graphicData>
            </a:graphic>
          </wp:inline>
        </w:drawing>
      </w:r>
    </w:p>
    <w:p w14:paraId="0C0C04C4" w14:textId="77777777" w:rsidR="00563757" w:rsidRDefault="00563757">
      <w:pPr>
        <w:rPr>
          <w:rFonts w:ascii="Arial" w:hAnsi="Arial" w:cs="Arial"/>
          <w:sz w:val="24"/>
          <w:szCs w:val="24"/>
        </w:rPr>
      </w:pPr>
    </w:p>
    <w:tbl>
      <w:tblPr>
        <w:tblStyle w:val="Tabelacomgrade"/>
        <w:tblW w:w="0" w:type="auto"/>
        <w:tblInd w:w="704" w:type="dxa"/>
        <w:tblLook w:val="04A0" w:firstRow="1" w:lastRow="0" w:firstColumn="1" w:lastColumn="0" w:noHBand="0" w:noVBand="1"/>
      </w:tblPr>
      <w:tblGrid>
        <w:gridCol w:w="7371"/>
      </w:tblGrid>
      <w:tr w:rsidR="00563757" w14:paraId="39B068FD" w14:textId="77777777" w:rsidTr="00563757">
        <w:tc>
          <w:tcPr>
            <w:tcW w:w="7371" w:type="dxa"/>
          </w:tcPr>
          <w:p w14:paraId="64B3DF04" w14:textId="77777777" w:rsidR="00563757" w:rsidRDefault="00563757" w:rsidP="00563757">
            <w:pPr>
              <w:rPr>
                <w:rFonts w:ascii="Arial" w:hAnsi="Arial" w:cs="Arial"/>
                <w:sz w:val="24"/>
                <w:szCs w:val="24"/>
              </w:rPr>
            </w:pPr>
          </w:p>
          <w:p w14:paraId="315E165C" w14:textId="5F1A9C86" w:rsidR="00563757" w:rsidRDefault="00563757" w:rsidP="00563757">
            <w:pPr>
              <w:rPr>
                <w:rFonts w:ascii="Arial" w:hAnsi="Arial" w:cs="Arial"/>
                <w:sz w:val="24"/>
                <w:szCs w:val="24"/>
              </w:rPr>
            </w:pPr>
            <w:r>
              <w:rPr>
                <w:rFonts w:ascii="Arial" w:hAnsi="Arial" w:cs="Arial"/>
                <w:sz w:val="24"/>
                <w:szCs w:val="24"/>
              </w:rPr>
              <w:t>Este exemplar foi revisado e alterado em relação à versão original, de acordo com as  observações  levantadas pela banca no  dia  da defesa, sob  responsabilidade única do autor  e com a anuência da orientadora.</w:t>
            </w:r>
          </w:p>
          <w:p w14:paraId="0B24983D" w14:textId="77777777" w:rsidR="00563757" w:rsidRDefault="00563757" w:rsidP="00563757">
            <w:pPr>
              <w:rPr>
                <w:rFonts w:ascii="Arial" w:hAnsi="Arial" w:cs="Arial"/>
                <w:sz w:val="24"/>
                <w:szCs w:val="24"/>
              </w:rPr>
            </w:pPr>
          </w:p>
          <w:p w14:paraId="6063C96E" w14:textId="546147B8" w:rsidR="00563757" w:rsidRDefault="00563757" w:rsidP="00563757">
            <w:pPr>
              <w:rPr>
                <w:rFonts w:ascii="Arial" w:hAnsi="Arial" w:cs="Arial"/>
                <w:sz w:val="24"/>
                <w:szCs w:val="24"/>
              </w:rPr>
            </w:pPr>
            <w:r>
              <w:rPr>
                <w:rFonts w:ascii="Arial" w:hAnsi="Arial" w:cs="Arial"/>
                <w:sz w:val="24"/>
                <w:szCs w:val="24"/>
              </w:rPr>
              <w:t xml:space="preserve">Santo André, </w:t>
            </w:r>
            <w:r w:rsidR="00F76372">
              <w:rPr>
                <w:rFonts w:ascii="Arial" w:hAnsi="Arial" w:cs="Arial"/>
                <w:sz w:val="24"/>
                <w:szCs w:val="24"/>
              </w:rPr>
              <w:t>03</w:t>
            </w:r>
            <w:r>
              <w:rPr>
                <w:rFonts w:ascii="Arial" w:hAnsi="Arial" w:cs="Arial"/>
                <w:sz w:val="24"/>
                <w:szCs w:val="24"/>
              </w:rPr>
              <w:t xml:space="preserve"> de </w:t>
            </w:r>
            <w:r w:rsidR="00F76372">
              <w:rPr>
                <w:rFonts w:ascii="Arial" w:hAnsi="Arial" w:cs="Arial"/>
                <w:sz w:val="24"/>
                <w:szCs w:val="24"/>
              </w:rPr>
              <w:t>março</w:t>
            </w:r>
            <w:r>
              <w:rPr>
                <w:rFonts w:ascii="Arial" w:hAnsi="Arial" w:cs="Arial"/>
                <w:sz w:val="24"/>
                <w:szCs w:val="24"/>
              </w:rPr>
              <w:t xml:space="preserve"> de 2.026</w:t>
            </w:r>
          </w:p>
          <w:p w14:paraId="22C47568" w14:textId="77777777" w:rsidR="00563757" w:rsidRDefault="00563757" w:rsidP="00563757">
            <w:pPr>
              <w:rPr>
                <w:rFonts w:ascii="Arial" w:hAnsi="Arial" w:cs="Arial"/>
                <w:sz w:val="24"/>
                <w:szCs w:val="24"/>
              </w:rPr>
            </w:pPr>
          </w:p>
          <w:p w14:paraId="6F17E336" w14:textId="571F3880" w:rsidR="00563757" w:rsidRDefault="00563757" w:rsidP="00563757">
            <w:pPr>
              <w:rPr>
                <w:rFonts w:ascii="Arial" w:hAnsi="Arial" w:cs="Arial"/>
                <w:sz w:val="24"/>
                <w:szCs w:val="24"/>
              </w:rPr>
            </w:pPr>
            <w:r>
              <w:rPr>
                <w:rFonts w:ascii="Arial" w:hAnsi="Arial" w:cs="Arial"/>
                <w:sz w:val="24"/>
                <w:szCs w:val="24"/>
              </w:rPr>
              <w:t>Assinatura do autor: ____________________________________</w:t>
            </w:r>
          </w:p>
          <w:p w14:paraId="4B7B4CC4" w14:textId="77777777" w:rsidR="00563757" w:rsidRDefault="00563757" w:rsidP="00563757">
            <w:pPr>
              <w:rPr>
                <w:rFonts w:ascii="Arial" w:hAnsi="Arial" w:cs="Arial"/>
                <w:sz w:val="24"/>
                <w:szCs w:val="24"/>
              </w:rPr>
            </w:pPr>
          </w:p>
          <w:p w14:paraId="314284BF" w14:textId="0ACC74A1" w:rsidR="00563757" w:rsidRDefault="00563757" w:rsidP="00563757">
            <w:pPr>
              <w:rPr>
                <w:rFonts w:ascii="Arial" w:hAnsi="Arial" w:cs="Arial"/>
                <w:sz w:val="24"/>
                <w:szCs w:val="24"/>
              </w:rPr>
            </w:pPr>
            <w:r>
              <w:rPr>
                <w:rFonts w:ascii="Arial" w:hAnsi="Arial" w:cs="Arial"/>
                <w:sz w:val="24"/>
                <w:szCs w:val="24"/>
              </w:rPr>
              <w:t>Assinatura da orientadora: _______________________________</w:t>
            </w:r>
          </w:p>
          <w:p w14:paraId="7922735B" w14:textId="2869304A" w:rsidR="00563757" w:rsidRDefault="00563757" w:rsidP="00563757">
            <w:pPr>
              <w:rPr>
                <w:rFonts w:ascii="Arial" w:hAnsi="Arial" w:cs="Arial"/>
                <w:sz w:val="24"/>
                <w:szCs w:val="24"/>
              </w:rPr>
            </w:pPr>
          </w:p>
        </w:tc>
      </w:tr>
    </w:tbl>
    <w:p w14:paraId="1CF464D8" w14:textId="429FEB20" w:rsidR="00C72947" w:rsidRDefault="00C72947">
      <w:pPr>
        <w:rPr>
          <w:rFonts w:ascii="Arial" w:hAnsi="Arial" w:cs="Arial"/>
          <w:sz w:val="24"/>
          <w:szCs w:val="24"/>
        </w:rPr>
      </w:pPr>
      <w:r>
        <w:rPr>
          <w:rFonts w:ascii="Arial" w:hAnsi="Arial" w:cs="Arial"/>
          <w:sz w:val="24"/>
          <w:szCs w:val="24"/>
        </w:rPr>
        <w:br w:type="page"/>
      </w:r>
    </w:p>
    <w:p w14:paraId="73732810" w14:textId="77777777" w:rsidR="00517A94" w:rsidRDefault="00517A94" w:rsidP="00CB751D">
      <w:pPr>
        <w:spacing w:after="0" w:line="360" w:lineRule="auto"/>
        <w:rPr>
          <w:rFonts w:ascii="Arial" w:hAnsi="Arial" w:cs="Arial"/>
          <w:sz w:val="24"/>
          <w:szCs w:val="24"/>
        </w:rPr>
      </w:pPr>
    </w:p>
    <w:p w14:paraId="72D9FB2B" w14:textId="296902DD" w:rsidR="00E474C2" w:rsidRPr="00F76372" w:rsidRDefault="00121F47" w:rsidP="00121F47">
      <w:pPr>
        <w:spacing w:line="360" w:lineRule="auto"/>
        <w:jc w:val="center"/>
        <w:rPr>
          <w:rFonts w:ascii="Arial" w:hAnsi="Arial" w:cs="Arial"/>
          <w:b/>
          <w:bCs/>
          <w:sz w:val="24"/>
          <w:szCs w:val="24"/>
          <w:highlight w:val="yellow"/>
        </w:rPr>
      </w:pPr>
      <w:r w:rsidRPr="00F76372">
        <w:rPr>
          <w:rFonts w:ascii="Arial" w:hAnsi="Arial" w:cs="Arial"/>
          <w:b/>
          <w:bCs/>
          <w:sz w:val="24"/>
          <w:szCs w:val="24"/>
          <w:highlight w:val="yellow"/>
        </w:rPr>
        <w:t>FOLHA DE APROVAÇÃO</w:t>
      </w:r>
    </w:p>
    <w:p w14:paraId="443E4FCF" w14:textId="4511CD0C" w:rsidR="00F76372" w:rsidRPr="00121F47" w:rsidRDefault="00F76372" w:rsidP="00121F47">
      <w:pPr>
        <w:spacing w:line="360" w:lineRule="auto"/>
        <w:jc w:val="center"/>
        <w:rPr>
          <w:rFonts w:ascii="Arial" w:hAnsi="Arial" w:cs="Arial"/>
          <w:b/>
          <w:bCs/>
          <w:sz w:val="24"/>
          <w:szCs w:val="24"/>
        </w:rPr>
      </w:pPr>
      <w:r w:rsidRPr="00F76372">
        <w:rPr>
          <w:rFonts w:ascii="Arial" w:hAnsi="Arial" w:cs="Arial"/>
          <w:b/>
          <w:bCs/>
          <w:sz w:val="24"/>
          <w:szCs w:val="24"/>
          <w:highlight w:val="yellow"/>
        </w:rPr>
        <w:t>(ATA DE DEFESA?)</w:t>
      </w:r>
    </w:p>
    <w:p w14:paraId="367D2FA4" w14:textId="21222E61" w:rsidR="00121F47" w:rsidRDefault="00121F47">
      <w:pPr>
        <w:rPr>
          <w:rFonts w:ascii="Arial" w:hAnsi="Arial" w:cs="Arial"/>
          <w:sz w:val="24"/>
          <w:szCs w:val="24"/>
        </w:rPr>
      </w:pPr>
      <w:r>
        <w:rPr>
          <w:rFonts w:ascii="Arial" w:hAnsi="Arial" w:cs="Arial"/>
          <w:sz w:val="24"/>
          <w:szCs w:val="24"/>
        </w:rPr>
        <w:br w:type="page"/>
      </w:r>
    </w:p>
    <w:p w14:paraId="0F0F3CBB" w14:textId="0ADB45E1" w:rsidR="00C72947" w:rsidRDefault="00CF3169" w:rsidP="00C72947">
      <w:pPr>
        <w:spacing w:line="360" w:lineRule="auto"/>
        <w:jc w:val="center"/>
        <w:rPr>
          <w:rFonts w:ascii="Arial" w:hAnsi="Arial" w:cs="Arial"/>
          <w:b/>
          <w:bCs/>
          <w:sz w:val="24"/>
          <w:szCs w:val="24"/>
        </w:rPr>
      </w:pPr>
      <w:r>
        <w:rPr>
          <w:rFonts w:ascii="Arial" w:hAnsi="Arial" w:cs="Arial"/>
          <w:b/>
          <w:bCs/>
          <w:sz w:val="24"/>
          <w:szCs w:val="24"/>
        </w:rPr>
        <w:lastRenderedPageBreak/>
        <w:t>AGRADECIMENTOS</w:t>
      </w:r>
    </w:p>
    <w:p w14:paraId="22B63BA2" w14:textId="77777777" w:rsidR="00BA507B" w:rsidRPr="00BA507B" w:rsidRDefault="00BA507B" w:rsidP="00261D9D">
      <w:pPr>
        <w:spacing w:after="0" w:line="360" w:lineRule="auto"/>
        <w:ind w:firstLine="708"/>
        <w:jc w:val="both"/>
        <w:rPr>
          <w:rFonts w:ascii="Arial" w:hAnsi="Arial" w:cs="Arial"/>
          <w:sz w:val="24"/>
          <w:szCs w:val="24"/>
        </w:rPr>
      </w:pPr>
      <w:r w:rsidRPr="00BA507B">
        <w:rPr>
          <w:rFonts w:ascii="Arial" w:hAnsi="Arial" w:cs="Arial"/>
          <w:sz w:val="24"/>
          <w:szCs w:val="24"/>
        </w:rPr>
        <w:t>Agradeço, primeiramente, a Deus, por ser guia constante ao longo de toda esta trajetória, concedendo discernimento, força e perseverança nos momentos de maior desafio.</w:t>
      </w:r>
    </w:p>
    <w:p w14:paraId="441A8A25" w14:textId="77777777" w:rsidR="00BA507B" w:rsidRDefault="00BA507B" w:rsidP="00261D9D">
      <w:pPr>
        <w:spacing w:after="0" w:line="360" w:lineRule="auto"/>
        <w:ind w:firstLine="708"/>
        <w:jc w:val="both"/>
        <w:rPr>
          <w:rFonts w:ascii="Arial" w:hAnsi="Arial" w:cs="Arial"/>
          <w:sz w:val="24"/>
          <w:szCs w:val="24"/>
        </w:rPr>
      </w:pPr>
      <w:r w:rsidRPr="00BA507B">
        <w:rPr>
          <w:rFonts w:ascii="Arial" w:hAnsi="Arial" w:cs="Arial"/>
          <w:sz w:val="24"/>
          <w:szCs w:val="24"/>
        </w:rPr>
        <w:t>À minha orientadora, Professora Dra. Juliana Cristina Braga, expresso meu sincero agradecimento pela orientação dedicada, pelas contribuições intelectuais precisas e pelo apoio inestimável ao longo do desenvolvimento desta pesquisa, fundamentais para o amadurecimento científico e para a consolidação deste trabalho.</w:t>
      </w:r>
    </w:p>
    <w:p w14:paraId="64A0FDD1" w14:textId="67B7C45E" w:rsidR="00B90B60" w:rsidRDefault="00B90B60" w:rsidP="00261D9D">
      <w:pPr>
        <w:spacing w:after="0" w:line="360" w:lineRule="auto"/>
        <w:ind w:firstLine="708"/>
        <w:jc w:val="both"/>
        <w:rPr>
          <w:rFonts w:ascii="Arial" w:hAnsi="Arial" w:cs="Arial"/>
          <w:sz w:val="24"/>
          <w:szCs w:val="24"/>
        </w:rPr>
      </w:pPr>
      <w:r w:rsidRPr="00B90B60">
        <w:rPr>
          <w:rFonts w:ascii="Arial" w:hAnsi="Arial" w:cs="Arial"/>
          <w:sz w:val="24"/>
          <w:szCs w:val="24"/>
        </w:rPr>
        <w:t>Aos membros da banca de qualificação, agradeço pelas contribuições e sugestões apresentadas, que contribuíram para o aprimoramento desta pesquisa.</w:t>
      </w:r>
    </w:p>
    <w:p w14:paraId="097692F3" w14:textId="5A95BF12" w:rsidR="00686176" w:rsidRPr="00BA507B" w:rsidRDefault="00686176" w:rsidP="00261D9D">
      <w:pPr>
        <w:spacing w:after="0" w:line="360" w:lineRule="auto"/>
        <w:ind w:firstLine="708"/>
        <w:jc w:val="both"/>
        <w:rPr>
          <w:rFonts w:ascii="Arial" w:hAnsi="Arial" w:cs="Arial"/>
          <w:sz w:val="24"/>
          <w:szCs w:val="24"/>
        </w:rPr>
      </w:pPr>
      <w:r w:rsidRPr="00686176">
        <w:rPr>
          <w:rFonts w:ascii="Arial" w:hAnsi="Arial" w:cs="Arial"/>
          <w:sz w:val="24"/>
          <w:szCs w:val="24"/>
        </w:rPr>
        <w:t>Aos membros da banca de defesa, registro meu agradecimento pelas valiosas contribuições, questionamentos e reflexões apresentadas durante a sessão de defesa, as quais enriqueceram este trabalho e proporcionaram importantes aprimoramentos à sua versão final.</w:t>
      </w:r>
    </w:p>
    <w:p w14:paraId="4932948B" w14:textId="77777777" w:rsidR="00BA507B" w:rsidRDefault="00BA507B" w:rsidP="00B90B60">
      <w:pPr>
        <w:spacing w:after="0" w:line="360" w:lineRule="auto"/>
        <w:ind w:firstLine="708"/>
        <w:jc w:val="both"/>
        <w:rPr>
          <w:rFonts w:ascii="Arial" w:hAnsi="Arial" w:cs="Arial"/>
          <w:sz w:val="24"/>
          <w:szCs w:val="24"/>
        </w:rPr>
      </w:pPr>
      <w:r w:rsidRPr="00BA507B">
        <w:rPr>
          <w:rFonts w:ascii="Arial" w:hAnsi="Arial" w:cs="Arial"/>
          <w:sz w:val="24"/>
          <w:szCs w:val="24"/>
        </w:rPr>
        <w:t>Aos professores que integraram as disciplinas cursadas ao longo do doutorado, agradeço pelo compartilhamento de conhecimentos, pelas reflexões críticas e pelas experiências acadêmicas que contribuíram de forma significativa para minha formação acadêmica.</w:t>
      </w:r>
    </w:p>
    <w:p w14:paraId="1E08A8D4" w14:textId="69930951" w:rsidR="00F563B7" w:rsidRPr="00BA507B" w:rsidRDefault="00F563B7" w:rsidP="00F563B7">
      <w:pPr>
        <w:spacing w:after="0" w:line="360" w:lineRule="auto"/>
        <w:ind w:firstLine="708"/>
        <w:jc w:val="both"/>
        <w:rPr>
          <w:rFonts w:ascii="Arial" w:hAnsi="Arial" w:cs="Arial"/>
          <w:sz w:val="24"/>
          <w:szCs w:val="24"/>
        </w:rPr>
      </w:pPr>
      <w:r w:rsidRPr="00F563B7">
        <w:rPr>
          <w:rFonts w:ascii="Arial" w:hAnsi="Arial" w:cs="Arial"/>
          <w:sz w:val="24"/>
          <w:szCs w:val="24"/>
        </w:rPr>
        <w:t>Aos tutores Caroline, Elaine, Emily, Paloma, Rafael, Vinícius e Vitor, alunos da instituição que atuaram de forma voluntária no curso de extensão associado a esta pesquisa, registro meu sincero agradecimento pelo comprometimento, pela responsabilidade e pelo elevado nível de engajamento demonstrados ao longo de toda a sua realização. A atuação dedicada desses tutores foi fundamental para o acompanhamento dos participantes, para a condução das atividades propostas e para a qualidade do processo formativo, contribuindo de maneira decisiva para o sucesso do curso e para a validação empírica da proposta apresentada.</w:t>
      </w:r>
    </w:p>
    <w:p w14:paraId="34796FF0" w14:textId="77777777" w:rsidR="00BA507B" w:rsidRPr="00BA507B" w:rsidRDefault="00BA507B" w:rsidP="00261D9D">
      <w:pPr>
        <w:spacing w:after="0" w:line="360" w:lineRule="auto"/>
        <w:ind w:firstLine="708"/>
        <w:jc w:val="both"/>
        <w:rPr>
          <w:rFonts w:ascii="Arial" w:hAnsi="Arial" w:cs="Arial"/>
          <w:sz w:val="24"/>
          <w:szCs w:val="24"/>
        </w:rPr>
      </w:pPr>
      <w:r w:rsidRPr="00BA507B">
        <w:rPr>
          <w:rFonts w:ascii="Arial" w:hAnsi="Arial" w:cs="Arial"/>
          <w:sz w:val="24"/>
          <w:szCs w:val="24"/>
        </w:rPr>
        <w:t>À Coordenação de Aperfeiçoamento de Pessoal de Nível Superior (CAPES) e à Pró-Reitoria de Extensão e Cultura (PROEC), agradeço pelo apoio institucional e pelo financiamento que possibilitou a oferta do curso de extensão associado a esta pesquisa, viabilizando a realização das atividades de formação, validação e disseminação dos resultados.</w:t>
      </w:r>
    </w:p>
    <w:p w14:paraId="31C8230E" w14:textId="77777777" w:rsidR="00BA507B" w:rsidRPr="00BA507B" w:rsidRDefault="00BA507B" w:rsidP="00261D9D">
      <w:pPr>
        <w:spacing w:after="0" w:line="360" w:lineRule="auto"/>
        <w:ind w:firstLine="708"/>
        <w:jc w:val="both"/>
        <w:rPr>
          <w:rFonts w:ascii="Arial" w:hAnsi="Arial" w:cs="Arial"/>
          <w:sz w:val="24"/>
          <w:szCs w:val="24"/>
        </w:rPr>
      </w:pPr>
      <w:r w:rsidRPr="00BA507B">
        <w:rPr>
          <w:rFonts w:ascii="Arial" w:hAnsi="Arial" w:cs="Arial"/>
          <w:sz w:val="24"/>
          <w:szCs w:val="24"/>
        </w:rPr>
        <w:lastRenderedPageBreak/>
        <w:t>Aos meus filhos, Rodrigo, Daniel e Giovanna, razão de profundo orgulho e amor, agradeço pelo incentivo, pela compreensão e pela motivação, que deram sentido e força a esta trajetória acadêmica.</w:t>
      </w:r>
    </w:p>
    <w:p w14:paraId="65F593E5" w14:textId="77777777" w:rsidR="00BA507B" w:rsidRPr="00BA507B" w:rsidRDefault="00BA507B" w:rsidP="00261D9D">
      <w:pPr>
        <w:spacing w:after="0" w:line="360" w:lineRule="auto"/>
        <w:ind w:firstLine="708"/>
        <w:jc w:val="both"/>
        <w:rPr>
          <w:rFonts w:ascii="Arial" w:hAnsi="Arial" w:cs="Arial"/>
          <w:sz w:val="24"/>
          <w:szCs w:val="24"/>
        </w:rPr>
      </w:pPr>
      <w:r w:rsidRPr="00BA507B">
        <w:rPr>
          <w:rFonts w:ascii="Arial" w:hAnsi="Arial" w:cs="Arial"/>
          <w:sz w:val="24"/>
          <w:szCs w:val="24"/>
        </w:rPr>
        <w:t>À Maria Luísa, agradeço pelo amor, pelo companheirismo, pela cumplicidade, pelo apoio constante, pelo incentivo e pelo otimismo demonstrados ao longo de todo o percurso, fundamentais para a superação dos desafios inerentes a esta jornada acadêmica.</w:t>
      </w:r>
    </w:p>
    <w:p w14:paraId="6D8DE99F" w14:textId="773C7FE5" w:rsidR="00C72947" w:rsidRDefault="00C72947">
      <w:pPr>
        <w:rPr>
          <w:rFonts w:ascii="Arial" w:hAnsi="Arial" w:cs="Arial"/>
          <w:b/>
          <w:bCs/>
          <w:sz w:val="24"/>
          <w:szCs w:val="24"/>
        </w:rPr>
      </w:pPr>
      <w:r>
        <w:rPr>
          <w:rFonts w:ascii="Arial" w:hAnsi="Arial" w:cs="Arial"/>
          <w:b/>
          <w:bCs/>
          <w:sz w:val="24"/>
          <w:szCs w:val="24"/>
        </w:rPr>
        <w:br w:type="page"/>
      </w:r>
    </w:p>
    <w:p w14:paraId="53FEA631" w14:textId="1042FB7E" w:rsidR="001F11AE" w:rsidRDefault="001040ED" w:rsidP="00CB751D">
      <w:pPr>
        <w:spacing w:after="0" w:line="360" w:lineRule="auto"/>
        <w:rPr>
          <w:rFonts w:ascii="Arial" w:hAnsi="Arial" w:cs="Arial"/>
          <w:b/>
          <w:bCs/>
          <w:sz w:val="24"/>
          <w:szCs w:val="24"/>
        </w:rPr>
      </w:pPr>
      <w:r w:rsidRPr="009A7FBC">
        <w:rPr>
          <w:rFonts w:ascii="Arial" w:hAnsi="Arial" w:cs="Arial"/>
          <w:b/>
          <w:bCs/>
          <w:sz w:val="24"/>
          <w:szCs w:val="24"/>
        </w:rPr>
        <w:lastRenderedPageBreak/>
        <w:t>RESUMO</w:t>
      </w:r>
    </w:p>
    <w:p w14:paraId="46C86347" w14:textId="5F728E2D" w:rsidR="00C87C2A" w:rsidRPr="00C87C2A" w:rsidRDefault="00C87C2A" w:rsidP="00C87C2A">
      <w:pPr>
        <w:spacing w:after="0" w:line="360" w:lineRule="auto"/>
        <w:jc w:val="both"/>
        <w:rPr>
          <w:rFonts w:ascii="Arial" w:hAnsi="Arial" w:cs="Arial"/>
          <w:sz w:val="24"/>
          <w:szCs w:val="24"/>
        </w:rPr>
      </w:pPr>
      <w:r w:rsidRPr="00C87C2A">
        <w:rPr>
          <w:rFonts w:ascii="Arial" w:hAnsi="Arial" w:cs="Arial"/>
          <w:sz w:val="24"/>
          <w:szCs w:val="24"/>
        </w:rPr>
        <w:t>O uso intensivo de aplicativos móveis em atividades cotidianas tem ampliado a dependência desses sistemas para acesso a serviços, informação e interação digital. Apesar da existência de normas e diretrizes consolidadas de acessibilidade, estudos indicam que aplicações móveis ainda apresentam barreiras significativas de uso, decorrentes, sobretudo, da dificuldade de incorporação sistemática dess</w:t>
      </w:r>
      <w:r w:rsidR="00523106">
        <w:rPr>
          <w:rFonts w:ascii="Arial" w:hAnsi="Arial" w:cs="Arial"/>
          <w:sz w:val="24"/>
          <w:szCs w:val="24"/>
        </w:rPr>
        <w:t>as diretrizes de acessibilidade</w:t>
      </w:r>
      <w:r w:rsidRPr="00C87C2A">
        <w:rPr>
          <w:rFonts w:ascii="Arial" w:hAnsi="Arial" w:cs="Arial"/>
          <w:sz w:val="24"/>
          <w:szCs w:val="24"/>
        </w:rPr>
        <w:t xml:space="preserve"> no processo de desenvolvimento. Esse cenário evidencia um problema técnico-científico relacionado à lacuna entre diretrizes de acessibilidade, frequentemente abstratas e genéricas, e sua aplicação prática no desenvolvimento de aplicativos móveis alinhados aos princípios do Desenho Universal.</w:t>
      </w:r>
      <w:r>
        <w:rPr>
          <w:rFonts w:ascii="Arial" w:hAnsi="Arial" w:cs="Arial"/>
          <w:sz w:val="24"/>
          <w:szCs w:val="24"/>
        </w:rPr>
        <w:t xml:space="preserve"> </w:t>
      </w:r>
      <w:r w:rsidRPr="00C87C2A">
        <w:rPr>
          <w:rFonts w:ascii="Arial" w:hAnsi="Arial" w:cs="Arial"/>
          <w:sz w:val="24"/>
          <w:szCs w:val="24"/>
        </w:rPr>
        <w:t>O objetivo desta pesquisa é identificar e sistematizar diretrizes de acessibilidade e customização fundamentadas no Desenho Universal e, a partir delas, propor uma biblioteca de software técnica que apoie desenvolvedores na implementação de aplicativos móveis acessíveis e flexíveis. Metodologicamente, o trabalho caracteriza-se como uma pesquisa aplicada, de abordagem qualitativa, estruturada em quatro etapas: revisão e análise comparativa de normas, diretrizes e trabalhos relacionados; consolidação e classificação das diretrizes identificadas; desenvolvimento de uma biblioteca de software baseada nessas diretrizes; e validação empírica da biblioteca junto a desenvolvedores.</w:t>
      </w:r>
      <w:r>
        <w:rPr>
          <w:rFonts w:ascii="Arial" w:hAnsi="Arial" w:cs="Arial"/>
          <w:sz w:val="24"/>
          <w:szCs w:val="24"/>
        </w:rPr>
        <w:t xml:space="preserve"> </w:t>
      </w:r>
      <w:r w:rsidRPr="00C87C2A">
        <w:rPr>
          <w:rFonts w:ascii="Arial" w:hAnsi="Arial" w:cs="Arial"/>
          <w:sz w:val="24"/>
          <w:szCs w:val="24"/>
        </w:rPr>
        <w:t>Como resultado, foi elaborado um conjunto estruturado de diretrizes orientadas à configuração e à flexibilidade de uso em aplicativos móveis, bem como uma biblioteca funcional que operacionaliza essas diretrizes no processo de desenvolvimento. A validação foi realizada</w:t>
      </w:r>
      <w:r>
        <w:rPr>
          <w:rFonts w:ascii="Arial" w:hAnsi="Arial" w:cs="Arial"/>
          <w:sz w:val="24"/>
          <w:szCs w:val="24"/>
        </w:rPr>
        <w:t xml:space="preserve"> por meio de um curso de extensão voltado à capacitação de desenvolvedores, no qual a biblioteca </w:t>
      </w:r>
      <w:r w:rsidR="001C31AB">
        <w:rPr>
          <w:rFonts w:ascii="Arial" w:hAnsi="Arial" w:cs="Arial"/>
          <w:sz w:val="24"/>
          <w:szCs w:val="24"/>
        </w:rPr>
        <w:t xml:space="preserve">MobileDU </w:t>
      </w:r>
      <w:r>
        <w:rPr>
          <w:rFonts w:ascii="Arial" w:hAnsi="Arial" w:cs="Arial"/>
          <w:sz w:val="24"/>
          <w:szCs w:val="24"/>
        </w:rPr>
        <w:t>foi utilizada e avaliada quanto à utilidade</w:t>
      </w:r>
      <w:r w:rsidRPr="00C87C2A">
        <w:rPr>
          <w:rFonts w:ascii="Arial" w:hAnsi="Arial" w:cs="Arial"/>
          <w:sz w:val="24"/>
          <w:szCs w:val="24"/>
        </w:rPr>
        <w:t>, clareza, facilidade de integração e aplicabilidade prática, indicando que a biblioteca contribui para reduzir o esforço de implementação de recursos de acessibilidade e para ampliar a aderência aos princípios do Desenho Universal.</w:t>
      </w:r>
      <w:r>
        <w:rPr>
          <w:rFonts w:ascii="Arial" w:hAnsi="Arial" w:cs="Arial"/>
          <w:sz w:val="24"/>
          <w:szCs w:val="24"/>
        </w:rPr>
        <w:t xml:space="preserve"> </w:t>
      </w:r>
      <w:r w:rsidRPr="00C87C2A">
        <w:rPr>
          <w:rFonts w:ascii="Arial" w:hAnsi="Arial" w:cs="Arial"/>
          <w:sz w:val="24"/>
          <w:szCs w:val="24"/>
        </w:rPr>
        <w:t>A principal contribuição científica deste trabalho consiste na proposição de uma abordagem técnica que integra diretrizes de acessibilidade e Desenho Universal a uma biblioteca reutilizável, reduzindo a distância entre recomendações teóricas e sua efetiva aplicação no desenvolvimento de aplicativos móveis, além de oferecer subsídios para pesquisas futuras na área de acessibilidade digital</w:t>
      </w:r>
      <w:r>
        <w:rPr>
          <w:rFonts w:ascii="Arial" w:hAnsi="Arial" w:cs="Arial"/>
          <w:sz w:val="24"/>
          <w:szCs w:val="24"/>
        </w:rPr>
        <w:t>.</w:t>
      </w:r>
    </w:p>
    <w:p w14:paraId="41FAD0A9" w14:textId="2137B4F3" w:rsidR="009A7FBC" w:rsidRPr="00B81123" w:rsidRDefault="009A7FBC" w:rsidP="009A7FBC">
      <w:pPr>
        <w:spacing w:before="240" w:after="240"/>
        <w:jc w:val="both"/>
        <w:rPr>
          <w:rFonts w:ascii="Arial" w:hAnsi="Arial" w:cs="Arial"/>
          <w:bCs/>
          <w:sz w:val="24"/>
          <w:szCs w:val="24"/>
        </w:rPr>
      </w:pPr>
      <w:r w:rsidRPr="009A7FBC">
        <w:rPr>
          <w:rFonts w:ascii="Arial" w:hAnsi="Arial" w:cs="Arial"/>
          <w:b/>
          <w:sz w:val="24"/>
          <w:szCs w:val="24"/>
        </w:rPr>
        <w:t>Palavras-chave</w:t>
      </w:r>
      <w:r w:rsidR="00DB2A1C">
        <w:rPr>
          <w:rFonts w:ascii="Arial" w:hAnsi="Arial" w:cs="Arial"/>
          <w:b/>
          <w:sz w:val="24"/>
          <w:szCs w:val="24"/>
        </w:rPr>
        <w:t xml:space="preserve">: </w:t>
      </w:r>
      <w:r>
        <w:rPr>
          <w:rFonts w:ascii="Arial" w:hAnsi="Arial" w:cs="Arial"/>
          <w:b/>
          <w:sz w:val="24"/>
          <w:szCs w:val="24"/>
        </w:rPr>
        <w:t xml:space="preserve"> </w:t>
      </w:r>
      <w:r w:rsidR="00C87C2A" w:rsidRPr="00C87C2A">
        <w:rPr>
          <w:rFonts w:ascii="Arial" w:hAnsi="Arial" w:cs="Arial"/>
          <w:bCs/>
          <w:sz w:val="24"/>
          <w:szCs w:val="24"/>
        </w:rPr>
        <w:t>A</w:t>
      </w:r>
      <w:r w:rsidR="00C87C2A">
        <w:rPr>
          <w:rFonts w:ascii="Arial" w:hAnsi="Arial" w:cs="Arial"/>
          <w:bCs/>
          <w:sz w:val="24"/>
          <w:szCs w:val="24"/>
        </w:rPr>
        <w:t>plicativos móveis, Desenho Universal, Diretrizes de Acessibilidade, Biblioteca de Software</w:t>
      </w:r>
    </w:p>
    <w:p w14:paraId="5F0886EA" w14:textId="7FDA231D" w:rsidR="00FB7CA2" w:rsidRPr="003A3422" w:rsidRDefault="00923656" w:rsidP="00CB751D">
      <w:pPr>
        <w:spacing w:after="0" w:line="360" w:lineRule="auto"/>
        <w:rPr>
          <w:rFonts w:ascii="Arial" w:hAnsi="Arial" w:cs="Arial"/>
          <w:sz w:val="24"/>
          <w:szCs w:val="24"/>
          <w:lang w:val="en-US"/>
        </w:rPr>
      </w:pPr>
      <w:r w:rsidRPr="003A3422">
        <w:rPr>
          <w:rFonts w:ascii="Arial" w:hAnsi="Arial" w:cs="Arial"/>
          <w:sz w:val="24"/>
          <w:szCs w:val="24"/>
          <w:lang w:val="en-US"/>
        </w:rPr>
        <w:lastRenderedPageBreak/>
        <w:t>ABSTRACT</w:t>
      </w:r>
    </w:p>
    <w:p w14:paraId="6E31E3AC" w14:textId="4CFC431A" w:rsidR="00FD201E" w:rsidRPr="00FD201E" w:rsidRDefault="00FD201E" w:rsidP="00FD201E">
      <w:pPr>
        <w:spacing w:after="0" w:line="360" w:lineRule="auto"/>
        <w:jc w:val="both"/>
        <w:rPr>
          <w:rFonts w:ascii="Arial" w:hAnsi="Arial" w:cs="Arial"/>
          <w:sz w:val="24"/>
          <w:szCs w:val="24"/>
          <w:lang w:val="en-US"/>
        </w:rPr>
      </w:pPr>
      <w:r w:rsidRPr="00FD201E">
        <w:rPr>
          <w:rFonts w:ascii="Arial" w:hAnsi="Arial" w:cs="Arial"/>
          <w:sz w:val="24"/>
          <w:szCs w:val="24"/>
          <w:lang w:val="en-US"/>
        </w:rPr>
        <w:t xml:space="preserve">The intensive use of mobile applications in everyday activities has increased reliance on these systems for access to services, information, and digital interaction. Despite the existence of consolidated accessibility standards and guidelines, studies indicate that mobile applications still present significant usability barriers, mainly due to difficulties in the systematic incorporation of these </w:t>
      </w:r>
      <w:r w:rsidR="00523106" w:rsidRPr="00FD201E">
        <w:rPr>
          <w:rFonts w:ascii="Arial" w:hAnsi="Arial" w:cs="Arial"/>
          <w:sz w:val="24"/>
          <w:szCs w:val="24"/>
          <w:lang w:val="en-US"/>
        </w:rPr>
        <w:t>accessibility guidelines</w:t>
      </w:r>
      <w:r w:rsidRPr="00FD201E">
        <w:rPr>
          <w:rFonts w:ascii="Arial" w:hAnsi="Arial" w:cs="Arial"/>
          <w:sz w:val="24"/>
          <w:szCs w:val="24"/>
          <w:lang w:val="en-US"/>
        </w:rPr>
        <w:t xml:space="preserve"> into the development process. This scenario highlights a technical-scientific problem related to the gap between accessibility guidelines, often abstract and generic</w:t>
      </w:r>
      <w:r>
        <w:rPr>
          <w:rFonts w:ascii="Arial" w:hAnsi="Arial" w:cs="Arial"/>
          <w:sz w:val="24"/>
          <w:szCs w:val="24"/>
          <w:lang w:val="en-US"/>
        </w:rPr>
        <w:t xml:space="preserve">, </w:t>
      </w:r>
      <w:r w:rsidRPr="00FD201E">
        <w:rPr>
          <w:rFonts w:ascii="Arial" w:hAnsi="Arial" w:cs="Arial"/>
          <w:sz w:val="24"/>
          <w:szCs w:val="24"/>
          <w:lang w:val="en-US"/>
        </w:rPr>
        <w:t>and their practical application in the development of mobile applications aligned with the principles of Universal Design.</w:t>
      </w:r>
      <w:r>
        <w:rPr>
          <w:rFonts w:ascii="Arial" w:hAnsi="Arial" w:cs="Arial"/>
          <w:sz w:val="24"/>
          <w:szCs w:val="24"/>
          <w:lang w:val="en-US"/>
        </w:rPr>
        <w:t xml:space="preserve"> </w:t>
      </w:r>
      <w:r w:rsidRPr="00FD201E">
        <w:rPr>
          <w:rFonts w:ascii="Arial" w:hAnsi="Arial" w:cs="Arial"/>
          <w:sz w:val="24"/>
          <w:szCs w:val="24"/>
          <w:lang w:val="en-US"/>
        </w:rPr>
        <w:t xml:space="preserve">The objective of this research is to identify and systematize accessibility and customization guidelines grounded in Universal Design and, based on these guidelines, to propose a technical software library to support developers in the implementation of accessible and flexible mobile applications. Methodologically, this study is characterized as applied research with a qualitative approach, structured into four stages: review and comparative analysis of standards, guidelines, and related works; consolidation and classification of the identified guidelines; development of a software library based on these guidelines; and empirical validation of the library with developers. As a result, a structured set of guidelines focused on configuration and flexibility of use in mobile applications was developed, along with a functional software library that operationalizes these guidelines within the development process. The validation was conducted through an extension course aimed at developer training, in which the </w:t>
      </w:r>
      <w:r w:rsidR="001C31AB">
        <w:rPr>
          <w:rFonts w:ascii="Arial" w:hAnsi="Arial" w:cs="Arial"/>
          <w:sz w:val="24"/>
          <w:szCs w:val="24"/>
          <w:lang w:val="en-US"/>
        </w:rPr>
        <w:t xml:space="preserve">MobileDU </w:t>
      </w:r>
      <w:r w:rsidRPr="00FD201E">
        <w:rPr>
          <w:rFonts w:ascii="Arial" w:hAnsi="Arial" w:cs="Arial"/>
          <w:sz w:val="24"/>
          <w:szCs w:val="24"/>
          <w:lang w:val="en-US"/>
        </w:rPr>
        <w:t>library was used and evaluated in terms of usefulness, clarity, ease of integration, and practical applicability. The results indicate that the proposed library contributes to reducing the effort required to implement accessibility features and to increasing adherence to the principles of Universal Design. The main scientific contribution of this work lies in the proposal of a technical approach that integrates accessibility guidelines and Universal Design into a reusable software library, thereby reducing the gap between theoretical recommendations and their effective application in mobile application development, while also providing support for future research in the field of digital accessibility.</w:t>
      </w:r>
    </w:p>
    <w:p w14:paraId="152F5392" w14:textId="7C423681" w:rsidR="003A3422" w:rsidRPr="00FD201E" w:rsidRDefault="00E4231B" w:rsidP="00443A92">
      <w:pPr>
        <w:spacing w:before="240" w:line="360" w:lineRule="auto"/>
        <w:jc w:val="both"/>
        <w:rPr>
          <w:rFonts w:ascii="Arial" w:hAnsi="Arial" w:cs="Arial"/>
          <w:sz w:val="24"/>
          <w:szCs w:val="24"/>
          <w:lang w:val="en-US"/>
        </w:rPr>
      </w:pPr>
      <w:r w:rsidRPr="00FD201E">
        <w:rPr>
          <w:rFonts w:ascii="Arial" w:hAnsi="Arial" w:cs="Arial"/>
          <w:b/>
          <w:bCs/>
          <w:sz w:val="24"/>
          <w:szCs w:val="24"/>
          <w:lang w:val="en-US"/>
        </w:rPr>
        <w:t>Keywords</w:t>
      </w:r>
      <w:r w:rsidR="00DB2A1C">
        <w:rPr>
          <w:rFonts w:ascii="Arial" w:hAnsi="Arial" w:cs="Arial"/>
          <w:b/>
          <w:bCs/>
          <w:sz w:val="24"/>
          <w:szCs w:val="24"/>
          <w:lang w:val="en-US"/>
        </w:rPr>
        <w:t xml:space="preserve">: </w:t>
      </w:r>
      <w:r w:rsidRPr="00FD201E">
        <w:rPr>
          <w:rFonts w:ascii="Arial" w:hAnsi="Arial" w:cs="Arial"/>
          <w:sz w:val="24"/>
          <w:szCs w:val="24"/>
          <w:lang w:val="en-US"/>
        </w:rPr>
        <w:t xml:space="preserve"> </w:t>
      </w:r>
      <w:r w:rsidR="00FD201E" w:rsidRPr="00FD201E">
        <w:rPr>
          <w:rFonts w:ascii="Arial" w:hAnsi="Arial" w:cs="Arial"/>
          <w:sz w:val="24"/>
          <w:szCs w:val="24"/>
          <w:lang w:val="en-US"/>
        </w:rPr>
        <w:t>Mobile applications; Universal Design; Accessibility guidelines; Software library.</w:t>
      </w:r>
    </w:p>
    <w:p w14:paraId="4C948905" w14:textId="49D7DD16" w:rsidR="003A3422" w:rsidRDefault="003A3422" w:rsidP="00B5556A">
      <w:pPr>
        <w:spacing w:after="0" w:line="360" w:lineRule="auto"/>
        <w:jc w:val="center"/>
        <w:rPr>
          <w:rFonts w:ascii="Arial" w:hAnsi="Arial" w:cs="Arial"/>
          <w:b/>
          <w:bCs/>
          <w:sz w:val="24"/>
          <w:szCs w:val="24"/>
        </w:rPr>
      </w:pPr>
      <w:r w:rsidRPr="003D0E41">
        <w:rPr>
          <w:rFonts w:ascii="Arial" w:hAnsi="Arial" w:cs="Arial"/>
          <w:sz w:val="24"/>
          <w:szCs w:val="24"/>
          <w:rPrChange w:id="0" w:author="Juliana Cristina Braga" w:date="2026-01-18T12:17:00Z" w16du:dateUtc="2026-01-18T15:17:00Z">
            <w:rPr>
              <w:rFonts w:ascii="Arial" w:hAnsi="Arial" w:cs="Arial"/>
              <w:sz w:val="24"/>
              <w:szCs w:val="24"/>
              <w:lang w:val="en-US"/>
            </w:rPr>
          </w:rPrChange>
        </w:rPr>
        <w:br w:type="page"/>
      </w:r>
      <w:r w:rsidR="00D95BAE" w:rsidRPr="00B5556A">
        <w:rPr>
          <w:rFonts w:ascii="Arial" w:hAnsi="Arial" w:cs="Arial"/>
          <w:b/>
          <w:bCs/>
          <w:sz w:val="24"/>
          <w:szCs w:val="24"/>
        </w:rPr>
        <w:lastRenderedPageBreak/>
        <w:t xml:space="preserve">LISTA DE </w:t>
      </w:r>
      <w:r w:rsidR="00990D8F">
        <w:rPr>
          <w:rFonts w:ascii="Arial" w:hAnsi="Arial" w:cs="Arial"/>
          <w:b/>
          <w:bCs/>
          <w:sz w:val="24"/>
          <w:szCs w:val="24"/>
        </w:rPr>
        <w:t>FIGURAS</w:t>
      </w:r>
    </w:p>
    <w:p w14:paraId="3A61E231" w14:textId="77777777" w:rsidR="00BF738B" w:rsidRPr="00A2464A" w:rsidRDefault="00BF738B" w:rsidP="00F6096C">
      <w:pPr>
        <w:spacing w:after="0" w:line="360" w:lineRule="auto"/>
        <w:rPr>
          <w:rFonts w:ascii="Arial" w:hAnsi="Arial" w:cs="Arial"/>
          <w:b/>
          <w:bCs/>
          <w:sz w:val="24"/>
          <w:szCs w:val="24"/>
        </w:rPr>
      </w:pPr>
    </w:p>
    <w:p w14:paraId="1C740821" w14:textId="39CDC206" w:rsidR="004D2253" w:rsidRPr="004D2253" w:rsidRDefault="00BF738B">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sz w:val="24"/>
          <w:szCs w:val="24"/>
        </w:rPr>
        <w:fldChar w:fldCharType="begin"/>
      </w:r>
      <w:r w:rsidRPr="004D2253">
        <w:rPr>
          <w:rFonts w:ascii="Arial" w:hAnsi="Arial" w:cs="Arial"/>
          <w:sz w:val="24"/>
          <w:szCs w:val="24"/>
        </w:rPr>
        <w:instrText xml:space="preserve"> TOC \c "Figura" </w:instrText>
      </w:r>
      <w:r w:rsidRPr="004D2253">
        <w:rPr>
          <w:rFonts w:ascii="Arial" w:hAnsi="Arial" w:cs="Arial"/>
          <w:sz w:val="24"/>
          <w:szCs w:val="24"/>
        </w:rPr>
        <w:fldChar w:fldCharType="separate"/>
      </w:r>
      <w:r w:rsidR="004D2253" w:rsidRPr="004D2253">
        <w:rPr>
          <w:rFonts w:ascii="Arial" w:hAnsi="Arial" w:cs="Arial"/>
          <w:noProof/>
          <w:sz w:val="24"/>
          <w:szCs w:val="24"/>
        </w:rPr>
        <w:t>Figura 1 - Fluxo de Etapas</w:t>
      </w:r>
      <w:r w:rsidR="004D2253" w:rsidRPr="004D2253">
        <w:rPr>
          <w:rFonts w:ascii="Arial" w:hAnsi="Arial" w:cs="Arial"/>
          <w:noProof/>
          <w:sz w:val="24"/>
          <w:szCs w:val="24"/>
        </w:rPr>
        <w:tab/>
      </w:r>
      <w:r w:rsidR="004D2253" w:rsidRPr="004D2253">
        <w:rPr>
          <w:rFonts w:ascii="Arial" w:hAnsi="Arial" w:cs="Arial"/>
          <w:noProof/>
          <w:sz w:val="24"/>
          <w:szCs w:val="24"/>
        </w:rPr>
        <w:fldChar w:fldCharType="begin"/>
      </w:r>
      <w:r w:rsidR="004D2253" w:rsidRPr="004D2253">
        <w:rPr>
          <w:rFonts w:ascii="Arial" w:hAnsi="Arial" w:cs="Arial"/>
          <w:noProof/>
          <w:sz w:val="24"/>
          <w:szCs w:val="24"/>
        </w:rPr>
        <w:instrText xml:space="preserve"> PAGEREF _Toc223367397 \h </w:instrText>
      </w:r>
      <w:r w:rsidR="004D2253" w:rsidRPr="004D2253">
        <w:rPr>
          <w:rFonts w:ascii="Arial" w:hAnsi="Arial" w:cs="Arial"/>
          <w:noProof/>
          <w:sz w:val="24"/>
          <w:szCs w:val="24"/>
        </w:rPr>
      </w:r>
      <w:r w:rsidR="004D2253" w:rsidRPr="004D2253">
        <w:rPr>
          <w:rFonts w:ascii="Arial" w:hAnsi="Arial" w:cs="Arial"/>
          <w:noProof/>
          <w:sz w:val="24"/>
          <w:szCs w:val="24"/>
        </w:rPr>
        <w:fldChar w:fldCharType="separate"/>
      </w:r>
      <w:r w:rsidR="004D2253" w:rsidRPr="004D2253">
        <w:rPr>
          <w:rFonts w:ascii="Arial" w:hAnsi="Arial" w:cs="Arial"/>
          <w:noProof/>
          <w:sz w:val="24"/>
          <w:szCs w:val="24"/>
        </w:rPr>
        <w:t>59</w:t>
      </w:r>
      <w:r w:rsidR="004D2253" w:rsidRPr="004D2253">
        <w:rPr>
          <w:rFonts w:ascii="Arial" w:hAnsi="Arial" w:cs="Arial"/>
          <w:noProof/>
          <w:sz w:val="24"/>
          <w:szCs w:val="24"/>
        </w:rPr>
        <w:fldChar w:fldCharType="end"/>
      </w:r>
    </w:p>
    <w:p w14:paraId="2A68A67E" w14:textId="7F9C0E3F"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2 - Planilha Excel da fonte de Dados WCAG 2.2</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_Toc223367398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61</w:t>
      </w:r>
      <w:r w:rsidRPr="004D2253">
        <w:rPr>
          <w:rFonts w:ascii="Arial" w:hAnsi="Arial" w:cs="Arial"/>
          <w:noProof/>
          <w:sz w:val="24"/>
          <w:szCs w:val="24"/>
        </w:rPr>
        <w:fldChar w:fldCharType="end"/>
      </w:r>
    </w:p>
    <w:p w14:paraId="0BC7F4B6" w14:textId="1F8FBDE7"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3 - Planilha Excel da fonte de dados GDAMA</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_Toc223367399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62</w:t>
      </w:r>
      <w:r w:rsidRPr="004D2253">
        <w:rPr>
          <w:rFonts w:ascii="Arial" w:hAnsi="Arial" w:cs="Arial"/>
          <w:noProof/>
          <w:sz w:val="24"/>
          <w:szCs w:val="24"/>
        </w:rPr>
        <w:fldChar w:fldCharType="end"/>
      </w:r>
    </w:p>
    <w:p w14:paraId="1103A1CB" w14:textId="6CADCFBB"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4 - Planilha Excel da Fonte de Dados NBR 17060</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_Toc223367400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62</w:t>
      </w:r>
      <w:r w:rsidRPr="004D2253">
        <w:rPr>
          <w:rFonts w:ascii="Arial" w:hAnsi="Arial" w:cs="Arial"/>
          <w:noProof/>
          <w:sz w:val="24"/>
          <w:szCs w:val="24"/>
        </w:rPr>
        <w:fldChar w:fldCharType="end"/>
      </w:r>
    </w:p>
    <w:p w14:paraId="53629AA6" w14:textId="227EDB0F"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5 – Planilha Excel da fonte de Dados de Nery (2021)</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_Toc223367401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63</w:t>
      </w:r>
      <w:r w:rsidRPr="004D2253">
        <w:rPr>
          <w:rFonts w:ascii="Arial" w:hAnsi="Arial" w:cs="Arial"/>
          <w:noProof/>
          <w:sz w:val="24"/>
          <w:szCs w:val="24"/>
        </w:rPr>
        <w:fldChar w:fldCharType="end"/>
      </w:r>
    </w:p>
    <w:p w14:paraId="08D3AB19" w14:textId="4D17AD23"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6 - Modelo Entidade Relacionamento.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_Toc223367402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65</w:t>
      </w:r>
      <w:r w:rsidRPr="004D2253">
        <w:rPr>
          <w:rFonts w:ascii="Arial" w:hAnsi="Arial" w:cs="Arial"/>
          <w:noProof/>
          <w:sz w:val="24"/>
          <w:szCs w:val="24"/>
        </w:rPr>
        <w:fldChar w:fldCharType="end"/>
      </w:r>
    </w:p>
    <w:p w14:paraId="3B579AED" w14:textId="3407F81B"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7 - Tabelas relacionadas ao estudo de Nery (2021).</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_Toc223367403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65</w:t>
      </w:r>
      <w:r w:rsidRPr="004D2253">
        <w:rPr>
          <w:rFonts w:ascii="Arial" w:hAnsi="Arial" w:cs="Arial"/>
          <w:noProof/>
          <w:sz w:val="24"/>
          <w:szCs w:val="24"/>
        </w:rPr>
        <w:fldChar w:fldCharType="end"/>
      </w:r>
    </w:p>
    <w:p w14:paraId="2ADF3C75" w14:textId="358CA765"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8 - Tabelas e Relacionamentos das fontes WCAG2.2 e GDAMA</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_Toc223367404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66</w:t>
      </w:r>
      <w:r w:rsidRPr="004D2253">
        <w:rPr>
          <w:rFonts w:ascii="Arial" w:hAnsi="Arial" w:cs="Arial"/>
          <w:noProof/>
          <w:sz w:val="24"/>
          <w:szCs w:val="24"/>
        </w:rPr>
        <w:fldChar w:fldCharType="end"/>
      </w:r>
    </w:p>
    <w:p w14:paraId="511F1D7C" w14:textId="1368CC61"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9 - Tabelas e relacionamentos</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_Toc223367405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67</w:t>
      </w:r>
      <w:r w:rsidRPr="004D2253">
        <w:rPr>
          <w:rFonts w:ascii="Arial" w:hAnsi="Arial" w:cs="Arial"/>
          <w:noProof/>
          <w:sz w:val="24"/>
          <w:szCs w:val="24"/>
        </w:rPr>
        <w:fldChar w:fldCharType="end"/>
      </w:r>
    </w:p>
    <w:p w14:paraId="31BAF4BD" w14:textId="516898AA"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10 - Geração de Comandos de Inserção em Tabela do Banco de Dados</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_Toc223367406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67</w:t>
      </w:r>
      <w:r w:rsidRPr="004D2253">
        <w:rPr>
          <w:rFonts w:ascii="Arial" w:hAnsi="Arial" w:cs="Arial"/>
          <w:noProof/>
          <w:sz w:val="24"/>
          <w:szCs w:val="24"/>
        </w:rPr>
        <w:fldChar w:fldCharType="end"/>
      </w:r>
    </w:p>
    <w:p w14:paraId="6C4BD691" w14:textId="36935D68"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11 - Tabelas do Banco de Dados dbDU</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_Toc223367407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68</w:t>
      </w:r>
      <w:r w:rsidRPr="004D2253">
        <w:rPr>
          <w:rFonts w:ascii="Arial" w:hAnsi="Arial" w:cs="Arial"/>
          <w:noProof/>
          <w:sz w:val="24"/>
          <w:szCs w:val="24"/>
        </w:rPr>
        <w:fldChar w:fldCharType="end"/>
      </w:r>
    </w:p>
    <w:p w14:paraId="347365B3" w14:textId="339B1118"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 xml:space="preserve">Figura 12 - </w:t>
      </w:r>
      <w:r w:rsidRPr="004D2253">
        <w:rPr>
          <w:rFonts w:ascii="Arial" w:hAnsi="Arial" w:cs="Arial"/>
          <w:i/>
          <w:noProof/>
          <w:sz w:val="24"/>
          <w:szCs w:val="24"/>
        </w:rPr>
        <w:t>Views</w:t>
      </w:r>
      <w:r w:rsidRPr="004D2253">
        <w:rPr>
          <w:rFonts w:ascii="Arial" w:hAnsi="Arial" w:cs="Arial"/>
          <w:noProof/>
          <w:sz w:val="24"/>
          <w:szCs w:val="24"/>
        </w:rPr>
        <w:t xml:space="preserve"> criadas para a recuperação dos dados</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_Toc223367408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69</w:t>
      </w:r>
      <w:r w:rsidRPr="004D2253">
        <w:rPr>
          <w:rFonts w:ascii="Arial" w:hAnsi="Arial" w:cs="Arial"/>
          <w:noProof/>
          <w:sz w:val="24"/>
          <w:szCs w:val="24"/>
        </w:rPr>
        <w:fldChar w:fldCharType="end"/>
      </w:r>
    </w:p>
    <w:p w14:paraId="4A114298" w14:textId="0C66EFE3"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13 - Código SQL para criação da View "vw_WCAG22"</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_Toc223367409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69</w:t>
      </w:r>
      <w:r w:rsidRPr="004D2253">
        <w:rPr>
          <w:rFonts w:ascii="Arial" w:hAnsi="Arial" w:cs="Arial"/>
          <w:noProof/>
          <w:sz w:val="24"/>
          <w:szCs w:val="24"/>
        </w:rPr>
        <w:fldChar w:fldCharType="end"/>
      </w:r>
    </w:p>
    <w:p w14:paraId="13348E66" w14:textId="79F66A6C"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14 - Estrutura da Tabela "Geral".</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_Toc223367410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70</w:t>
      </w:r>
      <w:r w:rsidRPr="004D2253">
        <w:rPr>
          <w:rFonts w:ascii="Arial" w:hAnsi="Arial" w:cs="Arial"/>
          <w:noProof/>
          <w:sz w:val="24"/>
          <w:szCs w:val="24"/>
        </w:rPr>
        <w:fldChar w:fldCharType="end"/>
      </w:r>
    </w:p>
    <w:p w14:paraId="624795FA" w14:textId="0D0E3737"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 xml:space="preserve">Figura 15 - Código SQL para a criação da </w:t>
      </w:r>
      <w:r w:rsidRPr="004D2253">
        <w:rPr>
          <w:rFonts w:ascii="Arial" w:hAnsi="Arial" w:cs="Arial"/>
          <w:i/>
          <w:noProof/>
          <w:sz w:val="24"/>
          <w:szCs w:val="24"/>
        </w:rPr>
        <w:t>Stored Procedure</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_Toc223367411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71</w:t>
      </w:r>
      <w:r w:rsidRPr="004D2253">
        <w:rPr>
          <w:rFonts w:ascii="Arial" w:hAnsi="Arial" w:cs="Arial"/>
          <w:noProof/>
          <w:sz w:val="24"/>
          <w:szCs w:val="24"/>
        </w:rPr>
        <w:fldChar w:fldCharType="end"/>
      </w:r>
    </w:p>
    <w:p w14:paraId="6F517720" w14:textId="72DD3C6A"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 xml:space="preserve">Figura 16 - conjunto de registros retornado pela </w:t>
      </w:r>
      <w:r w:rsidRPr="004D2253">
        <w:rPr>
          <w:rFonts w:ascii="Arial" w:hAnsi="Arial" w:cs="Arial"/>
          <w:i/>
          <w:noProof/>
          <w:sz w:val="24"/>
          <w:szCs w:val="24"/>
        </w:rPr>
        <w:t>stored procedure</w:t>
      </w:r>
      <w:r w:rsidRPr="004D2253">
        <w:rPr>
          <w:rFonts w:ascii="Arial" w:hAnsi="Arial" w:cs="Arial"/>
          <w:noProof/>
          <w:sz w:val="24"/>
          <w:szCs w:val="24"/>
        </w:rPr>
        <w:t xml:space="preserve"> </w:t>
      </w:r>
      <w:r>
        <w:rPr>
          <w:rFonts w:ascii="Arial" w:hAnsi="Arial" w:cs="Arial"/>
          <w:noProof/>
          <w:sz w:val="24"/>
          <w:szCs w:val="24"/>
        </w:rPr>
        <w:t xml:space="preserve">  </w:t>
      </w:r>
      <w:r w:rsidRPr="004D2253">
        <w:rPr>
          <w:rFonts w:ascii="Arial" w:hAnsi="Arial" w:cs="Arial"/>
          <w:noProof/>
          <w:sz w:val="24"/>
          <w:szCs w:val="24"/>
        </w:rPr>
        <w:t>usp_PesquisaTermo, utilizando o termo “contraste” como parâmetro de busca.</w:t>
      </w:r>
      <w:r>
        <w:rPr>
          <w:rFonts w:ascii="Arial" w:hAnsi="Arial" w:cs="Arial"/>
          <w:noProof/>
          <w:sz w:val="24"/>
          <w:szCs w:val="24"/>
        </w:rPr>
        <w:t>......</w:t>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_Toc223367412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72</w:t>
      </w:r>
      <w:r w:rsidRPr="004D2253">
        <w:rPr>
          <w:rFonts w:ascii="Arial" w:hAnsi="Arial" w:cs="Arial"/>
          <w:noProof/>
          <w:sz w:val="24"/>
          <w:szCs w:val="24"/>
        </w:rPr>
        <w:fldChar w:fldCharType="end"/>
      </w:r>
    </w:p>
    <w:p w14:paraId="235408A1" w14:textId="4EB8BEAD"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17 - Etapas da Metodologia para elaboração da biblioteca MobileDU</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_Toc223367413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86</w:t>
      </w:r>
      <w:r w:rsidRPr="004D2253">
        <w:rPr>
          <w:rFonts w:ascii="Arial" w:hAnsi="Arial" w:cs="Arial"/>
          <w:noProof/>
          <w:sz w:val="24"/>
          <w:szCs w:val="24"/>
        </w:rPr>
        <w:fldChar w:fldCharType="end"/>
      </w:r>
    </w:p>
    <w:p w14:paraId="69DBC1A8" w14:textId="3263E609"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18 - Camadas da biblioteca MobileDU</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_Toc223367414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92</w:t>
      </w:r>
      <w:r w:rsidRPr="004D2253">
        <w:rPr>
          <w:rFonts w:ascii="Arial" w:hAnsi="Arial" w:cs="Arial"/>
          <w:noProof/>
          <w:sz w:val="24"/>
          <w:szCs w:val="24"/>
        </w:rPr>
        <w:fldChar w:fldCharType="end"/>
      </w:r>
    </w:p>
    <w:p w14:paraId="2EA13A93" w14:textId="76B59915"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19 – Tela inicial de um aplicativo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_Toc223367415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100</w:t>
      </w:r>
      <w:r w:rsidRPr="004D2253">
        <w:rPr>
          <w:rFonts w:ascii="Arial" w:hAnsi="Arial" w:cs="Arial"/>
          <w:noProof/>
          <w:sz w:val="24"/>
          <w:szCs w:val="24"/>
        </w:rPr>
        <w:fldChar w:fldCharType="end"/>
      </w:r>
    </w:p>
    <w:p w14:paraId="7A50EC7F" w14:textId="4071AD63"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20 – Aba de Configuração de Texto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_Toc223367416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101</w:t>
      </w:r>
      <w:r w:rsidRPr="004D2253">
        <w:rPr>
          <w:rFonts w:ascii="Arial" w:hAnsi="Arial" w:cs="Arial"/>
          <w:noProof/>
          <w:sz w:val="24"/>
          <w:szCs w:val="24"/>
        </w:rPr>
        <w:fldChar w:fldCharType="end"/>
      </w:r>
    </w:p>
    <w:p w14:paraId="0D8DAED7" w14:textId="2AF16435"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21 – Aba de Configuração de Contraste</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_Toc223367417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101</w:t>
      </w:r>
      <w:r w:rsidRPr="004D2253">
        <w:rPr>
          <w:rFonts w:ascii="Arial" w:hAnsi="Arial" w:cs="Arial"/>
          <w:noProof/>
          <w:sz w:val="24"/>
          <w:szCs w:val="24"/>
        </w:rPr>
        <w:fldChar w:fldCharType="end"/>
      </w:r>
    </w:p>
    <w:p w14:paraId="0F791466" w14:textId="0D110776"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22 – Aba de Configuração de Ambiente</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_Toc223367418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102</w:t>
      </w:r>
      <w:r w:rsidRPr="004D2253">
        <w:rPr>
          <w:rFonts w:ascii="Arial" w:hAnsi="Arial" w:cs="Arial"/>
          <w:noProof/>
          <w:sz w:val="24"/>
          <w:szCs w:val="24"/>
        </w:rPr>
        <w:fldChar w:fldCharType="end"/>
      </w:r>
    </w:p>
    <w:p w14:paraId="33103990" w14:textId="067DEC08"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23 – Aba de Configuração de som</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_Toc223367419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103</w:t>
      </w:r>
      <w:r w:rsidRPr="004D2253">
        <w:rPr>
          <w:rFonts w:ascii="Arial" w:hAnsi="Arial" w:cs="Arial"/>
          <w:noProof/>
          <w:sz w:val="24"/>
          <w:szCs w:val="24"/>
        </w:rPr>
        <w:fldChar w:fldCharType="end"/>
      </w:r>
    </w:p>
    <w:p w14:paraId="107D1F1C" w14:textId="2289053C"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24 - Página Web de divulgação e Inscrição no curso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_Toc223367420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108</w:t>
      </w:r>
      <w:r w:rsidRPr="004D2253">
        <w:rPr>
          <w:rFonts w:ascii="Arial" w:hAnsi="Arial" w:cs="Arial"/>
          <w:noProof/>
          <w:sz w:val="24"/>
          <w:szCs w:val="24"/>
        </w:rPr>
        <w:fldChar w:fldCharType="end"/>
      </w:r>
    </w:p>
    <w:p w14:paraId="2B1F27D3" w14:textId="2D02D7E7"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25 - Captura da tela inicial do curso referente à interação com os tutores.</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_Toc223367421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110</w:t>
      </w:r>
      <w:r w:rsidRPr="004D2253">
        <w:rPr>
          <w:rFonts w:ascii="Arial" w:hAnsi="Arial" w:cs="Arial"/>
          <w:noProof/>
          <w:sz w:val="24"/>
          <w:szCs w:val="24"/>
        </w:rPr>
        <w:fldChar w:fldCharType="end"/>
      </w:r>
    </w:p>
    <w:p w14:paraId="65479B66" w14:textId="5E5301CE"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26 - Exemplo de divulgação de horário para atendimento síncrono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_Toc223367422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111</w:t>
      </w:r>
      <w:r w:rsidRPr="004D2253">
        <w:rPr>
          <w:rFonts w:ascii="Arial" w:hAnsi="Arial" w:cs="Arial"/>
          <w:noProof/>
          <w:sz w:val="24"/>
          <w:szCs w:val="24"/>
        </w:rPr>
        <w:fldChar w:fldCharType="end"/>
      </w:r>
    </w:p>
    <w:p w14:paraId="0721786B" w14:textId="0F130A92"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27 - Telas do Aplicativo IMCApp sem utilização da biblioteca</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_Toc223367423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114</w:t>
      </w:r>
      <w:r w:rsidRPr="004D2253">
        <w:rPr>
          <w:rFonts w:ascii="Arial" w:hAnsi="Arial" w:cs="Arial"/>
          <w:noProof/>
          <w:sz w:val="24"/>
          <w:szCs w:val="24"/>
        </w:rPr>
        <w:fldChar w:fldCharType="end"/>
      </w:r>
    </w:p>
    <w:p w14:paraId="2A15449D" w14:textId="765B90D3"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28 - Integração da biblioteca MobileDU ao aplicativo IMCApp</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_Toc223367424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115</w:t>
      </w:r>
      <w:r w:rsidRPr="004D2253">
        <w:rPr>
          <w:rFonts w:ascii="Arial" w:hAnsi="Arial" w:cs="Arial"/>
          <w:noProof/>
          <w:sz w:val="24"/>
          <w:szCs w:val="24"/>
        </w:rPr>
        <w:fldChar w:fldCharType="end"/>
      </w:r>
    </w:p>
    <w:p w14:paraId="0CF6072A" w14:textId="0FAC6916"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29 - Distribuição dos participantes por perfil</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_Toc223367425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117</w:t>
      </w:r>
      <w:r w:rsidRPr="004D2253">
        <w:rPr>
          <w:rFonts w:ascii="Arial" w:hAnsi="Arial" w:cs="Arial"/>
          <w:noProof/>
          <w:sz w:val="24"/>
          <w:szCs w:val="24"/>
        </w:rPr>
        <w:fldChar w:fldCharType="end"/>
      </w:r>
    </w:p>
    <w:p w14:paraId="557D9EB6" w14:textId="40412F08"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30 - Nível de conhecimento em Programação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_Toc223367426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117</w:t>
      </w:r>
      <w:r w:rsidRPr="004D2253">
        <w:rPr>
          <w:rFonts w:ascii="Arial" w:hAnsi="Arial" w:cs="Arial"/>
          <w:noProof/>
          <w:sz w:val="24"/>
          <w:szCs w:val="24"/>
        </w:rPr>
        <w:fldChar w:fldCharType="end"/>
      </w:r>
    </w:p>
    <w:p w14:paraId="4F3E9EC2" w14:textId="2803DE89"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31 - Distribuição das respostas à questão 2.1 do questionário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_Toc223367427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121</w:t>
      </w:r>
      <w:r w:rsidRPr="004D2253">
        <w:rPr>
          <w:rFonts w:ascii="Arial" w:hAnsi="Arial" w:cs="Arial"/>
          <w:noProof/>
          <w:sz w:val="24"/>
          <w:szCs w:val="24"/>
        </w:rPr>
        <w:fldChar w:fldCharType="end"/>
      </w:r>
    </w:p>
    <w:p w14:paraId="305D4EDF" w14:textId="50D0B1E8"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32 - Distribuição das respostas à questão 2.3 do questionário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_Toc223367428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122</w:t>
      </w:r>
      <w:r w:rsidRPr="004D2253">
        <w:rPr>
          <w:rFonts w:ascii="Arial" w:hAnsi="Arial" w:cs="Arial"/>
          <w:noProof/>
          <w:sz w:val="24"/>
          <w:szCs w:val="24"/>
        </w:rPr>
        <w:fldChar w:fldCharType="end"/>
      </w:r>
    </w:p>
    <w:p w14:paraId="06A7850D" w14:textId="22BE7169"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33 - Distribuição das respostas à questão 4.1 do questionário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_Toc223367429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122</w:t>
      </w:r>
      <w:r w:rsidRPr="004D2253">
        <w:rPr>
          <w:rFonts w:ascii="Arial" w:hAnsi="Arial" w:cs="Arial"/>
          <w:noProof/>
          <w:sz w:val="24"/>
          <w:szCs w:val="24"/>
        </w:rPr>
        <w:fldChar w:fldCharType="end"/>
      </w:r>
    </w:p>
    <w:p w14:paraId="63A7F480" w14:textId="5E39E22C"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34 - Distribuição das respostas à questão 4.2 do questionário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_Toc223367430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123</w:t>
      </w:r>
      <w:r w:rsidRPr="004D2253">
        <w:rPr>
          <w:rFonts w:ascii="Arial" w:hAnsi="Arial" w:cs="Arial"/>
          <w:noProof/>
          <w:sz w:val="24"/>
          <w:szCs w:val="24"/>
        </w:rPr>
        <w:fldChar w:fldCharType="end"/>
      </w:r>
    </w:p>
    <w:p w14:paraId="3D5BB5DB" w14:textId="2B1ADAA2"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35 - Distribuição das respostas à questão 4.4 do questionário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_Toc223367431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124</w:t>
      </w:r>
      <w:r w:rsidRPr="004D2253">
        <w:rPr>
          <w:rFonts w:ascii="Arial" w:hAnsi="Arial" w:cs="Arial"/>
          <w:noProof/>
          <w:sz w:val="24"/>
          <w:szCs w:val="24"/>
        </w:rPr>
        <w:fldChar w:fldCharType="end"/>
      </w:r>
    </w:p>
    <w:p w14:paraId="025C66DB" w14:textId="4A4BAEE8"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36 - Distribuição das respostas à questão 5.1 do questionário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_Toc223367432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124</w:t>
      </w:r>
      <w:r w:rsidRPr="004D2253">
        <w:rPr>
          <w:rFonts w:ascii="Arial" w:hAnsi="Arial" w:cs="Arial"/>
          <w:noProof/>
          <w:sz w:val="24"/>
          <w:szCs w:val="24"/>
        </w:rPr>
        <w:fldChar w:fldCharType="end"/>
      </w:r>
    </w:p>
    <w:p w14:paraId="2DE2A04C" w14:textId="1226CCC9"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37 - Distribuição das respostas à questão 5.4 do questionário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_Toc223367433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125</w:t>
      </w:r>
      <w:r w:rsidRPr="004D2253">
        <w:rPr>
          <w:rFonts w:ascii="Arial" w:hAnsi="Arial" w:cs="Arial"/>
          <w:noProof/>
          <w:sz w:val="24"/>
          <w:szCs w:val="24"/>
        </w:rPr>
        <w:fldChar w:fldCharType="end"/>
      </w:r>
    </w:p>
    <w:p w14:paraId="6A2C5B0D" w14:textId="6CD85C39"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38 - Distribuição das respostas à questão 5.2 do questionário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_Toc223367434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126</w:t>
      </w:r>
      <w:r w:rsidRPr="004D2253">
        <w:rPr>
          <w:rFonts w:ascii="Arial" w:hAnsi="Arial" w:cs="Arial"/>
          <w:noProof/>
          <w:sz w:val="24"/>
          <w:szCs w:val="24"/>
        </w:rPr>
        <w:fldChar w:fldCharType="end"/>
      </w:r>
    </w:p>
    <w:p w14:paraId="42ADF197" w14:textId="764BC86E" w:rsidR="004D2253" w:rsidRPr="004D2253" w:rsidRDefault="004D2253">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noProof/>
          <w:sz w:val="24"/>
          <w:szCs w:val="24"/>
        </w:rPr>
        <w:t>Figura 39 - Distribuição das respostas à questão 6.2 do questionário</w:t>
      </w:r>
      <w:r w:rsidRPr="004D2253">
        <w:rPr>
          <w:rFonts w:ascii="Arial" w:hAnsi="Arial" w:cs="Arial"/>
          <w:noProof/>
          <w:sz w:val="24"/>
          <w:szCs w:val="24"/>
        </w:rPr>
        <w:tab/>
      </w:r>
      <w:r w:rsidRPr="004D2253">
        <w:rPr>
          <w:rFonts w:ascii="Arial" w:hAnsi="Arial" w:cs="Arial"/>
          <w:noProof/>
          <w:sz w:val="24"/>
          <w:szCs w:val="24"/>
        </w:rPr>
        <w:fldChar w:fldCharType="begin"/>
      </w:r>
      <w:r w:rsidRPr="004D2253">
        <w:rPr>
          <w:rFonts w:ascii="Arial" w:hAnsi="Arial" w:cs="Arial"/>
          <w:noProof/>
          <w:sz w:val="24"/>
          <w:szCs w:val="24"/>
        </w:rPr>
        <w:instrText xml:space="preserve"> PAGEREF _Toc223367435 \h </w:instrText>
      </w:r>
      <w:r w:rsidRPr="004D2253">
        <w:rPr>
          <w:rFonts w:ascii="Arial" w:hAnsi="Arial" w:cs="Arial"/>
          <w:noProof/>
          <w:sz w:val="24"/>
          <w:szCs w:val="24"/>
        </w:rPr>
      </w:r>
      <w:r w:rsidRPr="004D2253">
        <w:rPr>
          <w:rFonts w:ascii="Arial" w:hAnsi="Arial" w:cs="Arial"/>
          <w:noProof/>
          <w:sz w:val="24"/>
          <w:szCs w:val="24"/>
        </w:rPr>
        <w:fldChar w:fldCharType="separate"/>
      </w:r>
      <w:r w:rsidRPr="004D2253">
        <w:rPr>
          <w:rFonts w:ascii="Arial" w:hAnsi="Arial" w:cs="Arial"/>
          <w:noProof/>
          <w:sz w:val="24"/>
          <w:szCs w:val="24"/>
        </w:rPr>
        <w:t>126</w:t>
      </w:r>
      <w:r w:rsidRPr="004D2253">
        <w:rPr>
          <w:rFonts w:ascii="Arial" w:hAnsi="Arial" w:cs="Arial"/>
          <w:noProof/>
          <w:sz w:val="24"/>
          <w:szCs w:val="24"/>
        </w:rPr>
        <w:fldChar w:fldCharType="end"/>
      </w:r>
    </w:p>
    <w:p w14:paraId="6003AC5C" w14:textId="261A0EF7" w:rsidR="000B6A18" w:rsidRPr="004D2253" w:rsidRDefault="00BF738B" w:rsidP="00A2464A">
      <w:pPr>
        <w:pStyle w:val="ndicedeilustraes"/>
        <w:tabs>
          <w:tab w:val="right" w:leader="dot" w:pos="9061"/>
        </w:tabs>
        <w:spacing w:line="360" w:lineRule="auto"/>
        <w:rPr>
          <w:rFonts w:ascii="Arial" w:hAnsi="Arial" w:cs="Arial"/>
          <w:sz w:val="24"/>
          <w:szCs w:val="24"/>
        </w:rPr>
      </w:pPr>
      <w:r w:rsidRPr="004D2253">
        <w:rPr>
          <w:rFonts w:ascii="Arial" w:hAnsi="Arial" w:cs="Arial"/>
          <w:sz w:val="24"/>
          <w:szCs w:val="24"/>
        </w:rPr>
        <w:fldChar w:fldCharType="end"/>
      </w:r>
    </w:p>
    <w:p w14:paraId="27CBE922" w14:textId="50633398" w:rsidR="00986D7E" w:rsidRDefault="00986D7E" w:rsidP="00AF7DA3">
      <w:pPr>
        <w:spacing w:line="360" w:lineRule="auto"/>
        <w:rPr>
          <w:rFonts w:ascii="Arial" w:hAnsi="Arial" w:cs="Arial"/>
          <w:b/>
          <w:bCs/>
          <w:sz w:val="24"/>
          <w:szCs w:val="24"/>
        </w:rPr>
      </w:pPr>
      <w:r w:rsidRPr="00A2464A">
        <w:rPr>
          <w:rFonts w:ascii="Arial" w:hAnsi="Arial" w:cs="Arial"/>
          <w:b/>
          <w:bCs/>
          <w:sz w:val="24"/>
          <w:szCs w:val="24"/>
        </w:rPr>
        <w:br w:type="page"/>
      </w:r>
    </w:p>
    <w:p w14:paraId="54DCBE9F" w14:textId="275068D2" w:rsidR="000B6A18" w:rsidRPr="00B5556A" w:rsidRDefault="000B6A18" w:rsidP="00B5556A">
      <w:pPr>
        <w:spacing w:after="0" w:line="360" w:lineRule="auto"/>
        <w:jc w:val="center"/>
        <w:rPr>
          <w:rFonts w:ascii="Arial" w:hAnsi="Arial" w:cs="Arial"/>
          <w:b/>
          <w:bCs/>
          <w:sz w:val="24"/>
          <w:szCs w:val="24"/>
        </w:rPr>
      </w:pPr>
      <w:r w:rsidRPr="00B5556A">
        <w:rPr>
          <w:rFonts w:ascii="Arial" w:hAnsi="Arial" w:cs="Arial"/>
          <w:b/>
          <w:bCs/>
          <w:sz w:val="24"/>
          <w:szCs w:val="24"/>
        </w:rPr>
        <w:lastRenderedPageBreak/>
        <w:t xml:space="preserve">LISTA DE </w:t>
      </w:r>
      <w:r w:rsidR="00A9599D">
        <w:rPr>
          <w:rFonts w:ascii="Arial" w:hAnsi="Arial" w:cs="Arial"/>
          <w:b/>
          <w:bCs/>
          <w:sz w:val="24"/>
          <w:szCs w:val="24"/>
        </w:rPr>
        <w:t>QUADROS</w:t>
      </w:r>
    </w:p>
    <w:p w14:paraId="13FB7941" w14:textId="77777777" w:rsidR="000B6A18" w:rsidRPr="004D2253" w:rsidRDefault="000B6A18" w:rsidP="00A2464A">
      <w:pPr>
        <w:spacing w:line="360" w:lineRule="auto"/>
        <w:rPr>
          <w:rFonts w:ascii="Arial" w:hAnsi="Arial" w:cs="Arial"/>
          <w:sz w:val="24"/>
          <w:szCs w:val="24"/>
        </w:rPr>
      </w:pPr>
    </w:p>
    <w:p w14:paraId="7318F6E3" w14:textId="4790E68B" w:rsidR="004D2253" w:rsidRPr="004D2253" w:rsidRDefault="00A9599D">
      <w:pPr>
        <w:pStyle w:val="ndicedeilustraes"/>
        <w:tabs>
          <w:tab w:val="right" w:leader="dot" w:pos="9061"/>
        </w:tabs>
        <w:rPr>
          <w:rFonts w:ascii="Arial" w:eastAsiaTheme="minorEastAsia" w:hAnsi="Arial" w:cs="Arial"/>
          <w:noProof/>
          <w:sz w:val="24"/>
          <w:szCs w:val="24"/>
          <w:lang w:eastAsia="pt-BR"/>
        </w:rPr>
      </w:pPr>
      <w:r w:rsidRPr="004D2253">
        <w:rPr>
          <w:rFonts w:ascii="Arial" w:hAnsi="Arial" w:cs="Arial"/>
          <w:sz w:val="24"/>
          <w:szCs w:val="24"/>
        </w:rPr>
        <w:fldChar w:fldCharType="begin"/>
      </w:r>
      <w:r w:rsidRPr="004D2253">
        <w:rPr>
          <w:rFonts w:ascii="Arial" w:hAnsi="Arial" w:cs="Arial"/>
          <w:sz w:val="24"/>
          <w:szCs w:val="24"/>
        </w:rPr>
        <w:instrText xml:space="preserve"> TOC \h \z \c "Quadro" </w:instrText>
      </w:r>
      <w:r w:rsidRPr="004D2253">
        <w:rPr>
          <w:rFonts w:ascii="Arial" w:hAnsi="Arial" w:cs="Arial"/>
          <w:sz w:val="24"/>
          <w:szCs w:val="24"/>
        </w:rPr>
        <w:fldChar w:fldCharType="separate"/>
      </w:r>
      <w:hyperlink w:anchor="_Toc223367513" w:history="1">
        <w:r w:rsidR="004D2253" w:rsidRPr="004D2253">
          <w:rPr>
            <w:rStyle w:val="Hyperlink"/>
            <w:rFonts w:ascii="Arial" w:hAnsi="Arial" w:cs="Arial"/>
            <w:noProof/>
            <w:sz w:val="24"/>
            <w:szCs w:val="24"/>
          </w:rPr>
          <w:t>Quadro 1 - Associação das etapas de metodologia com as questões e métodos de pesquisa</w:t>
        </w:r>
        <w:r w:rsidR="004D2253" w:rsidRPr="004D2253">
          <w:rPr>
            <w:rFonts w:ascii="Arial" w:hAnsi="Arial" w:cs="Arial"/>
            <w:noProof/>
            <w:webHidden/>
            <w:sz w:val="24"/>
            <w:szCs w:val="24"/>
          </w:rPr>
          <w:tab/>
        </w:r>
        <w:r w:rsidR="004D2253" w:rsidRPr="004D2253">
          <w:rPr>
            <w:rFonts w:ascii="Arial" w:hAnsi="Arial" w:cs="Arial"/>
            <w:noProof/>
            <w:webHidden/>
            <w:sz w:val="24"/>
            <w:szCs w:val="24"/>
          </w:rPr>
          <w:fldChar w:fldCharType="begin"/>
        </w:r>
        <w:r w:rsidR="004D2253" w:rsidRPr="004D2253">
          <w:rPr>
            <w:rFonts w:ascii="Arial" w:hAnsi="Arial" w:cs="Arial"/>
            <w:noProof/>
            <w:webHidden/>
            <w:sz w:val="24"/>
            <w:szCs w:val="24"/>
          </w:rPr>
          <w:instrText xml:space="preserve"> PAGEREF _Toc223367513 \h </w:instrText>
        </w:r>
        <w:r w:rsidR="004D2253" w:rsidRPr="004D2253">
          <w:rPr>
            <w:rFonts w:ascii="Arial" w:hAnsi="Arial" w:cs="Arial"/>
            <w:noProof/>
            <w:webHidden/>
            <w:sz w:val="24"/>
            <w:szCs w:val="24"/>
          </w:rPr>
        </w:r>
        <w:r w:rsidR="004D2253" w:rsidRPr="004D2253">
          <w:rPr>
            <w:rFonts w:ascii="Arial" w:hAnsi="Arial" w:cs="Arial"/>
            <w:noProof/>
            <w:webHidden/>
            <w:sz w:val="24"/>
            <w:szCs w:val="24"/>
          </w:rPr>
          <w:fldChar w:fldCharType="separate"/>
        </w:r>
        <w:r w:rsidR="004D2253" w:rsidRPr="004D2253">
          <w:rPr>
            <w:rFonts w:ascii="Arial" w:hAnsi="Arial" w:cs="Arial"/>
            <w:noProof/>
            <w:webHidden/>
            <w:sz w:val="24"/>
            <w:szCs w:val="24"/>
          </w:rPr>
          <w:t>41</w:t>
        </w:r>
        <w:r w:rsidR="004D2253" w:rsidRPr="004D2253">
          <w:rPr>
            <w:rFonts w:ascii="Arial" w:hAnsi="Arial" w:cs="Arial"/>
            <w:noProof/>
            <w:webHidden/>
            <w:sz w:val="24"/>
            <w:szCs w:val="24"/>
          </w:rPr>
          <w:fldChar w:fldCharType="end"/>
        </w:r>
      </w:hyperlink>
    </w:p>
    <w:p w14:paraId="1FC451D0" w14:textId="3A15C86A"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14" w:history="1">
        <w:r w:rsidRPr="004D2253">
          <w:rPr>
            <w:rStyle w:val="Hyperlink"/>
            <w:rFonts w:ascii="Arial" w:hAnsi="Arial" w:cs="Arial"/>
            <w:noProof/>
            <w:sz w:val="24"/>
            <w:szCs w:val="24"/>
          </w:rPr>
          <w:t>Quadro 2 - Diretrizes de Configuração de Ambiente: Ajustes no Aplicativo.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_Toc223367514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42</w:t>
        </w:r>
        <w:r w:rsidRPr="004D2253">
          <w:rPr>
            <w:rFonts w:ascii="Arial" w:hAnsi="Arial" w:cs="Arial"/>
            <w:noProof/>
            <w:webHidden/>
            <w:sz w:val="24"/>
            <w:szCs w:val="24"/>
          </w:rPr>
          <w:fldChar w:fldCharType="end"/>
        </w:r>
      </w:hyperlink>
    </w:p>
    <w:p w14:paraId="4983490A" w14:textId="21766D86"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15" w:history="1">
        <w:r w:rsidRPr="004D2253">
          <w:rPr>
            <w:rStyle w:val="Hyperlink"/>
            <w:rFonts w:ascii="Arial" w:hAnsi="Arial" w:cs="Arial"/>
            <w:noProof/>
            <w:sz w:val="24"/>
            <w:szCs w:val="24"/>
          </w:rPr>
          <w:t>Quadro 3 - Diretrizes de Configuração de Ambiente: Zoom.</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_Toc223367515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42</w:t>
        </w:r>
        <w:r w:rsidRPr="004D2253">
          <w:rPr>
            <w:rFonts w:ascii="Arial" w:hAnsi="Arial" w:cs="Arial"/>
            <w:noProof/>
            <w:webHidden/>
            <w:sz w:val="24"/>
            <w:szCs w:val="24"/>
          </w:rPr>
          <w:fldChar w:fldCharType="end"/>
        </w:r>
      </w:hyperlink>
    </w:p>
    <w:p w14:paraId="4C95F27A" w14:textId="5AE68FCA"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16" w:history="1">
        <w:r w:rsidRPr="004D2253">
          <w:rPr>
            <w:rStyle w:val="Hyperlink"/>
            <w:rFonts w:ascii="Arial" w:hAnsi="Arial" w:cs="Arial"/>
            <w:noProof/>
            <w:sz w:val="24"/>
            <w:szCs w:val="24"/>
          </w:rPr>
          <w:t>Quadro 4 - Diretrizes de Configurações Gráficas: Propriedades dos textos.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_Toc223367516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42</w:t>
        </w:r>
        <w:r w:rsidRPr="004D2253">
          <w:rPr>
            <w:rFonts w:ascii="Arial" w:hAnsi="Arial" w:cs="Arial"/>
            <w:noProof/>
            <w:webHidden/>
            <w:sz w:val="24"/>
            <w:szCs w:val="24"/>
          </w:rPr>
          <w:fldChar w:fldCharType="end"/>
        </w:r>
      </w:hyperlink>
    </w:p>
    <w:p w14:paraId="2F84171A" w14:textId="28BC1D54"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17" w:history="1">
        <w:r w:rsidRPr="004D2253">
          <w:rPr>
            <w:rStyle w:val="Hyperlink"/>
            <w:rFonts w:ascii="Arial" w:hAnsi="Arial" w:cs="Arial"/>
            <w:noProof/>
            <w:sz w:val="24"/>
            <w:szCs w:val="24"/>
          </w:rPr>
          <w:t>Quadro 5 - Diretrizes de Configurações Gráficas: Propriedades de cor.</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_Toc223367517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43</w:t>
        </w:r>
        <w:r w:rsidRPr="004D2253">
          <w:rPr>
            <w:rFonts w:ascii="Arial" w:hAnsi="Arial" w:cs="Arial"/>
            <w:noProof/>
            <w:webHidden/>
            <w:sz w:val="24"/>
            <w:szCs w:val="24"/>
          </w:rPr>
          <w:fldChar w:fldCharType="end"/>
        </w:r>
      </w:hyperlink>
    </w:p>
    <w:p w14:paraId="7976FFAE" w14:textId="37060CE8"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18" w:history="1">
        <w:r w:rsidRPr="004D2253">
          <w:rPr>
            <w:rStyle w:val="Hyperlink"/>
            <w:rFonts w:ascii="Arial" w:hAnsi="Arial" w:cs="Arial"/>
            <w:noProof/>
            <w:sz w:val="24"/>
            <w:szCs w:val="24"/>
          </w:rPr>
          <w:t>Quadro 6 - Diretrizes de Configurações Gráficas: Propriedades do cursor.</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_Toc223367518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43</w:t>
        </w:r>
        <w:r w:rsidRPr="004D2253">
          <w:rPr>
            <w:rFonts w:ascii="Arial" w:hAnsi="Arial" w:cs="Arial"/>
            <w:noProof/>
            <w:webHidden/>
            <w:sz w:val="24"/>
            <w:szCs w:val="24"/>
          </w:rPr>
          <w:fldChar w:fldCharType="end"/>
        </w:r>
      </w:hyperlink>
    </w:p>
    <w:p w14:paraId="653BC21A" w14:textId="2C9DFB3A"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19" w:history="1">
        <w:r w:rsidRPr="004D2253">
          <w:rPr>
            <w:rStyle w:val="Hyperlink"/>
            <w:rFonts w:ascii="Arial" w:hAnsi="Arial" w:cs="Arial"/>
            <w:noProof/>
            <w:sz w:val="24"/>
            <w:szCs w:val="24"/>
          </w:rPr>
          <w:t>Quadro 7 - Diretrizes de Configurações Gráficas: Legendas.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_Toc223367519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43</w:t>
        </w:r>
        <w:r w:rsidRPr="004D2253">
          <w:rPr>
            <w:rFonts w:ascii="Arial" w:hAnsi="Arial" w:cs="Arial"/>
            <w:noProof/>
            <w:webHidden/>
            <w:sz w:val="24"/>
            <w:szCs w:val="24"/>
          </w:rPr>
          <w:fldChar w:fldCharType="end"/>
        </w:r>
      </w:hyperlink>
    </w:p>
    <w:p w14:paraId="40923E14" w14:textId="118D8BB4"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20" w:history="1">
        <w:r w:rsidRPr="004D2253">
          <w:rPr>
            <w:rStyle w:val="Hyperlink"/>
            <w:rFonts w:ascii="Arial" w:hAnsi="Arial" w:cs="Arial"/>
            <w:noProof/>
            <w:sz w:val="24"/>
            <w:szCs w:val="24"/>
          </w:rPr>
          <w:t>Quadro 8 - Diretrizes de Configurações Sonoras: Leitor de tela.</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_Toc223367520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44</w:t>
        </w:r>
        <w:r w:rsidRPr="004D2253">
          <w:rPr>
            <w:rFonts w:ascii="Arial" w:hAnsi="Arial" w:cs="Arial"/>
            <w:noProof/>
            <w:webHidden/>
            <w:sz w:val="24"/>
            <w:szCs w:val="24"/>
          </w:rPr>
          <w:fldChar w:fldCharType="end"/>
        </w:r>
      </w:hyperlink>
    </w:p>
    <w:p w14:paraId="45646EEA" w14:textId="5850FBC9"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21" w:history="1">
        <w:r w:rsidRPr="004D2253">
          <w:rPr>
            <w:rStyle w:val="Hyperlink"/>
            <w:rFonts w:ascii="Arial" w:hAnsi="Arial" w:cs="Arial"/>
            <w:noProof/>
            <w:sz w:val="24"/>
            <w:szCs w:val="24"/>
          </w:rPr>
          <w:t>Quadro 9 - Diretrizes de Configurações Sonoras: Leitura de conteúdo.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_Toc223367521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44</w:t>
        </w:r>
        <w:r w:rsidRPr="004D2253">
          <w:rPr>
            <w:rFonts w:ascii="Arial" w:hAnsi="Arial" w:cs="Arial"/>
            <w:noProof/>
            <w:webHidden/>
            <w:sz w:val="24"/>
            <w:szCs w:val="24"/>
          </w:rPr>
          <w:fldChar w:fldCharType="end"/>
        </w:r>
      </w:hyperlink>
    </w:p>
    <w:p w14:paraId="38FFE532" w14:textId="428EDCCC"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22" w:history="1">
        <w:r w:rsidRPr="004D2253">
          <w:rPr>
            <w:rStyle w:val="Hyperlink"/>
            <w:rFonts w:ascii="Arial" w:hAnsi="Arial" w:cs="Arial"/>
            <w:noProof/>
            <w:sz w:val="24"/>
            <w:szCs w:val="24"/>
          </w:rPr>
          <w:t>Quadro 10 - Diretrizes de Configurações Sonoras: Leitura durante digitação.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_Toc223367522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44</w:t>
        </w:r>
        <w:r w:rsidRPr="004D2253">
          <w:rPr>
            <w:rFonts w:ascii="Arial" w:hAnsi="Arial" w:cs="Arial"/>
            <w:noProof/>
            <w:webHidden/>
            <w:sz w:val="24"/>
            <w:szCs w:val="24"/>
          </w:rPr>
          <w:fldChar w:fldCharType="end"/>
        </w:r>
      </w:hyperlink>
    </w:p>
    <w:p w14:paraId="4C086F01" w14:textId="4BB78835"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23" w:history="1">
        <w:r w:rsidRPr="004D2253">
          <w:rPr>
            <w:rStyle w:val="Hyperlink"/>
            <w:rFonts w:ascii="Arial" w:hAnsi="Arial" w:cs="Arial"/>
            <w:noProof/>
            <w:sz w:val="24"/>
            <w:szCs w:val="24"/>
          </w:rPr>
          <w:t>Quadro 11 - Diretrizes de Configurações de Entrada: Toques na tela.</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_Toc223367523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45</w:t>
        </w:r>
        <w:r w:rsidRPr="004D2253">
          <w:rPr>
            <w:rFonts w:ascii="Arial" w:hAnsi="Arial" w:cs="Arial"/>
            <w:noProof/>
            <w:webHidden/>
            <w:sz w:val="24"/>
            <w:szCs w:val="24"/>
          </w:rPr>
          <w:fldChar w:fldCharType="end"/>
        </w:r>
      </w:hyperlink>
    </w:p>
    <w:p w14:paraId="7A9749E8" w14:textId="70C68275"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24" w:history="1">
        <w:r w:rsidRPr="004D2253">
          <w:rPr>
            <w:rStyle w:val="Hyperlink"/>
            <w:rFonts w:ascii="Arial" w:hAnsi="Arial" w:cs="Arial"/>
            <w:noProof/>
            <w:sz w:val="24"/>
            <w:szCs w:val="24"/>
          </w:rPr>
          <w:t>Quadro 12 - Diretrizes de Configurações de Entrada: Estilos de digitação.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_Toc223367524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45</w:t>
        </w:r>
        <w:r w:rsidRPr="004D2253">
          <w:rPr>
            <w:rFonts w:ascii="Arial" w:hAnsi="Arial" w:cs="Arial"/>
            <w:noProof/>
            <w:webHidden/>
            <w:sz w:val="24"/>
            <w:szCs w:val="24"/>
          </w:rPr>
          <w:fldChar w:fldCharType="end"/>
        </w:r>
      </w:hyperlink>
    </w:p>
    <w:p w14:paraId="18FB539A" w14:textId="163CA062"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25" w:history="1">
        <w:r w:rsidRPr="004D2253">
          <w:rPr>
            <w:rStyle w:val="Hyperlink"/>
            <w:rFonts w:ascii="Arial" w:hAnsi="Arial" w:cs="Arial"/>
            <w:noProof/>
            <w:sz w:val="24"/>
            <w:szCs w:val="24"/>
          </w:rPr>
          <w:t>Quadro 13 - Planilhas geradas a partir das fontes utilizadas.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_Toc223367525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61</w:t>
        </w:r>
        <w:r w:rsidRPr="004D2253">
          <w:rPr>
            <w:rFonts w:ascii="Arial" w:hAnsi="Arial" w:cs="Arial"/>
            <w:noProof/>
            <w:webHidden/>
            <w:sz w:val="24"/>
            <w:szCs w:val="24"/>
          </w:rPr>
          <w:fldChar w:fldCharType="end"/>
        </w:r>
      </w:hyperlink>
    </w:p>
    <w:p w14:paraId="7CC2FA68" w14:textId="1C09CC77"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26" w:history="1">
        <w:r w:rsidRPr="004D2253">
          <w:rPr>
            <w:rStyle w:val="Hyperlink"/>
            <w:rFonts w:ascii="Arial" w:hAnsi="Arial" w:cs="Arial"/>
            <w:noProof/>
            <w:sz w:val="24"/>
            <w:szCs w:val="24"/>
          </w:rPr>
          <w:t>Quadro 14 - Dicionário de Dados da Tabela "Geral".</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_Toc223367526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70</w:t>
        </w:r>
        <w:r w:rsidRPr="004D2253">
          <w:rPr>
            <w:rFonts w:ascii="Arial" w:hAnsi="Arial" w:cs="Arial"/>
            <w:noProof/>
            <w:webHidden/>
            <w:sz w:val="24"/>
            <w:szCs w:val="24"/>
          </w:rPr>
          <w:fldChar w:fldCharType="end"/>
        </w:r>
      </w:hyperlink>
    </w:p>
    <w:p w14:paraId="5F0D6236" w14:textId="750973E4"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27" w:history="1">
        <w:r w:rsidRPr="004D2253">
          <w:rPr>
            <w:rStyle w:val="Hyperlink"/>
            <w:rFonts w:ascii="Arial" w:hAnsi="Arial" w:cs="Arial"/>
            <w:noProof/>
            <w:sz w:val="24"/>
            <w:szCs w:val="24"/>
          </w:rPr>
          <w:t>Quadro 15 - Diretrizes relacionados a configuração do ambiente.</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_Toc223367527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76</w:t>
        </w:r>
        <w:r w:rsidRPr="004D2253">
          <w:rPr>
            <w:rFonts w:ascii="Arial" w:hAnsi="Arial" w:cs="Arial"/>
            <w:noProof/>
            <w:webHidden/>
            <w:sz w:val="24"/>
            <w:szCs w:val="24"/>
          </w:rPr>
          <w:fldChar w:fldCharType="end"/>
        </w:r>
      </w:hyperlink>
    </w:p>
    <w:p w14:paraId="1F7DAA54" w14:textId="2601D8CC"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28" w:history="1">
        <w:r w:rsidRPr="004D2253">
          <w:rPr>
            <w:rStyle w:val="Hyperlink"/>
            <w:rFonts w:ascii="Arial" w:hAnsi="Arial" w:cs="Arial"/>
            <w:noProof/>
            <w:sz w:val="24"/>
            <w:szCs w:val="24"/>
          </w:rPr>
          <w:t>Quadro 16- Diretrizes relacionados a configurações de texto.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_Toc223367528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77</w:t>
        </w:r>
        <w:r w:rsidRPr="004D2253">
          <w:rPr>
            <w:rFonts w:ascii="Arial" w:hAnsi="Arial" w:cs="Arial"/>
            <w:noProof/>
            <w:webHidden/>
            <w:sz w:val="24"/>
            <w:szCs w:val="24"/>
          </w:rPr>
          <w:fldChar w:fldCharType="end"/>
        </w:r>
      </w:hyperlink>
    </w:p>
    <w:p w14:paraId="32FC23E5" w14:textId="44BE75BD"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29" w:history="1">
        <w:r w:rsidRPr="004D2253">
          <w:rPr>
            <w:rStyle w:val="Hyperlink"/>
            <w:rFonts w:ascii="Arial" w:hAnsi="Arial" w:cs="Arial"/>
            <w:noProof/>
            <w:sz w:val="24"/>
            <w:szCs w:val="24"/>
          </w:rPr>
          <w:t>Quadro 17 - Diretrizes relacionadas a configurações de Som.</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_Toc223367529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78</w:t>
        </w:r>
        <w:r w:rsidRPr="004D2253">
          <w:rPr>
            <w:rFonts w:ascii="Arial" w:hAnsi="Arial" w:cs="Arial"/>
            <w:noProof/>
            <w:webHidden/>
            <w:sz w:val="24"/>
            <w:szCs w:val="24"/>
          </w:rPr>
          <w:fldChar w:fldCharType="end"/>
        </w:r>
      </w:hyperlink>
    </w:p>
    <w:p w14:paraId="0DF9D7B2" w14:textId="75DE40CD"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30" w:history="1">
        <w:r w:rsidRPr="004D2253">
          <w:rPr>
            <w:rStyle w:val="Hyperlink"/>
            <w:rFonts w:ascii="Arial" w:hAnsi="Arial" w:cs="Arial"/>
            <w:noProof/>
            <w:sz w:val="24"/>
            <w:szCs w:val="24"/>
          </w:rPr>
          <w:t>Quadro 18 - Diretrizes relacionadas a configurações de Vídeo.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_Toc223367530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79</w:t>
        </w:r>
        <w:r w:rsidRPr="004D2253">
          <w:rPr>
            <w:rFonts w:ascii="Arial" w:hAnsi="Arial" w:cs="Arial"/>
            <w:noProof/>
            <w:webHidden/>
            <w:sz w:val="24"/>
            <w:szCs w:val="24"/>
          </w:rPr>
          <w:fldChar w:fldCharType="end"/>
        </w:r>
      </w:hyperlink>
    </w:p>
    <w:p w14:paraId="44D4706D" w14:textId="54392349"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31" w:history="1">
        <w:r w:rsidRPr="004D2253">
          <w:rPr>
            <w:rStyle w:val="Hyperlink"/>
            <w:rFonts w:ascii="Arial" w:hAnsi="Arial" w:cs="Arial"/>
            <w:noProof/>
            <w:sz w:val="24"/>
            <w:szCs w:val="24"/>
          </w:rPr>
          <w:t>Quadro 19 - Diretrizes relacionadas a configurações de Zoom.</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_Toc223367531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80</w:t>
        </w:r>
        <w:r w:rsidRPr="004D2253">
          <w:rPr>
            <w:rFonts w:ascii="Arial" w:hAnsi="Arial" w:cs="Arial"/>
            <w:noProof/>
            <w:webHidden/>
            <w:sz w:val="24"/>
            <w:szCs w:val="24"/>
          </w:rPr>
          <w:fldChar w:fldCharType="end"/>
        </w:r>
      </w:hyperlink>
    </w:p>
    <w:p w14:paraId="24E9D83F" w14:textId="69CCFCCE"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32" w:history="1">
        <w:r w:rsidRPr="004D2253">
          <w:rPr>
            <w:rStyle w:val="Hyperlink"/>
            <w:rFonts w:ascii="Arial" w:hAnsi="Arial" w:cs="Arial"/>
            <w:noProof/>
            <w:sz w:val="24"/>
            <w:szCs w:val="24"/>
          </w:rPr>
          <w:t>Quadro 20 - Diretrizes relacionados a configurações de Entrada de Dados.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_Toc223367532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81</w:t>
        </w:r>
        <w:r w:rsidRPr="004D2253">
          <w:rPr>
            <w:rFonts w:ascii="Arial" w:hAnsi="Arial" w:cs="Arial"/>
            <w:noProof/>
            <w:webHidden/>
            <w:sz w:val="24"/>
            <w:szCs w:val="24"/>
          </w:rPr>
          <w:fldChar w:fldCharType="end"/>
        </w:r>
      </w:hyperlink>
    </w:p>
    <w:p w14:paraId="3A19A9C6" w14:textId="6530BD2E"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33" w:history="1">
        <w:r w:rsidRPr="004D2253">
          <w:rPr>
            <w:rStyle w:val="Hyperlink"/>
            <w:rFonts w:ascii="Arial" w:hAnsi="Arial" w:cs="Arial"/>
            <w:noProof/>
            <w:sz w:val="24"/>
            <w:szCs w:val="24"/>
          </w:rPr>
          <w:t>Quadro 21 - Diretrizes relacionadas a Notificações e Alertas.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_Toc223367533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82</w:t>
        </w:r>
        <w:r w:rsidRPr="004D2253">
          <w:rPr>
            <w:rFonts w:ascii="Arial" w:hAnsi="Arial" w:cs="Arial"/>
            <w:noProof/>
            <w:webHidden/>
            <w:sz w:val="24"/>
            <w:szCs w:val="24"/>
          </w:rPr>
          <w:fldChar w:fldCharType="end"/>
        </w:r>
      </w:hyperlink>
    </w:p>
    <w:p w14:paraId="0592F650" w14:textId="52D64C4E"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34" w:history="1">
        <w:r w:rsidRPr="004D2253">
          <w:rPr>
            <w:rStyle w:val="Hyperlink"/>
            <w:rFonts w:ascii="Arial" w:hAnsi="Arial" w:cs="Arial"/>
            <w:noProof/>
            <w:sz w:val="24"/>
            <w:szCs w:val="24"/>
          </w:rPr>
          <w:t>Quadro 22 - Diretriz relacionada a configurações de controle do aplicativo através de gestos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_Toc223367534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82</w:t>
        </w:r>
        <w:r w:rsidRPr="004D2253">
          <w:rPr>
            <w:rFonts w:ascii="Arial" w:hAnsi="Arial" w:cs="Arial"/>
            <w:noProof/>
            <w:webHidden/>
            <w:sz w:val="24"/>
            <w:szCs w:val="24"/>
          </w:rPr>
          <w:fldChar w:fldCharType="end"/>
        </w:r>
      </w:hyperlink>
    </w:p>
    <w:p w14:paraId="72000552" w14:textId="0E0504EF" w:rsidR="004D2253" w:rsidRPr="004D2253" w:rsidRDefault="004D2253">
      <w:pPr>
        <w:pStyle w:val="ndicedeilustraes"/>
        <w:tabs>
          <w:tab w:val="right" w:leader="dot" w:pos="9061"/>
        </w:tabs>
        <w:rPr>
          <w:rFonts w:ascii="Arial" w:eastAsiaTheme="minorEastAsia" w:hAnsi="Arial" w:cs="Arial"/>
          <w:noProof/>
          <w:sz w:val="24"/>
          <w:szCs w:val="24"/>
          <w:lang w:eastAsia="pt-BR"/>
        </w:rPr>
      </w:pPr>
      <w:hyperlink w:anchor="_Toc223367535" w:history="1">
        <w:r w:rsidRPr="004D2253">
          <w:rPr>
            <w:rStyle w:val="Hyperlink"/>
            <w:rFonts w:ascii="Arial" w:hAnsi="Arial" w:cs="Arial"/>
            <w:noProof/>
            <w:sz w:val="24"/>
            <w:szCs w:val="24"/>
          </w:rPr>
          <w:t>Quadro 23 - Resumo dos tipos de diretrizes geradas.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_Toc223367535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Pr="004D2253">
          <w:rPr>
            <w:rFonts w:ascii="Arial" w:hAnsi="Arial" w:cs="Arial"/>
            <w:noProof/>
            <w:webHidden/>
            <w:sz w:val="24"/>
            <w:szCs w:val="24"/>
          </w:rPr>
          <w:t>83</w:t>
        </w:r>
        <w:r w:rsidRPr="004D2253">
          <w:rPr>
            <w:rFonts w:ascii="Arial" w:hAnsi="Arial" w:cs="Arial"/>
            <w:noProof/>
            <w:webHidden/>
            <w:sz w:val="24"/>
            <w:szCs w:val="24"/>
          </w:rPr>
          <w:fldChar w:fldCharType="end"/>
        </w:r>
      </w:hyperlink>
    </w:p>
    <w:p w14:paraId="2F9A2851" w14:textId="05D905B7" w:rsidR="000B6A18" w:rsidRPr="00AF7DA3" w:rsidRDefault="00A9599D" w:rsidP="00A2464A">
      <w:pPr>
        <w:spacing w:line="360" w:lineRule="auto"/>
        <w:rPr>
          <w:rFonts w:ascii="Arial" w:hAnsi="Arial" w:cs="Arial"/>
          <w:sz w:val="24"/>
          <w:szCs w:val="24"/>
        </w:rPr>
      </w:pPr>
      <w:r w:rsidRPr="004D2253">
        <w:rPr>
          <w:rFonts w:ascii="Arial" w:hAnsi="Arial" w:cs="Arial"/>
          <w:sz w:val="24"/>
          <w:szCs w:val="24"/>
        </w:rPr>
        <w:fldChar w:fldCharType="end"/>
      </w:r>
    </w:p>
    <w:p w14:paraId="3083D0CA" w14:textId="4BEDA914" w:rsidR="000B6A18" w:rsidRDefault="000B6A18">
      <w:pPr>
        <w:rPr>
          <w:rFonts w:ascii="Arial" w:hAnsi="Arial" w:cs="Arial"/>
          <w:sz w:val="24"/>
          <w:szCs w:val="24"/>
        </w:rPr>
      </w:pPr>
      <w:r>
        <w:rPr>
          <w:rFonts w:ascii="Arial" w:hAnsi="Arial" w:cs="Arial"/>
          <w:sz w:val="24"/>
          <w:szCs w:val="24"/>
        </w:rPr>
        <w:br w:type="page"/>
      </w:r>
    </w:p>
    <w:p w14:paraId="777C39FB" w14:textId="55C48A7B" w:rsidR="000B6A18" w:rsidRPr="00B5556A" w:rsidRDefault="005A2DF1" w:rsidP="00B5556A">
      <w:pPr>
        <w:spacing w:after="0" w:line="360" w:lineRule="auto"/>
        <w:jc w:val="center"/>
        <w:rPr>
          <w:rFonts w:ascii="Arial" w:hAnsi="Arial" w:cs="Arial"/>
          <w:b/>
          <w:bCs/>
          <w:sz w:val="24"/>
          <w:szCs w:val="24"/>
        </w:rPr>
      </w:pPr>
      <w:r w:rsidRPr="00B5556A">
        <w:rPr>
          <w:rFonts w:ascii="Arial" w:hAnsi="Arial" w:cs="Arial"/>
          <w:b/>
          <w:bCs/>
          <w:sz w:val="24"/>
          <w:szCs w:val="24"/>
        </w:rPr>
        <w:lastRenderedPageBreak/>
        <w:t>LISTA DE ABREVIATURAS E SIGLAS</w:t>
      </w:r>
    </w:p>
    <w:p w14:paraId="031274D4" w14:textId="77777777" w:rsidR="005A2DF1" w:rsidRDefault="005A2DF1">
      <w:pPr>
        <w:rPr>
          <w:rFonts w:ascii="Arial" w:hAnsi="Arial" w:cs="Arial"/>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081"/>
      </w:tblGrid>
      <w:tr w:rsidR="00B01A0C" w14:paraId="10D03B95" w14:textId="77777777" w:rsidTr="001C31AB">
        <w:tc>
          <w:tcPr>
            <w:tcW w:w="1980" w:type="dxa"/>
          </w:tcPr>
          <w:p w14:paraId="6B684BF2" w14:textId="3E001FA9" w:rsidR="00B01A0C" w:rsidRDefault="00B01A0C" w:rsidP="00B01A0C">
            <w:pPr>
              <w:spacing w:line="360" w:lineRule="auto"/>
              <w:rPr>
                <w:rFonts w:ascii="Arial" w:hAnsi="Arial" w:cs="Arial"/>
                <w:sz w:val="24"/>
                <w:szCs w:val="24"/>
              </w:rPr>
            </w:pPr>
            <w:r>
              <w:rPr>
                <w:rFonts w:ascii="Arial" w:hAnsi="Arial" w:cs="Arial"/>
                <w:sz w:val="24"/>
                <w:szCs w:val="24"/>
              </w:rPr>
              <w:t>ABNT</w:t>
            </w:r>
          </w:p>
        </w:tc>
        <w:tc>
          <w:tcPr>
            <w:tcW w:w="7081" w:type="dxa"/>
          </w:tcPr>
          <w:p w14:paraId="1B366513" w14:textId="1944C80E" w:rsidR="00B01A0C" w:rsidRDefault="00B01A0C" w:rsidP="00B01A0C">
            <w:pPr>
              <w:spacing w:line="360" w:lineRule="auto"/>
              <w:rPr>
                <w:rFonts w:ascii="Arial" w:hAnsi="Arial" w:cs="Arial"/>
                <w:sz w:val="24"/>
                <w:szCs w:val="24"/>
              </w:rPr>
            </w:pPr>
            <w:r>
              <w:rPr>
                <w:rFonts w:ascii="Arial" w:hAnsi="Arial" w:cs="Arial"/>
                <w:sz w:val="24"/>
                <w:szCs w:val="24"/>
              </w:rPr>
              <w:t>Associação Brasileira de Normas Técnicas</w:t>
            </w:r>
          </w:p>
        </w:tc>
      </w:tr>
      <w:tr w:rsidR="00B01A0C" w14:paraId="2DFDB1A1" w14:textId="77777777" w:rsidTr="001C31AB">
        <w:tc>
          <w:tcPr>
            <w:tcW w:w="1980" w:type="dxa"/>
          </w:tcPr>
          <w:p w14:paraId="1F8A8704" w14:textId="5A13E5EA" w:rsidR="00B01A0C" w:rsidRDefault="00B01A0C" w:rsidP="00B01A0C">
            <w:pPr>
              <w:spacing w:line="360" w:lineRule="auto"/>
              <w:rPr>
                <w:rFonts w:ascii="Arial" w:hAnsi="Arial" w:cs="Arial"/>
                <w:sz w:val="24"/>
                <w:szCs w:val="24"/>
              </w:rPr>
            </w:pPr>
            <w:r>
              <w:rPr>
                <w:rFonts w:ascii="Arial" w:hAnsi="Arial" w:cs="Arial"/>
                <w:sz w:val="24"/>
                <w:szCs w:val="24"/>
              </w:rPr>
              <w:t>ANSI</w:t>
            </w:r>
          </w:p>
        </w:tc>
        <w:tc>
          <w:tcPr>
            <w:tcW w:w="7081" w:type="dxa"/>
          </w:tcPr>
          <w:p w14:paraId="206A6DA9" w14:textId="38EE5FFD" w:rsidR="00B01A0C" w:rsidRPr="00A05683" w:rsidRDefault="00B01A0C" w:rsidP="00B01A0C">
            <w:pPr>
              <w:spacing w:line="360" w:lineRule="auto"/>
              <w:rPr>
                <w:rFonts w:ascii="Arial" w:hAnsi="Arial" w:cs="Arial"/>
                <w:i/>
                <w:iCs/>
                <w:sz w:val="24"/>
                <w:szCs w:val="24"/>
              </w:rPr>
            </w:pPr>
            <w:r w:rsidRPr="00A05683">
              <w:rPr>
                <w:rFonts w:ascii="Arial" w:hAnsi="Arial" w:cs="Arial"/>
                <w:i/>
                <w:iCs/>
                <w:sz w:val="24"/>
                <w:szCs w:val="24"/>
              </w:rPr>
              <w:t>American National Standards Association</w:t>
            </w:r>
          </w:p>
        </w:tc>
      </w:tr>
      <w:tr w:rsidR="00961FF7" w14:paraId="6AA7C368" w14:textId="77777777" w:rsidTr="001C31AB">
        <w:tc>
          <w:tcPr>
            <w:tcW w:w="1980" w:type="dxa"/>
          </w:tcPr>
          <w:p w14:paraId="0BE83992" w14:textId="3C6A4ED0" w:rsidR="00961FF7" w:rsidRDefault="00961FF7" w:rsidP="00B01A0C">
            <w:pPr>
              <w:spacing w:line="360" w:lineRule="auto"/>
              <w:rPr>
                <w:rFonts w:ascii="Arial" w:hAnsi="Arial" w:cs="Arial"/>
                <w:sz w:val="24"/>
                <w:szCs w:val="24"/>
              </w:rPr>
            </w:pPr>
            <w:r>
              <w:rPr>
                <w:rFonts w:ascii="Arial" w:hAnsi="Arial" w:cs="Arial"/>
                <w:sz w:val="24"/>
                <w:szCs w:val="24"/>
              </w:rPr>
              <w:t>API</w:t>
            </w:r>
          </w:p>
        </w:tc>
        <w:tc>
          <w:tcPr>
            <w:tcW w:w="7081" w:type="dxa"/>
          </w:tcPr>
          <w:p w14:paraId="66F546BE" w14:textId="2843A31A" w:rsidR="00961FF7" w:rsidRPr="00181E28" w:rsidRDefault="00961FF7" w:rsidP="00B01A0C">
            <w:pPr>
              <w:spacing w:line="360" w:lineRule="auto"/>
              <w:rPr>
                <w:rFonts w:ascii="Arial" w:hAnsi="Arial" w:cs="Arial"/>
                <w:i/>
                <w:iCs/>
                <w:sz w:val="24"/>
                <w:szCs w:val="24"/>
              </w:rPr>
            </w:pPr>
            <w:r w:rsidRPr="00181E28">
              <w:rPr>
                <w:rFonts w:ascii="Arial" w:hAnsi="Arial" w:cs="Arial"/>
                <w:i/>
                <w:iCs/>
                <w:sz w:val="24"/>
                <w:szCs w:val="24"/>
              </w:rPr>
              <w:t>Application Program</w:t>
            </w:r>
            <w:r w:rsidR="00181E28" w:rsidRPr="00181E28">
              <w:rPr>
                <w:rFonts w:ascii="Arial" w:hAnsi="Arial" w:cs="Arial"/>
                <w:i/>
                <w:iCs/>
                <w:sz w:val="24"/>
                <w:szCs w:val="24"/>
              </w:rPr>
              <w:t>m</w:t>
            </w:r>
            <w:r w:rsidRPr="00181E28">
              <w:rPr>
                <w:rFonts w:ascii="Arial" w:hAnsi="Arial" w:cs="Arial"/>
                <w:i/>
                <w:iCs/>
                <w:sz w:val="24"/>
                <w:szCs w:val="24"/>
              </w:rPr>
              <w:t>ing</w:t>
            </w:r>
            <w:r w:rsidR="00181E28" w:rsidRPr="00181E28">
              <w:rPr>
                <w:rFonts w:ascii="Arial" w:hAnsi="Arial" w:cs="Arial"/>
                <w:i/>
                <w:iCs/>
                <w:sz w:val="24"/>
                <w:szCs w:val="24"/>
              </w:rPr>
              <w:t xml:space="preserve"> Interface</w:t>
            </w:r>
          </w:p>
        </w:tc>
      </w:tr>
      <w:tr w:rsidR="00B01A0C" w14:paraId="277AD32A" w14:textId="77777777" w:rsidTr="001C31AB">
        <w:tc>
          <w:tcPr>
            <w:tcW w:w="1980" w:type="dxa"/>
          </w:tcPr>
          <w:p w14:paraId="78944108" w14:textId="5BA2BBA8" w:rsidR="00B01A0C" w:rsidRDefault="00A36BEA" w:rsidP="00B01A0C">
            <w:pPr>
              <w:spacing w:line="360" w:lineRule="auto"/>
              <w:rPr>
                <w:rFonts w:ascii="Arial" w:hAnsi="Arial" w:cs="Arial"/>
                <w:sz w:val="24"/>
                <w:szCs w:val="24"/>
              </w:rPr>
            </w:pPr>
            <w:r>
              <w:rPr>
                <w:rFonts w:ascii="Arial" w:hAnsi="Arial" w:cs="Arial"/>
                <w:sz w:val="24"/>
                <w:szCs w:val="24"/>
              </w:rPr>
              <w:t>AVA</w:t>
            </w:r>
          </w:p>
        </w:tc>
        <w:tc>
          <w:tcPr>
            <w:tcW w:w="7081" w:type="dxa"/>
          </w:tcPr>
          <w:p w14:paraId="6A8FBE0C" w14:textId="6E07CF9E" w:rsidR="00B01A0C" w:rsidRDefault="00A36BEA" w:rsidP="00B01A0C">
            <w:pPr>
              <w:spacing w:line="360" w:lineRule="auto"/>
              <w:rPr>
                <w:rFonts w:ascii="Arial" w:hAnsi="Arial" w:cs="Arial"/>
                <w:sz w:val="24"/>
                <w:szCs w:val="24"/>
              </w:rPr>
            </w:pPr>
            <w:r>
              <w:rPr>
                <w:rFonts w:ascii="Arial" w:hAnsi="Arial" w:cs="Arial"/>
                <w:sz w:val="24"/>
                <w:szCs w:val="24"/>
              </w:rPr>
              <w:t>Ambiente Virtual de Aprendizagem</w:t>
            </w:r>
          </w:p>
        </w:tc>
      </w:tr>
      <w:tr w:rsidR="003C5C5B" w:rsidRPr="003D0E41" w14:paraId="73B3F986" w14:textId="77777777" w:rsidTr="001C31AB">
        <w:tc>
          <w:tcPr>
            <w:tcW w:w="1980" w:type="dxa"/>
          </w:tcPr>
          <w:p w14:paraId="4B100D32" w14:textId="47C165CA" w:rsidR="003C5C5B" w:rsidRDefault="003C5C5B" w:rsidP="00B01A0C">
            <w:pPr>
              <w:spacing w:line="360" w:lineRule="auto"/>
              <w:rPr>
                <w:rFonts w:ascii="Arial" w:hAnsi="Arial" w:cs="Arial"/>
                <w:sz w:val="24"/>
                <w:szCs w:val="24"/>
              </w:rPr>
            </w:pPr>
            <w:r>
              <w:rPr>
                <w:rFonts w:ascii="Arial" w:hAnsi="Arial" w:cs="Arial"/>
                <w:sz w:val="24"/>
                <w:szCs w:val="24"/>
              </w:rPr>
              <w:t>CAPES</w:t>
            </w:r>
          </w:p>
        </w:tc>
        <w:tc>
          <w:tcPr>
            <w:tcW w:w="7081" w:type="dxa"/>
          </w:tcPr>
          <w:p w14:paraId="41D717AC" w14:textId="661CFD9B" w:rsidR="003C5C5B" w:rsidRPr="003C5C5B" w:rsidRDefault="003C5C5B" w:rsidP="00B01A0C">
            <w:pPr>
              <w:spacing w:line="360" w:lineRule="auto"/>
              <w:rPr>
                <w:rFonts w:ascii="Arial" w:hAnsi="Arial" w:cs="Arial"/>
                <w:sz w:val="24"/>
                <w:szCs w:val="24"/>
                <w:lang w:val="en-US"/>
              </w:rPr>
            </w:pPr>
            <w:r>
              <w:rPr>
                <w:rFonts w:ascii="Arial" w:hAnsi="Arial" w:cs="Arial"/>
                <w:sz w:val="24"/>
                <w:szCs w:val="24"/>
                <w:lang w:val="en-US"/>
              </w:rPr>
              <w:t>Coordenação de Aperfeiçoamento Pessoal de Nível Superior</w:t>
            </w:r>
          </w:p>
        </w:tc>
      </w:tr>
      <w:tr w:rsidR="00B01A0C" w:rsidRPr="003D0E41" w14:paraId="77265A08" w14:textId="77777777" w:rsidTr="001C31AB">
        <w:tc>
          <w:tcPr>
            <w:tcW w:w="1980" w:type="dxa"/>
          </w:tcPr>
          <w:p w14:paraId="2E03AEF3" w14:textId="25C2EB60" w:rsidR="00B01A0C" w:rsidRDefault="00A36BEA" w:rsidP="00B01A0C">
            <w:pPr>
              <w:spacing w:line="360" w:lineRule="auto"/>
              <w:rPr>
                <w:rFonts w:ascii="Arial" w:hAnsi="Arial" w:cs="Arial"/>
                <w:sz w:val="24"/>
                <w:szCs w:val="24"/>
              </w:rPr>
            </w:pPr>
            <w:r>
              <w:rPr>
                <w:rFonts w:ascii="Arial" w:hAnsi="Arial" w:cs="Arial"/>
                <w:sz w:val="24"/>
                <w:szCs w:val="24"/>
              </w:rPr>
              <w:t>CAPTCHA</w:t>
            </w:r>
          </w:p>
        </w:tc>
        <w:tc>
          <w:tcPr>
            <w:tcW w:w="7081" w:type="dxa"/>
          </w:tcPr>
          <w:p w14:paraId="5E5B7F0F" w14:textId="37FD0A7A" w:rsidR="00B01A0C" w:rsidRPr="00CC1334" w:rsidRDefault="0068258A" w:rsidP="00B01A0C">
            <w:pPr>
              <w:spacing w:line="360" w:lineRule="auto"/>
              <w:rPr>
                <w:rFonts w:ascii="Arial" w:hAnsi="Arial" w:cs="Arial"/>
                <w:i/>
                <w:iCs/>
                <w:sz w:val="24"/>
                <w:szCs w:val="24"/>
                <w:lang w:val="en-US"/>
              </w:rPr>
            </w:pPr>
            <w:r w:rsidRPr="00CC1334">
              <w:rPr>
                <w:rFonts w:ascii="Arial" w:hAnsi="Arial" w:cs="Arial"/>
                <w:i/>
                <w:iCs/>
                <w:sz w:val="24"/>
                <w:szCs w:val="24"/>
                <w:lang w:val="en-US"/>
              </w:rPr>
              <w:t>Completely Automated Public Turing test to tell Computers and Humans Apart</w:t>
            </w:r>
          </w:p>
        </w:tc>
      </w:tr>
      <w:tr w:rsidR="00443A92" w14:paraId="10C2F98C" w14:textId="77777777" w:rsidTr="001C31AB">
        <w:tc>
          <w:tcPr>
            <w:tcW w:w="1980" w:type="dxa"/>
          </w:tcPr>
          <w:p w14:paraId="7D11F078" w14:textId="417880C3" w:rsidR="00443A92" w:rsidRDefault="00443A92" w:rsidP="00B01A0C">
            <w:pPr>
              <w:spacing w:line="360" w:lineRule="auto"/>
              <w:rPr>
                <w:rFonts w:ascii="Arial" w:hAnsi="Arial" w:cs="Arial"/>
                <w:sz w:val="24"/>
                <w:szCs w:val="24"/>
              </w:rPr>
            </w:pPr>
            <w:r>
              <w:rPr>
                <w:rFonts w:ascii="Arial" w:hAnsi="Arial" w:cs="Arial"/>
                <w:sz w:val="24"/>
                <w:szCs w:val="24"/>
              </w:rPr>
              <w:t>CGI.BR/ CGI.br</w:t>
            </w:r>
          </w:p>
        </w:tc>
        <w:tc>
          <w:tcPr>
            <w:tcW w:w="7081" w:type="dxa"/>
          </w:tcPr>
          <w:p w14:paraId="34433131" w14:textId="48E59DE6" w:rsidR="00443A92" w:rsidRPr="00443A92" w:rsidRDefault="00443A92" w:rsidP="00B01A0C">
            <w:pPr>
              <w:spacing w:line="360" w:lineRule="auto"/>
              <w:rPr>
                <w:rFonts w:ascii="Arial" w:hAnsi="Arial" w:cs="Arial"/>
                <w:sz w:val="24"/>
                <w:szCs w:val="24"/>
              </w:rPr>
            </w:pPr>
            <w:r>
              <w:rPr>
                <w:rFonts w:ascii="Arial" w:hAnsi="Arial" w:cs="Arial"/>
                <w:sz w:val="24"/>
                <w:szCs w:val="24"/>
              </w:rPr>
              <w:t>Comitê Gestor da Internet no Brasil</w:t>
            </w:r>
          </w:p>
        </w:tc>
      </w:tr>
      <w:tr w:rsidR="00443A92" w14:paraId="741E017A" w14:textId="77777777" w:rsidTr="001C31AB">
        <w:tc>
          <w:tcPr>
            <w:tcW w:w="1980" w:type="dxa"/>
          </w:tcPr>
          <w:p w14:paraId="3E589C69" w14:textId="64FB2BC2" w:rsidR="00443A92" w:rsidRDefault="00443A92" w:rsidP="00B01A0C">
            <w:pPr>
              <w:spacing w:line="360" w:lineRule="auto"/>
              <w:rPr>
                <w:rFonts w:ascii="Arial" w:hAnsi="Arial" w:cs="Arial"/>
                <w:sz w:val="24"/>
                <w:szCs w:val="24"/>
              </w:rPr>
            </w:pPr>
            <w:r>
              <w:rPr>
                <w:rFonts w:ascii="Arial" w:hAnsi="Arial" w:cs="Arial"/>
                <w:sz w:val="24"/>
                <w:szCs w:val="24"/>
              </w:rPr>
              <w:t>DSR</w:t>
            </w:r>
          </w:p>
        </w:tc>
        <w:tc>
          <w:tcPr>
            <w:tcW w:w="7081" w:type="dxa"/>
          </w:tcPr>
          <w:p w14:paraId="68753924" w14:textId="5D5AD362" w:rsidR="00443A92" w:rsidRPr="00443A92" w:rsidRDefault="00443A92" w:rsidP="00B01A0C">
            <w:pPr>
              <w:spacing w:line="360" w:lineRule="auto"/>
              <w:rPr>
                <w:rFonts w:ascii="Arial" w:hAnsi="Arial" w:cs="Arial"/>
                <w:i/>
                <w:iCs/>
                <w:sz w:val="24"/>
                <w:szCs w:val="24"/>
              </w:rPr>
            </w:pPr>
            <w:r w:rsidRPr="00443A92">
              <w:rPr>
                <w:rFonts w:ascii="Arial" w:hAnsi="Arial" w:cs="Arial"/>
                <w:i/>
                <w:iCs/>
                <w:sz w:val="24"/>
                <w:szCs w:val="24"/>
              </w:rPr>
              <w:t>Design Science Research</w:t>
            </w:r>
          </w:p>
        </w:tc>
      </w:tr>
      <w:tr w:rsidR="00845D9C" w14:paraId="3EDA8284" w14:textId="77777777" w:rsidTr="001C31AB">
        <w:tc>
          <w:tcPr>
            <w:tcW w:w="1980" w:type="dxa"/>
          </w:tcPr>
          <w:p w14:paraId="064F416E" w14:textId="77F446B9" w:rsidR="00845D9C" w:rsidRDefault="00845D9C" w:rsidP="00B01A0C">
            <w:pPr>
              <w:spacing w:line="360" w:lineRule="auto"/>
              <w:rPr>
                <w:rFonts w:ascii="Arial" w:hAnsi="Arial" w:cs="Arial"/>
                <w:sz w:val="24"/>
                <w:szCs w:val="24"/>
              </w:rPr>
            </w:pPr>
            <w:r>
              <w:rPr>
                <w:rFonts w:ascii="Arial" w:hAnsi="Arial" w:cs="Arial"/>
                <w:sz w:val="24"/>
                <w:szCs w:val="24"/>
              </w:rPr>
              <w:t>DU</w:t>
            </w:r>
          </w:p>
        </w:tc>
        <w:tc>
          <w:tcPr>
            <w:tcW w:w="7081" w:type="dxa"/>
          </w:tcPr>
          <w:p w14:paraId="298DC565" w14:textId="3F068692" w:rsidR="00845D9C" w:rsidRDefault="00D95E57" w:rsidP="00B01A0C">
            <w:pPr>
              <w:spacing w:line="360" w:lineRule="auto"/>
              <w:rPr>
                <w:rFonts w:ascii="Arial" w:hAnsi="Arial" w:cs="Arial"/>
                <w:sz w:val="24"/>
                <w:szCs w:val="24"/>
              </w:rPr>
            </w:pPr>
            <w:r>
              <w:rPr>
                <w:rFonts w:ascii="Arial" w:hAnsi="Arial" w:cs="Arial"/>
                <w:sz w:val="24"/>
                <w:szCs w:val="24"/>
              </w:rPr>
              <w:t>Desenho</w:t>
            </w:r>
            <w:r w:rsidR="00FF33AB">
              <w:rPr>
                <w:rFonts w:ascii="Arial" w:hAnsi="Arial" w:cs="Arial"/>
                <w:sz w:val="24"/>
                <w:szCs w:val="24"/>
              </w:rPr>
              <w:t xml:space="preserve"> </w:t>
            </w:r>
            <w:r w:rsidR="00845D9C">
              <w:rPr>
                <w:rFonts w:ascii="Arial" w:hAnsi="Arial" w:cs="Arial"/>
                <w:sz w:val="24"/>
                <w:szCs w:val="24"/>
              </w:rPr>
              <w:t>Universal</w:t>
            </w:r>
          </w:p>
        </w:tc>
      </w:tr>
      <w:tr w:rsidR="00DB1A02" w14:paraId="7BCC26D6" w14:textId="77777777" w:rsidTr="001C31AB">
        <w:tc>
          <w:tcPr>
            <w:tcW w:w="1980" w:type="dxa"/>
          </w:tcPr>
          <w:p w14:paraId="358CB34B" w14:textId="073EB015" w:rsidR="00DB1A02" w:rsidRDefault="00DB1A02" w:rsidP="00B01A0C">
            <w:pPr>
              <w:spacing w:line="360" w:lineRule="auto"/>
              <w:rPr>
                <w:rFonts w:ascii="Arial" w:hAnsi="Arial" w:cs="Arial"/>
                <w:sz w:val="24"/>
                <w:szCs w:val="24"/>
              </w:rPr>
            </w:pPr>
            <w:r>
              <w:rPr>
                <w:rFonts w:ascii="Arial" w:hAnsi="Arial" w:cs="Arial"/>
                <w:sz w:val="24"/>
                <w:szCs w:val="24"/>
              </w:rPr>
              <w:t>EaD</w:t>
            </w:r>
          </w:p>
        </w:tc>
        <w:tc>
          <w:tcPr>
            <w:tcW w:w="7081" w:type="dxa"/>
          </w:tcPr>
          <w:p w14:paraId="71C709B4" w14:textId="232FC664" w:rsidR="00DB1A02" w:rsidRDefault="00DB1A02" w:rsidP="00B01A0C">
            <w:pPr>
              <w:spacing w:line="360" w:lineRule="auto"/>
              <w:rPr>
                <w:rFonts w:ascii="Arial" w:hAnsi="Arial" w:cs="Arial"/>
                <w:sz w:val="24"/>
                <w:szCs w:val="24"/>
              </w:rPr>
            </w:pPr>
            <w:r>
              <w:rPr>
                <w:rFonts w:ascii="Arial" w:hAnsi="Arial" w:cs="Arial"/>
                <w:sz w:val="24"/>
                <w:szCs w:val="24"/>
              </w:rPr>
              <w:t>Educação à Distância</w:t>
            </w:r>
          </w:p>
        </w:tc>
      </w:tr>
      <w:tr w:rsidR="007F5920" w14:paraId="09D9E8C4" w14:textId="77777777" w:rsidTr="001C31AB">
        <w:tc>
          <w:tcPr>
            <w:tcW w:w="1980" w:type="dxa"/>
          </w:tcPr>
          <w:p w14:paraId="04E7131B" w14:textId="4019EA46" w:rsidR="007F5920" w:rsidRDefault="00CE7972" w:rsidP="00B01A0C">
            <w:pPr>
              <w:spacing w:line="360" w:lineRule="auto"/>
              <w:rPr>
                <w:rFonts w:ascii="Arial" w:hAnsi="Arial" w:cs="Arial"/>
                <w:sz w:val="24"/>
                <w:szCs w:val="24"/>
              </w:rPr>
            </w:pPr>
            <w:r>
              <w:rPr>
                <w:rFonts w:ascii="Arial" w:hAnsi="Arial" w:cs="Arial"/>
                <w:sz w:val="24"/>
                <w:szCs w:val="24"/>
              </w:rPr>
              <w:t>eMAG</w:t>
            </w:r>
          </w:p>
        </w:tc>
        <w:tc>
          <w:tcPr>
            <w:tcW w:w="7081" w:type="dxa"/>
          </w:tcPr>
          <w:p w14:paraId="2FD4980D" w14:textId="1B59BF17" w:rsidR="007F5920" w:rsidRDefault="00CE7972" w:rsidP="00B01A0C">
            <w:pPr>
              <w:spacing w:line="360" w:lineRule="auto"/>
              <w:rPr>
                <w:rFonts w:ascii="Arial" w:hAnsi="Arial" w:cs="Arial"/>
                <w:sz w:val="24"/>
                <w:szCs w:val="24"/>
              </w:rPr>
            </w:pPr>
            <w:r>
              <w:rPr>
                <w:rFonts w:ascii="Arial" w:hAnsi="Arial" w:cs="Arial"/>
                <w:sz w:val="24"/>
                <w:szCs w:val="24"/>
              </w:rPr>
              <w:t>Modelo de Acessibilidade em Governo Eletrônico</w:t>
            </w:r>
          </w:p>
        </w:tc>
      </w:tr>
      <w:tr w:rsidR="00A05683" w14:paraId="1EF873F4" w14:textId="77777777" w:rsidTr="001C31AB">
        <w:tc>
          <w:tcPr>
            <w:tcW w:w="1980" w:type="dxa"/>
          </w:tcPr>
          <w:p w14:paraId="3EDCE8BD" w14:textId="1153D5E8" w:rsidR="00A05683" w:rsidRDefault="00A05683" w:rsidP="00B01A0C">
            <w:pPr>
              <w:spacing w:line="360" w:lineRule="auto"/>
              <w:rPr>
                <w:rFonts w:ascii="Arial" w:hAnsi="Arial" w:cs="Arial"/>
                <w:sz w:val="24"/>
                <w:szCs w:val="24"/>
              </w:rPr>
            </w:pPr>
            <w:r>
              <w:rPr>
                <w:rFonts w:ascii="Arial" w:hAnsi="Arial" w:cs="Arial"/>
                <w:sz w:val="24"/>
                <w:szCs w:val="24"/>
              </w:rPr>
              <w:t>GDAMA</w:t>
            </w:r>
          </w:p>
        </w:tc>
        <w:tc>
          <w:tcPr>
            <w:tcW w:w="7081" w:type="dxa"/>
          </w:tcPr>
          <w:p w14:paraId="3BD96B5C" w14:textId="3457D9AB" w:rsidR="00A05683" w:rsidRDefault="007355E5" w:rsidP="00B01A0C">
            <w:pPr>
              <w:spacing w:line="360" w:lineRule="auto"/>
              <w:rPr>
                <w:rFonts w:ascii="Arial" w:hAnsi="Arial" w:cs="Arial"/>
                <w:sz w:val="24"/>
                <w:szCs w:val="24"/>
              </w:rPr>
            </w:pPr>
            <w:r>
              <w:rPr>
                <w:rFonts w:ascii="Arial" w:hAnsi="Arial" w:cs="Arial"/>
                <w:sz w:val="24"/>
                <w:szCs w:val="24"/>
              </w:rPr>
              <w:t>Guia para o Desenvolvimento de Aplicações Móveis Acessíveis</w:t>
            </w:r>
          </w:p>
        </w:tc>
      </w:tr>
      <w:tr w:rsidR="0007240B" w14:paraId="3C889362" w14:textId="77777777" w:rsidTr="001C31AB">
        <w:tc>
          <w:tcPr>
            <w:tcW w:w="1980" w:type="dxa"/>
          </w:tcPr>
          <w:p w14:paraId="2CAE4229" w14:textId="60C1D90F" w:rsidR="0007240B" w:rsidRDefault="0007240B" w:rsidP="00B01A0C">
            <w:pPr>
              <w:spacing w:line="360" w:lineRule="auto"/>
              <w:rPr>
                <w:rFonts w:ascii="Arial" w:hAnsi="Arial" w:cs="Arial"/>
                <w:sz w:val="24"/>
                <w:szCs w:val="24"/>
              </w:rPr>
            </w:pPr>
            <w:r>
              <w:rPr>
                <w:rFonts w:ascii="Arial" w:hAnsi="Arial" w:cs="Arial"/>
                <w:sz w:val="24"/>
                <w:szCs w:val="24"/>
              </w:rPr>
              <w:t>GPS</w:t>
            </w:r>
          </w:p>
        </w:tc>
        <w:tc>
          <w:tcPr>
            <w:tcW w:w="7081" w:type="dxa"/>
          </w:tcPr>
          <w:p w14:paraId="342CFA3C" w14:textId="4E360372" w:rsidR="0007240B" w:rsidRPr="007355E5" w:rsidRDefault="0007240B" w:rsidP="00B01A0C">
            <w:pPr>
              <w:spacing w:line="360" w:lineRule="auto"/>
              <w:rPr>
                <w:rFonts w:ascii="Arial" w:hAnsi="Arial" w:cs="Arial"/>
                <w:i/>
                <w:iCs/>
                <w:sz w:val="24"/>
                <w:szCs w:val="24"/>
              </w:rPr>
            </w:pPr>
            <w:r>
              <w:rPr>
                <w:rFonts w:ascii="Arial" w:hAnsi="Arial" w:cs="Arial"/>
                <w:i/>
                <w:iCs/>
                <w:sz w:val="24"/>
                <w:szCs w:val="24"/>
              </w:rPr>
              <w:t>Global Positioning System</w:t>
            </w:r>
          </w:p>
        </w:tc>
      </w:tr>
      <w:tr w:rsidR="007355E5" w14:paraId="78FE10CB" w14:textId="77777777" w:rsidTr="001C31AB">
        <w:tc>
          <w:tcPr>
            <w:tcW w:w="1980" w:type="dxa"/>
          </w:tcPr>
          <w:p w14:paraId="0151563F" w14:textId="592D25E4" w:rsidR="007355E5" w:rsidRDefault="007355E5" w:rsidP="00B01A0C">
            <w:pPr>
              <w:spacing w:line="360" w:lineRule="auto"/>
              <w:rPr>
                <w:rFonts w:ascii="Arial" w:hAnsi="Arial" w:cs="Arial"/>
                <w:sz w:val="24"/>
                <w:szCs w:val="24"/>
              </w:rPr>
            </w:pPr>
            <w:r>
              <w:rPr>
                <w:rFonts w:ascii="Arial" w:hAnsi="Arial" w:cs="Arial"/>
                <w:sz w:val="24"/>
                <w:szCs w:val="24"/>
              </w:rPr>
              <w:t>GUI</w:t>
            </w:r>
          </w:p>
        </w:tc>
        <w:tc>
          <w:tcPr>
            <w:tcW w:w="7081" w:type="dxa"/>
          </w:tcPr>
          <w:p w14:paraId="28665600" w14:textId="2B5C77A7" w:rsidR="007355E5" w:rsidRPr="007355E5" w:rsidRDefault="007355E5" w:rsidP="00B01A0C">
            <w:pPr>
              <w:spacing w:line="360" w:lineRule="auto"/>
              <w:rPr>
                <w:rFonts w:ascii="Arial" w:hAnsi="Arial" w:cs="Arial"/>
                <w:i/>
                <w:iCs/>
                <w:sz w:val="24"/>
                <w:szCs w:val="24"/>
              </w:rPr>
            </w:pPr>
            <w:r w:rsidRPr="007355E5">
              <w:rPr>
                <w:rFonts w:ascii="Arial" w:hAnsi="Arial" w:cs="Arial"/>
                <w:i/>
                <w:iCs/>
                <w:sz w:val="24"/>
                <w:szCs w:val="24"/>
              </w:rPr>
              <w:t>Graphical User Interface</w:t>
            </w:r>
          </w:p>
        </w:tc>
      </w:tr>
      <w:tr w:rsidR="00F705BD" w14:paraId="33D728D4" w14:textId="77777777" w:rsidTr="001C31AB">
        <w:tc>
          <w:tcPr>
            <w:tcW w:w="1980" w:type="dxa"/>
          </w:tcPr>
          <w:p w14:paraId="1B903C6F" w14:textId="4D694201" w:rsidR="00F705BD" w:rsidRDefault="00F705BD" w:rsidP="00B01A0C">
            <w:pPr>
              <w:spacing w:line="360" w:lineRule="auto"/>
              <w:rPr>
                <w:rFonts w:ascii="Arial" w:hAnsi="Arial" w:cs="Arial"/>
                <w:sz w:val="24"/>
                <w:szCs w:val="24"/>
              </w:rPr>
            </w:pPr>
            <w:r>
              <w:rPr>
                <w:rFonts w:ascii="Arial" w:hAnsi="Arial" w:cs="Arial"/>
                <w:sz w:val="24"/>
                <w:szCs w:val="24"/>
              </w:rPr>
              <w:t>IBGE</w:t>
            </w:r>
          </w:p>
        </w:tc>
        <w:tc>
          <w:tcPr>
            <w:tcW w:w="7081" w:type="dxa"/>
          </w:tcPr>
          <w:p w14:paraId="076B20D4" w14:textId="534646DF" w:rsidR="00F705BD" w:rsidRPr="00C62D45" w:rsidRDefault="00F705BD" w:rsidP="00B01A0C">
            <w:pPr>
              <w:spacing w:line="360" w:lineRule="auto"/>
              <w:rPr>
                <w:rFonts w:ascii="Arial" w:hAnsi="Arial" w:cs="Arial"/>
                <w:sz w:val="24"/>
                <w:szCs w:val="24"/>
              </w:rPr>
            </w:pPr>
            <w:r>
              <w:rPr>
                <w:rFonts w:ascii="Arial" w:hAnsi="Arial" w:cs="Arial"/>
                <w:sz w:val="24"/>
                <w:szCs w:val="24"/>
              </w:rPr>
              <w:t>Instituto Brasileiro de Geografia e Estatística</w:t>
            </w:r>
          </w:p>
        </w:tc>
      </w:tr>
      <w:tr w:rsidR="004969E7" w14:paraId="7039D224" w14:textId="77777777" w:rsidTr="001C31AB">
        <w:tc>
          <w:tcPr>
            <w:tcW w:w="1980" w:type="dxa"/>
          </w:tcPr>
          <w:p w14:paraId="13110A31" w14:textId="2251948D" w:rsidR="004969E7" w:rsidRDefault="004969E7" w:rsidP="00B01A0C">
            <w:pPr>
              <w:spacing w:line="360" w:lineRule="auto"/>
              <w:rPr>
                <w:rFonts w:ascii="Arial" w:hAnsi="Arial" w:cs="Arial"/>
                <w:sz w:val="24"/>
                <w:szCs w:val="24"/>
              </w:rPr>
            </w:pPr>
            <w:r>
              <w:rPr>
                <w:rFonts w:ascii="Arial" w:hAnsi="Arial" w:cs="Arial"/>
                <w:sz w:val="24"/>
                <w:szCs w:val="24"/>
              </w:rPr>
              <w:t>IDE</w:t>
            </w:r>
          </w:p>
        </w:tc>
        <w:tc>
          <w:tcPr>
            <w:tcW w:w="7081" w:type="dxa"/>
          </w:tcPr>
          <w:p w14:paraId="0FC0BDB0" w14:textId="26EB79FF" w:rsidR="004969E7" w:rsidRDefault="004969E7" w:rsidP="00B01A0C">
            <w:pPr>
              <w:spacing w:line="360" w:lineRule="auto"/>
              <w:rPr>
                <w:rFonts w:ascii="Arial" w:hAnsi="Arial" w:cs="Arial"/>
                <w:sz w:val="24"/>
                <w:szCs w:val="24"/>
              </w:rPr>
            </w:pPr>
            <w:r>
              <w:rPr>
                <w:rFonts w:ascii="Arial" w:hAnsi="Arial" w:cs="Arial"/>
                <w:sz w:val="24"/>
                <w:szCs w:val="24"/>
              </w:rPr>
              <w:t>Integrated Development Environment</w:t>
            </w:r>
          </w:p>
        </w:tc>
      </w:tr>
      <w:tr w:rsidR="00F40197" w14:paraId="2184DE1E" w14:textId="77777777" w:rsidTr="001C31AB">
        <w:tc>
          <w:tcPr>
            <w:tcW w:w="1980" w:type="dxa"/>
          </w:tcPr>
          <w:p w14:paraId="6B88C676" w14:textId="7D1AA893" w:rsidR="00F40197" w:rsidRDefault="00F40197" w:rsidP="00B01A0C">
            <w:pPr>
              <w:spacing w:line="360" w:lineRule="auto"/>
              <w:rPr>
                <w:rFonts w:ascii="Arial" w:hAnsi="Arial" w:cs="Arial"/>
                <w:sz w:val="24"/>
                <w:szCs w:val="24"/>
              </w:rPr>
            </w:pPr>
            <w:r>
              <w:rPr>
                <w:rFonts w:ascii="Arial" w:hAnsi="Arial" w:cs="Arial"/>
                <w:sz w:val="24"/>
                <w:szCs w:val="24"/>
              </w:rPr>
              <w:t>IHC</w:t>
            </w:r>
          </w:p>
        </w:tc>
        <w:tc>
          <w:tcPr>
            <w:tcW w:w="7081" w:type="dxa"/>
          </w:tcPr>
          <w:p w14:paraId="793280D2" w14:textId="3A5C8FE4" w:rsidR="00F40197" w:rsidRDefault="00F40197" w:rsidP="00B01A0C">
            <w:pPr>
              <w:spacing w:line="360" w:lineRule="auto"/>
              <w:rPr>
                <w:rFonts w:ascii="Arial" w:hAnsi="Arial" w:cs="Arial"/>
                <w:sz w:val="24"/>
                <w:szCs w:val="24"/>
              </w:rPr>
            </w:pPr>
            <w:r>
              <w:rPr>
                <w:rFonts w:ascii="Arial" w:hAnsi="Arial" w:cs="Arial"/>
                <w:sz w:val="24"/>
                <w:szCs w:val="24"/>
              </w:rPr>
              <w:t>Interação Humano-Computador</w:t>
            </w:r>
          </w:p>
        </w:tc>
      </w:tr>
      <w:tr w:rsidR="00CA4A85" w14:paraId="67A0B384" w14:textId="77777777" w:rsidTr="001C31AB">
        <w:tc>
          <w:tcPr>
            <w:tcW w:w="1980" w:type="dxa"/>
          </w:tcPr>
          <w:p w14:paraId="2C44BAC0" w14:textId="7274D1E6" w:rsidR="00CA4A85" w:rsidRDefault="00CA4A85" w:rsidP="00B01A0C">
            <w:pPr>
              <w:spacing w:line="360" w:lineRule="auto"/>
              <w:rPr>
                <w:rFonts w:ascii="Arial" w:hAnsi="Arial" w:cs="Arial"/>
                <w:sz w:val="24"/>
                <w:szCs w:val="24"/>
              </w:rPr>
            </w:pPr>
            <w:r>
              <w:rPr>
                <w:rFonts w:ascii="Arial" w:hAnsi="Arial" w:cs="Arial"/>
                <w:sz w:val="24"/>
                <w:szCs w:val="24"/>
              </w:rPr>
              <w:t xml:space="preserve">HTML </w:t>
            </w:r>
          </w:p>
        </w:tc>
        <w:tc>
          <w:tcPr>
            <w:tcW w:w="7081" w:type="dxa"/>
          </w:tcPr>
          <w:p w14:paraId="63BD1377" w14:textId="57CADD96" w:rsidR="00CA4A85" w:rsidRPr="00443A92" w:rsidRDefault="00CA4A85" w:rsidP="00B01A0C">
            <w:pPr>
              <w:spacing w:line="360" w:lineRule="auto"/>
              <w:rPr>
                <w:rFonts w:ascii="Arial" w:hAnsi="Arial" w:cs="Arial"/>
                <w:i/>
                <w:iCs/>
                <w:sz w:val="24"/>
                <w:szCs w:val="24"/>
              </w:rPr>
            </w:pPr>
            <w:r w:rsidRPr="00443A92">
              <w:rPr>
                <w:rFonts w:ascii="Arial" w:hAnsi="Arial" w:cs="Arial"/>
                <w:i/>
                <w:iCs/>
                <w:sz w:val="24"/>
                <w:szCs w:val="24"/>
              </w:rPr>
              <w:t>Hyper Text Markup Language</w:t>
            </w:r>
          </w:p>
        </w:tc>
      </w:tr>
      <w:tr w:rsidR="004969E7" w14:paraId="3DCA663D" w14:textId="77777777" w:rsidTr="001C31AB">
        <w:tc>
          <w:tcPr>
            <w:tcW w:w="1980" w:type="dxa"/>
          </w:tcPr>
          <w:p w14:paraId="703301DA" w14:textId="3BB36AF6" w:rsidR="004969E7" w:rsidRDefault="004969E7" w:rsidP="00B01A0C">
            <w:pPr>
              <w:spacing w:line="360" w:lineRule="auto"/>
              <w:rPr>
                <w:rFonts w:ascii="Arial" w:hAnsi="Arial" w:cs="Arial"/>
                <w:sz w:val="24"/>
                <w:szCs w:val="24"/>
              </w:rPr>
            </w:pPr>
            <w:r>
              <w:rPr>
                <w:rFonts w:ascii="Arial" w:hAnsi="Arial" w:cs="Arial"/>
                <w:sz w:val="24"/>
                <w:szCs w:val="24"/>
              </w:rPr>
              <w:t>iOS</w:t>
            </w:r>
          </w:p>
        </w:tc>
        <w:tc>
          <w:tcPr>
            <w:tcW w:w="7081" w:type="dxa"/>
          </w:tcPr>
          <w:p w14:paraId="6FDAF3DD" w14:textId="21099E1E" w:rsidR="004969E7" w:rsidRPr="00443A92" w:rsidRDefault="004969E7" w:rsidP="00B01A0C">
            <w:pPr>
              <w:spacing w:line="360" w:lineRule="auto"/>
              <w:rPr>
                <w:rFonts w:ascii="Arial" w:hAnsi="Arial" w:cs="Arial"/>
                <w:i/>
                <w:iCs/>
                <w:sz w:val="24"/>
                <w:szCs w:val="24"/>
              </w:rPr>
            </w:pPr>
            <w:r w:rsidRPr="00443A92">
              <w:rPr>
                <w:rFonts w:ascii="Arial" w:hAnsi="Arial" w:cs="Arial"/>
                <w:i/>
                <w:iCs/>
                <w:sz w:val="24"/>
                <w:szCs w:val="24"/>
              </w:rPr>
              <w:t>iPhone Operating System</w:t>
            </w:r>
          </w:p>
        </w:tc>
      </w:tr>
      <w:tr w:rsidR="00443A92" w14:paraId="766FA855" w14:textId="77777777" w:rsidTr="001C31AB">
        <w:tc>
          <w:tcPr>
            <w:tcW w:w="1980" w:type="dxa"/>
          </w:tcPr>
          <w:p w14:paraId="7F726458" w14:textId="5FB53E90" w:rsidR="00443A92" w:rsidRDefault="00443A92" w:rsidP="00B01A0C">
            <w:pPr>
              <w:spacing w:line="360" w:lineRule="auto"/>
              <w:rPr>
                <w:rFonts w:ascii="Arial" w:hAnsi="Arial" w:cs="Arial"/>
                <w:sz w:val="24"/>
                <w:szCs w:val="24"/>
              </w:rPr>
            </w:pPr>
            <w:r>
              <w:rPr>
                <w:rFonts w:ascii="Arial" w:hAnsi="Arial" w:cs="Arial"/>
                <w:sz w:val="24"/>
                <w:szCs w:val="24"/>
              </w:rPr>
              <w:t>ITU</w:t>
            </w:r>
          </w:p>
        </w:tc>
        <w:tc>
          <w:tcPr>
            <w:tcW w:w="7081" w:type="dxa"/>
          </w:tcPr>
          <w:p w14:paraId="62807E06" w14:textId="3617F883" w:rsidR="00443A92" w:rsidRPr="00443A92" w:rsidRDefault="00443A92" w:rsidP="00B01A0C">
            <w:pPr>
              <w:spacing w:line="360" w:lineRule="auto"/>
              <w:rPr>
                <w:rFonts w:ascii="Arial" w:hAnsi="Arial" w:cs="Arial"/>
                <w:i/>
                <w:iCs/>
                <w:sz w:val="24"/>
                <w:szCs w:val="24"/>
              </w:rPr>
            </w:pPr>
            <w:r w:rsidRPr="00443A92">
              <w:rPr>
                <w:rFonts w:ascii="Arial" w:hAnsi="Arial" w:cs="Arial"/>
                <w:i/>
                <w:iCs/>
                <w:sz w:val="24"/>
                <w:szCs w:val="24"/>
              </w:rPr>
              <w:t>International Telecommunication Union</w:t>
            </w:r>
          </w:p>
        </w:tc>
      </w:tr>
      <w:tr w:rsidR="002A1F9C" w14:paraId="638F14FA" w14:textId="77777777" w:rsidTr="001C31AB">
        <w:tc>
          <w:tcPr>
            <w:tcW w:w="1980" w:type="dxa"/>
          </w:tcPr>
          <w:p w14:paraId="55B629BA" w14:textId="3C9C30A5" w:rsidR="002A1F9C" w:rsidRDefault="00DC385C" w:rsidP="00B01A0C">
            <w:pPr>
              <w:spacing w:line="360" w:lineRule="auto"/>
              <w:rPr>
                <w:rFonts w:ascii="Arial" w:hAnsi="Arial" w:cs="Arial"/>
                <w:sz w:val="24"/>
                <w:szCs w:val="24"/>
              </w:rPr>
            </w:pPr>
            <w:r>
              <w:rPr>
                <w:rFonts w:ascii="Arial" w:hAnsi="Arial" w:cs="Arial"/>
                <w:sz w:val="24"/>
                <w:szCs w:val="24"/>
              </w:rPr>
              <w:t>Libras</w:t>
            </w:r>
          </w:p>
        </w:tc>
        <w:tc>
          <w:tcPr>
            <w:tcW w:w="7081" w:type="dxa"/>
          </w:tcPr>
          <w:p w14:paraId="486B9DBC" w14:textId="2DAC43C3" w:rsidR="002A1F9C" w:rsidRDefault="002A1F9C" w:rsidP="00B01A0C">
            <w:pPr>
              <w:spacing w:line="360" w:lineRule="auto"/>
              <w:rPr>
                <w:rFonts w:ascii="Arial" w:hAnsi="Arial" w:cs="Arial"/>
                <w:sz w:val="24"/>
                <w:szCs w:val="24"/>
              </w:rPr>
            </w:pPr>
            <w:r>
              <w:rPr>
                <w:rFonts w:ascii="Arial" w:hAnsi="Arial" w:cs="Arial"/>
                <w:sz w:val="24"/>
                <w:szCs w:val="24"/>
              </w:rPr>
              <w:t>Linguagem Brasileira de Sinais</w:t>
            </w:r>
          </w:p>
        </w:tc>
      </w:tr>
      <w:tr w:rsidR="00325543" w14:paraId="65370AD9" w14:textId="77777777" w:rsidTr="001C31AB">
        <w:tc>
          <w:tcPr>
            <w:tcW w:w="1980" w:type="dxa"/>
          </w:tcPr>
          <w:p w14:paraId="775BEA11" w14:textId="0FB64254" w:rsidR="00325543" w:rsidRDefault="00325543" w:rsidP="00B01A0C">
            <w:pPr>
              <w:spacing w:line="360" w:lineRule="auto"/>
              <w:rPr>
                <w:rFonts w:ascii="Arial" w:hAnsi="Arial" w:cs="Arial"/>
                <w:sz w:val="24"/>
                <w:szCs w:val="24"/>
              </w:rPr>
            </w:pPr>
            <w:r>
              <w:rPr>
                <w:rFonts w:ascii="Arial" w:hAnsi="Arial" w:cs="Arial"/>
                <w:sz w:val="24"/>
                <w:szCs w:val="24"/>
              </w:rPr>
              <w:t>MATF</w:t>
            </w:r>
          </w:p>
        </w:tc>
        <w:tc>
          <w:tcPr>
            <w:tcW w:w="7081" w:type="dxa"/>
          </w:tcPr>
          <w:p w14:paraId="1C2F7F65" w14:textId="0561918F" w:rsidR="00325543" w:rsidRPr="00325543" w:rsidRDefault="00325543" w:rsidP="00B01A0C">
            <w:pPr>
              <w:spacing w:line="360" w:lineRule="auto"/>
              <w:rPr>
                <w:rFonts w:ascii="Arial" w:hAnsi="Arial" w:cs="Arial"/>
                <w:i/>
                <w:iCs/>
                <w:sz w:val="24"/>
                <w:szCs w:val="24"/>
              </w:rPr>
            </w:pPr>
            <w:r w:rsidRPr="00325543">
              <w:rPr>
                <w:rFonts w:ascii="Arial" w:hAnsi="Arial" w:cs="Arial"/>
                <w:i/>
                <w:iCs/>
                <w:sz w:val="24"/>
                <w:szCs w:val="24"/>
              </w:rPr>
              <w:t>Mobile Accessibility Task Force</w:t>
            </w:r>
          </w:p>
        </w:tc>
      </w:tr>
      <w:tr w:rsidR="00125C96" w14:paraId="4684ECB9" w14:textId="77777777" w:rsidTr="001C31AB">
        <w:tc>
          <w:tcPr>
            <w:tcW w:w="1980" w:type="dxa"/>
          </w:tcPr>
          <w:p w14:paraId="5898DA3D" w14:textId="79DCC89F" w:rsidR="00125C96" w:rsidRDefault="00125C96" w:rsidP="00B01A0C">
            <w:pPr>
              <w:spacing w:line="360" w:lineRule="auto"/>
              <w:rPr>
                <w:rFonts w:ascii="Arial" w:hAnsi="Arial" w:cs="Arial"/>
                <w:sz w:val="24"/>
                <w:szCs w:val="24"/>
              </w:rPr>
            </w:pPr>
            <w:r>
              <w:rPr>
                <w:rFonts w:ascii="Arial" w:hAnsi="Arial" w:cs="Arial"/>
                <w:sz w:val="24"/>
                <w:szCs w:val="24"/>
              </w:rPr>
              <w:t>MER</w:t>
            </w:r>
          </w:p>
        </w:tc>
        <w:tc>
          <w:tcPr>
            <w:tcW w:w="7081" w:type="dxa"/>
          </w:tcPr>
          <w:p w14:paraId="7AF93C22" w14:textId="0D4444C3" w:rsidR="00125C96" w:rsidRPr="00C62D45" w:rsidRDefault="00125C96" w:rsidP="00B01A0C">
            <w:pPr>
              <w:spacing w:line="360" w:lineRule="auto"/>
              <w:rPr>
                <w:rFonts w:ascii="Arial" w:hAnsi="Arial" w:cs="Arial"/>
                <w:sz w:val="24"/>
                <w:szCs w:val="24"/>
              </w:rPr>
            </w:pPr>
            <w:r>
              <w:rPr>
                <w:rFonts w:ascii="Arial" w:hAnsi="Arial" w:cs="Arial"/>
                <w:sz w:val="24"/>
                <w:szCs w:val="24"/>
              </w:rPr>
              <w:t>Modelo Entidade Relacionamento</w:t>
            </w:r>
          </w:p>
        </w:tc>
      </w:tr>
      <w:tr w:rsidR="00C62D45" w14:paraId="275CD933" w14:textId="77777777" w:rsidTr="001C31AB">
        <w:tc>
          <w:tcPr>
            <w:tcW w:w="1980" w:type="dxa"/>
          </w:tcPr>
          <w:p w14:paraId="371587C6" w14:textId="0414C02D" w:rsidR="00C62D45" w:rsidRDefault="00C62D45" w:rsidP="00B01A0C">
            <w:pPr>
              <w:spacing w:line="360" w:lineRule="auto"/>
              <w:rPr>
                <w:rFonts w:ascii="Arial" w:hAnsi="Arial" w:cs="Arial"/>
                <w:sz w:val="24"/>
                <w:szCs w:val="24"/>
              </w:rPr>
            </w:pPr>
            <w:r>
              <w:rPr>
                <w:rFonts w:ascii="Arial" w:hAnsi="Arial" w:cs="Arial"/>
                <w:sz w:val="24"/>
                <w:szCs w:val="24"/>
              </w:rPr>
              <w:t>NBR</w:t>
            </w:r>
          </w:p>
        </w:tc>
        <w:tc>
          <w:tcPr>
            <w:tcW w:w="7081" w:type="dxa"/>
          </w:tcPr>
          <w:p w14:paraId="500693B1" w14:textId="35653A9C" w:rsidR="00C62D45" w:rsidRPr="00C62D45" w:rsidRDefault="00C62D45" w:rsidP="00B01A0C">
            <w:pPr>
              <w:spacing w:line="360" w:lineRule="auto"/>
              <w:rPr>
                <w:rFonts w:ascii="Arial" w:hAnsi="Arial" w:cs="Arial"/>
                <w:sz w:val="24"/>
                <w:szCs w:val="24"/>
              </w:rPr>
            </w:pPr>
            <w:r w:rsidRPr="00C62D45">
              <w:rPr>
                <w:rFonts w:ascii="Arial" w:hAnsi="Arial" w:cs="Arial"/>
                <w:sz w:val="24"/>
                <w:szCs w:val="24"/>
              </w:rPr>
              <w:t>Norma Brasileira</w:t>
            </w:r>
            <w:r w:rsidR="00134BCD">
              <w:rPr>
                <w:rFonts w:ascii="Arial" w:hAnsi="Arial" w:cs="Arial"/>
                <w:sz w:val="24"/>
                <w:szCs w:val="24"/>
              </w:rPr>
              <w:t xml:space="preserve"> Registrada</w:t>
            </w:r>
          </w:p>
        </w:tc>
      </w:tr>
      <w:tr w:rsidR="004969E7" w14:paraId="2D87A646" w14:textId="77777777" w:rsidTr="001C31AB">
        <w:tc>
          <w:tcPr>
            <w:tcW w:w="1980" w:type="dxa"/>
          </w:tcPr>
          <w:p w14:paraId="5C1758A2" w14:textId="67C6C6E0" w:rsidR="004969E7" w:rsidRDefault="004969E7" w:rsidP="00B01A0C">
            <w:pPr>
              <w:spacing w:line="360" w:lineRule="auto"/>
              <w:rPr>
                <w:rFonts w:ascii="Arial" w:hAnsi="Arial" w:cs="Arial"/>
                <w:sz w:val="24"/>
                <w:szCs w:val="24"/>
              </w:rPr>
            </w:pPr>
            <w:r>
              <w:rPr>
                <w:rFonts w:ascii="Arial" w:hAnsi="Arial" w:cs="Arial"/>
                <w:sz w:val="24"/>
                <w:szCs w:val="24"/>
              </w:rPr>
              <w:t>NPM</w:t>
            </w:r>
          </w:p>
        </w:tc>
        <w:tc>
          <w:tcPr>
            <w:tcW w:w="7081" w:type="dxa"/>
          </w:tcPr>
          <w:p w14:paraId="06B01E50" w14:textId="0D7C7323" w:rsidR="004969E7" w:rsidRPr="00443A92" w:rsidRDefault="004969E7" w:rsidP="00B01A0C">
            <w:pPr>
              <w:spacing w:line="360" w:lineRule="auto"/>
              <w:rPr>
                <w:rFonts w:ascii="Arial" w:hAnsi="Arial" w:cs="Arial"/>
                <w:i/>
                <w:iCs/>
                <w:sz w:val="24"/>
                <w:szCs w:val="24"/>
              </w:rPr>
            </w:pPr>
            <w:r w:rsidRPr="00443A92">
              <w:rPr>
                <w:rFonts w:ascii="Arial" w:hAnsi="Arial" w:cs="Arial"/>
                <w:i/>
                <w:iCs/>
                <w:sz w:val="24"/>
                <w:szCs w:val="24"/>
              </w:rPr>
              <w:t>Node Package Manager</w:t>
            </w:r>
          </w:p>
        </w:tc>
      </w:tr>
      <w:tr w:rsidR="00DB1A02" w14:paraId="6CB2E8A3" w14:textId="77777777" w:rsidTr="001C31AB">
        <w:tc>
          <w:tcPr>
            <w:tcW w:w="1980" w:type="dxa"/>
          </w:tcPr>
          <w:p w14:paraId="4244E7EE" w14:textId="693F819B" w:rsidR="00DB1A02" w:rsidRDefault="00DB1A02" w:rsidP="00B01A0C">
            <w:pPr>
              <w:spacing w:line="360" w:lineRule="auto"/>
              <w:rPr>
                <w:rFonts w:ascii="Arial" w:hAnsi="Arial" w:cs="Arial"/>
                <w:sz w:val="24"/>
                <w:szCs w:val="24"/>
              </w:rPr>
            </w:pPr>
            <w:r>
              <w:rPr>
                <w:rFonts w:ascii="Arial" w:hAnsi="Arial" w:cs="Arial"/>
                <w:sz w:val="24"/>
                <w:szCs w:val="24"/>
              </w:rPr>
              <w:t>ODS</w:t>
            </w:r>
          </w:p>
        </w:tc>
        <w:tc>
          <w:tcPr>
            <w:tcW w:w="7081" w:type="dxa"/>
          </w:tcPr>
          <w:p w14:paraId="6882603D" w14:textId="17C6A2C0" w:rsidR="00DB1A02" w:rsidRDefault="00DB1A02" w:rsidP="00B01A0C">
            <w:pPr>
              <w:spacing w:line="360" w:lineRule="auto"/>
              <w:rPr>
                <w:rFonts w:ascii="Arial" w:hAnsi="Arial" w:cs="Arial"/>
                <w:sz w:val="24"/>
                <w:szCs w:val="24"/>
              </w:rPr>
            </w:pPr>
            <w:r>
              <w:rPr>
                <w:rFonts w:ascii="Arial" w:hAnsi="Arial" w:cs="Arial"/>
                <w:sz w:val="24"/>
                <w:szCs w:val="24"/>
              </w:rPr>
              <w:t>Objetivos de Desenvolvimento Sustentável</w:t>
            </w:r>
          </w:p>
        </w:tc>
      </w:tr>
      <w:tr w:rsidR="00BC4E26" w14:paraId="0717BCCA" w14:textId="77777777" w:rsidTr="001C31AB">
        <w:tc>
          <w:tcPr>
            <w:tcW w:w="1980" w:type="dxa"/>
          </w:tcPr>
          <w:p w14:paraId="1724A6FA" w14:textId="6184FE02" w:rsidR="00BC4E26" w:rsidRDefault="00BC4E26" w:rsidP="00B01A0C">
            <w:pPr>
              <w:spacing w:line="360" w:lineRule="auto"/>
              <w:rPr>
                <w:rFonts w:ascii="Arial" w:hAnsi="Arial" w:cs="Arial"/>
                <w:sz w:val="24"/>
                <w:szCs w:val="24"/>
              </w:rPr>
            </w:pPr>
            <w:r>
              <w:rPr>
                <w:rFonts w:ascii="Arial" w:hAnsi="Arial" w:cs="Arial"/>
                <w:sz w:val="24"/>
                <w:szCs w:val="24"/>
              </w:rPr>
              <w:t>PCD</w:t>
            </w:r>
          </w:p>
        </w:tc>
        <w:tc>
          <w:tcPr>
            <w:tcW w:w="7081" w:type="dxa"/>
          </w:tcPr>
          <w:p w14:paraId="74269464" w14:textId="0BEDEEBB" w:rsidR="00BC4E26" w:rsidRDefault="00BC4E26" w:rsidP="00B01A0C">
            <w:pPr>
              <w:spacing w:line="360" w:lineRule="auto"/>
              <w:rPr>
                <w:rFonts w:ascii="Arial" w:hAnsi="Arial" w:cs="Arial"/>
                <w:sz w:val="24"/>
                <w:szCs w:val="24"/>
              </w:rPr>
            </w:pPr>
            <w:r>
              <w:rPr>
                <w:rFonts w:ascii="Arial" w:hAnsi="Arial" w:cs="Arial"/>
                <w:sz w:val="24"/>
                <w:szCs w:val="24"/>
              </w:rPr>
              <w:t>Pessoa com deficiência</w:t>
            </w:r>
          </w:p>
        </w:tc>
      </w:tr>
      <w:tr w:rsidR="00E846FC" w14:paraId="6FB16AA7" w14:textId="77777777" w:rsidTr="001C31AB">
        <w:tc>
          <w:tcPr>
            <w:tcW w:w="1980" w:type="dxa"/>
          </w:tcPr>
          <w:p w14:paraId="09548028" w14:textId="57354F12" w:rsidR="00E846FC" w:rsidRDefault="00E846FC" w:rsidP="00B01A0C">
            <w:pPr>
              <w:spacing w:line="360" w:lineRule="auto"/>
              <w:rPr>
                <w:rFonts w:ascii="Arial" w:hAnsi="Arial" w:cs="Arial"/>
                <w:sz w:val="24"/>
                <w:szCs w:val="24"/>
              </w:rPr>
            </w:pPr>
            <w:r>
              <w:rPr>
                <w:rFonts w:ascii="Arial" w:hAnsi="Arial" w:cs="Arial"/>
                <w:sz w:val="24"/>
                <w:szCs w:val="24"/>
              </w:rPr>
              <w:t>PDF</w:t>
            </w:r>
          </w:p>
        </w:tc>
        <w:tc>
          <w:tcPr>
            <w:tcW w:w="7081" w:type="dxa"/>
          </w:tcPr>
          <w:p w14:paraId="09C5433E" w14:textId="28E6B2B7" w:rsidR="00E846FC" w:rsidRPr="00443A92" w:rsidRDefault="00E846FC" w:rsidP="00B01A0C">
            <w:pPr>
              <w:spacing w:line="360" w:lineRule="auto"/>
              <w:rPr>
                <w:rFonts w:ascii="Arial" w:hAnsi="Arial" w:cs="Arial"/>
                <w:i/>
                <w:iCs/>
                <w:sz w:val="24"/>
                <w:szCs w:val="24"/>
              </w:rPr>
            </w:pPr>
            <w:r w:rsidRPr="00443A92">
              <w:rPr>
                <w:rFonts w:ascii="Arial" w:hAnsi="Arial" w:cs="Arial"/>
                <w:i/>
                <w:iCs/>
                <w:sz w:val="24"/>
                <w:szCs w:val="24"/>
              </w:rPr>
              <w:t>Portable Document Format</w:t>
            </w:r>
          </w:p>
        </w:tc>
      </w:tr>
      <w:tr w:rsidR="00A9605E" w14:paraId="440691E4" w14:textId="77777777" w:rsidTr="001C31AB">
        <w:tc>
          <w:tcPr>
            <w:tcW w:w="1980" w:type="dxa"/>
          </w:tcPr>
          <w:p w14:paraId="4055FE82" w14:textId="7082CE64" w:rsidR="00A9605E" w:rsidRDefault="00A9605E" w:rsidP="00B01A0C">
            <w:pPr>
              <w:spacing w:line="360" w:lineRule="auto"/>
              <w:rPr>
                <w:rFonts w:ascii="Arial" w:hAnsi="Arial" w:cs="Arial"/>
                <w:sz w:val="24"/>
                <w:szCs w:val="24"/>
              </w:rPr>
            </w:pPr>
            <w:r>
              <w:rPr>
                <w:rFonts w:ascii="Arial" w:hAnsi="Arial" w:cs="Arial"/>
                <w:sz w:val="24"/>
                <w:szCs w:val="24"/>
              </w:rPr>
              <w:t>SGBD</w:t>
            </w:r>
          </w:p>
        </w:tc>
        <w:tc>
          <w:tcPr>
            <w:tcW w:w="7081" w:type="dxa"/>
          </w:tcPr>
          <w:p w14:paraId="3E119825" w14:textId="10F94ACD" w:rsidR="00A9605E" w:rsidRPr="00A9605E" w:rsidRDefault="00A9605E" w:rsidP="00B01A0C">
            <w:pPr>
              <w:spacing w:line="360" w:lineRule="auto"/>
              <w:rPr>
                <w:rFonts w:ascii="Arial" w:hAnsi="Arial" w:cs="Arial"/>
                <w:sz w:val="24"/>
                <w:szCs w:val="24"/>
              </w:rPr>
            </w:pPr>
            <w:r>
              <w:rPr>
                <w:rFonts w:ascii="Arial" w:hAnsi="Arial" w:cs="Arial"/>
                <w:sz w:val="24"/>
                <w:szCs w:val="24"/>
              </w:rPr>
              <w:t>Sistema Gerenciador de Banco de Dados</w:t>
            </w:r>
          </w:p>
        </w:tc>
      </w:tr>
      <w:tr w:rsidR="00853F3F" w14:paraId="38E99D31" w14:textId="77777777" w:rsidTr="001C31AB">
        <w:tc>
          <w:tcPr>
            <w:tcW w:w="1980" w:type="dxa"/>
          </w:tcPr>
          <w:p w14:paraId="5880BACC" w14:textId="788CE139" w:rsidR="00853F3F" w:rsidRDefault="00853F3F" w:rsidP="00B01A0C">
            <w:pPr>
              <w:spacing w:line="360" w:lineRule="auto"/>
              <w:rPr>
                <w:rFonts w:ascii="Arial" w:hAnsi="Arial" w:cs="Arial"/>
                <w:sz w:val="24"/>
                <w:szCs w:val="24"/>
              </w:rPr>
            </w:pPr>
            <w:r>
              <w:rPr>
                <w:rFonts w:ascii="Arial" w:hAnsi="Arial" w:cs="Arial"/>
                <w:sz w:val="24"/>
                <w:szCs w:val="24"/>
              </w:rPr>
              <w:t>SLA</w:t>
            </w:r>
          </w:p>
        </w:tc>
        <w:tc>
          <w:tcPr>
            <w:tcW w:w="7081" w:type="dxa"/>
          </w:tcPr>
          <w:p w14:paraId="5D8B0271" w14:textId="3743AF3C" w:rsidR="00853F3F" w:rsidRDefault="00853F3F" w:rsidP="00B01A0C">
            <w:pPr>
              <w:spacing w:line="360" w:lineRule="auto"/>
              <w:rPr>
                <w:rFonts w:ascii="Arial" w:hAnsi="Arial" w:cs="Arial"/>
                <w:i/>
                <w:iCs/>
                <w:sz w:val="24"/>
                <w:szCs w:val="24"/>
              </w:rPr>
            </w:pPr>
            <w:r>
              <w:rPr>
                <w:rFonts w:ascii="Arial" w:hAnsi="Arial" w:cs="Arial"/>
                <w:i/>
                <w:iCs/>
                <w:sz w:val="24"/>
                <w:szCs w:val="24"/>
              </w:rPr>
              <w:t>Service Level Agreement</w:t>
            </w:r>
          </w:p>
        </w:tc>
      </w:tr>
      <w:tr w:rsidR="00EF3895" w14:paraId="70B3D323" w14:textId="77777777" w:rsidTr="001C31AB">
        <w:tc>
          <w:tcPr>
            <w:tcW w:w="1980" w:type="dxa"/>
          </w:tcPr>
          <w:p w14:paraId="3952D6A8" w14:textId="2771857D" w:rsidR="00EF3895" w:rsidRDefault="00EF3895" w:rsidP="00B01A0C">
            <w:pPr>
              <w:spacing w:line="360" w:lineRule="auto"/>
              <w:rPr>
                <w:rFonts w:ascii="Arial" w:hAnsi="Arial" w:cs="Arial"/>
                <w:sz w:val="24"/>
                <w:szCs w:val="24"/>
              </w:rPr>
            </w:pPr>
            <w:r>
              <w:rPr>
                <w:rFonts w:ascii="Arial" w:hAnsi="Arial" w:cs="Arial"/>
                <w:sz w:val="24"/>
                <w:szCs w:val="24"/>
              </w:rPr>
              <w:lastRenderedPageBreak/>
              <w:t>SQL</w:t>
            </w:r>
          </w:p>
        </w:tc>
        <w:tc>
          <w:tcPr>
            <w:tcW w:w="7081" w:type="dxa"/>
          </w:tcPr>
          <w:p w14:paraId="3A01C373" w14:textId="430A3F53" w:rsidR="00EF3895" w:rsidRDefault="00EF3895" w:rsidP="00B01A0C">
            <w:pPr>
              <w:spacing w:line="360" w:lineRule="auto"/>
              <w:rPr>
                <w:rFonts w:ascii="Arial" w:hAnsi="Arial" w:cs="Arial"/>
                <w:i/>
                <w:iCs/>
                <w:sz w:val="24"/>
                <w:szCs w:val="24"/>
              </w:rPr>
            </w:pPr>
            <w:r>
              <w:rPr>
                <w:rFonts w:ascii="Arial" w:hAnsi="Arial" w:cs="Arial"/>
                <w:i/>
                <w:iCs/>
                <w:sz w:val="24"/>
                <w:szCs w:val="24"/>
              </w:rPr>
              <w:t>Structured Query Language</w:t>
            </w:r>
          </w:p>
        </w:tc>
      </w:tr>
      <w:tr w:rsidR="00F82F42" w14:paraId="34485987" w14:textId="77777777" w:rsidTr="001C31AB">
        <w:tc>
          <w:tcPr>
            <w:tcW w:w="1980" w:type="dxa"/>
          </w:tcPr>
          <w:p w14:paraId="4A8597B5" w14:textId="23B21740" w:rsidR="00F82F42" w:rsidRDefault="00F82F42" w:rsidP="00B01A0C">
            <w:pPr>
              <w:spacing w:line="360" w:lineRule="auto"/>
              <w:rPr>
                <w:rFonts w:ascii="Arial" w:hAnsi="Arial" w:cs="Arial"/>
                <w:sz w:val="24"/>
                <w:szCs w:val="24"/>
              </w:rPr>
            </w:pPr>
            <w:r>
              <w:rPr>
                <w:rFonts w:ascii="Arial" w:hAnsi="Arial" w:cs="Arial"/>
                <w:sz w:val="24"/>
                <w:szCs w:val="24"/>
              </w:rPr>
              <w:t>TIC</w:t>
            </w:r>
          </w:p>
        </w:tc>
        <w:tc>
          <w:tcPr>
            <w:tcW w:w="7081" w:type="dxa"/>
          </w:tcPr>
          <w:p w14:paraId="0219D68C" w14:textId="753FE0A5" w:rsidR="00F82F42" w:rsidRPr="00F6096C" w:rsidRDefault="00F82F42" w:rsidP="00B01A0C">
            <w:pPr>
              <w:spacing w:line="360" w:lineRule="auto"/>
              <w:rPr>
                <w:rFonts w:ascii="Arial" w:hAnsi="Arial" w:cs="Arial"/>
                <w:sz w:val="24"/>
                <w:szCs w:val="24"/>
              </w:rPr>
            </w:pPr>
            <w:r w:rsidRPr="00F6096C">
              <w:rPr>
                <w:rFonts w:ascii="Arial" w:hAnsi="Arial" w:cs="Arial"/>
                <w:sz w:val="24"/>
                <w:szCs w:val="24"/>
              </w:rPr>
              <w:t>Tecnologia da Informação e Comunicação</w:t>
            </w:r>
          </w:p>
        </w:tc>
      </w:tr>
      <w:tr w:rsidR="006C554A" w14:paraId="4555DD25" w14:textId="77777777" w:rsidTr="001C31AB">
        <w:tc>
          <w:tcPr>
            <w:tcW w:w="1980" w:type="dxa"/>
          </w:tcPr>
          <w:p w14:paraId="21F5D68B" w14:textId="6774CC58" w:rsidR="006C554A" w:rsidRDefault="006C554A" w:rsidP="00B01A0C">
            <w:pPr>
              <w:spacing w:line="360" w:lineRule="auto"/>
              <w:rPr>
                <w:rFonts w:ascii="Arial" w:hAnsi="Arial" w:cs="Arial"/>
                <w:sz w:val="24"/>
                <w:szCs w:val="24"/>
              </w:rPr>
            </w:pPr>
            <w:r>
              <w:rPr>
                <w:rFonts w:ascii="Arial" w:hAnsi="Arial" w:cs="Arial"/>
                <w:sz w:val="24"/>
                <w:szCs w:val="24"/>
              </w:rPr>
              <w:t>U</w:t>
            </w:r>
            <w:r w:rsidR="00CE0070">
              <w:rPr>
                <w:rFonts w:ascii="Arial" w:hAnsi="Arial" w:cs="Arial"/>
                <w:sz w:val="24"/>
                <w:szCs w:val="24"/>
              </w:rPr>
              <w:t>I</w:t>
            </w:r>
          </w:p>
        </w:tc>
        <w:tc>
          <w:tcPr>
            <w:tcW w:w="7081" w:type="dxa"/>
          </w:tcPr>
          <w:p w14:paraId="6F3452B5" w14:textId="793EB764" w:rsidR="006C554A" w:rsidRDefault="00CE0070" w:rsidP="00B01A0C">
            <w:pPr>
              <w:spacing w:line="360" w:lineRule="auto"/>
              <w:rPr>
                <w:rFonts w:ascii="Arial" w:hAnsi="Arial" w:cs="Arial"/>
                <w:i/>
                <w:iCs/>
                <w:sz w:val="24"/>
                <w:szCs w:val="24"/>
              </w:rPr>
            </w:pPr>
            <w:r>
              <w:rPr>
                <w:rFonts w:ascii="Arial" w:hAnsi="Arial" w:cs="Arial"/>
                <w:i/>
                <w:iCs/>
                <w:sz w:val="24"/>
                <w:szCs w:val="24"/>
              </w:rPr>
              <w:t>User Interface</w:t>
            </w:r>
          </w:p>
        </w:tc>
      </w:tr>
      <w:tr w:rsidR="006C554A" w14:paraId="7835CECA" w14:textId="77777777" w:rsidTr="001C31AB">
        <w:tc>
          <w:tcPr>
            <w:tcW w:w="1980" w:type="dxa"/>
          </w:tcPr>
          <w:p w14:paraId="3D285DAF" w14:textId="7A7B058A" w:rsidR="006C554A" w:rsidRDefault="00CE0070" w:rsidP="00B01A0C">
            <w:pPr>
              <w:spacing w:line="360" w:lineRule="auto"/>
              <w:rPr>
                <w:rFonts w:ascii="Arial" w:hAnsi="Arial" w:cs="Arial"/>
                <w:sz w:val="24"/>
                <w:szCs w:val="24"/>
              </w:rPr>
            </w:pPr>
            <w:r>
              <w:rPr>
                <w:rFonts w:ascii="Arial" w:hAnsi="Arial" w:cs="Arial"/>
                <w:sz w:val="24"/>
                <w:szCs w:val="24"/>
              </w:rPr>
              <w:t>UX</w:t>
            </w:r>
          </w:p>
        </w:tc>
        <w:tc>
          <w:tcPr>
            <w:tcW w:w="7081" w:type="dxa"/>
          </w:tcPr>
          <w:p w14:paraId="509ED3F2" w14:textId="659640EB" w:rsidR="006C554A" w:rsidRDefault="00CE0070" w:rsidP="00B01A0C">
            <w:pPr>
              <w:spacing w:line="360" w:lineRule="auto"/>
              <w:rPr>
                <w:rFonts w:ascii="Arial" w:hAnsi="Arial" w:cs="Arial"/>
                <w:i/>
                <w:iCs/>
                <w:sz w:val="24"/>
                <w:szCs w:val="24"/>
              </w:rPr>
            </w:pPr>
            <w:r>
              <w:rPr>
                <w:rFonts w:ascii="Arial" w:hAnsi="Arial" w:cs="Arial"/>
                <w:i/>
                <w:iCs/>
                <w:sz w:val="24"/>
                <w:szCs w:val="24"/>
              </w:rPr>
              <w:t>User Experience</w:t>
            </w:r>
          </w:p>
        </w:tc>
      </w:tr>
      <w:tr w:rsidR="007355E5" w14:paraId="7CB8F6CB" w14:textId="77777777" w:rsidTr="001C31AB">
        <w:tc>
          <w:tcPr>
            <w:tcW w:w="1980" w:type="dxa"/>
          </w:tcPr>
          <w:p w14:paraId="54A1B42D" w14:textId="2DC62738" w:rsidR="007355E5" w:rsidRDefault="006372B8" w:rsidP="00B01A0C">
            <w:pPr>
              <w:spacing w:line="360" w:lineRule="auto"/>
              <w:rPr>
                <w:rFonts w:ascii="Arial" w:hAnsi="Arial" w:cs="Arial"/>
                <w:sz w:val="24"/>
                <w:szCs w:val="24"/>
              </w:rPr>
            </w:pPr>
            <w:r>
              <w:rPr>
                <w:rFonts w:ascii="Arial" w:hAnsi="Arial" w:cs="Arial"/>
                <w:sz w:val="24"/>
                <w:szCs w:val="24"/>
              </w:rPr>
              <w:t>W3C</w:t>
            </w:r>
          </w:p>
        </w:tc>
        <w:tc>
          <w:tcPr>
            <w:tcW w:w="7081" w:type="dxa"/>
          </w:tcPr>
          <w:p w14:paraId="5A8A0A46" w14:textId="1A0424C5" w:rsidR="007355E5" w:rsidRPr="007355E5" w:rsidRDefault="006372B8" w:rsidP="00B01A0C">
            <w:pPr>
              <w:spacing w:line="360" w:lineRule="auto"/>
              <w:rPr>
                <w:rFonts w:ascii="Arial" w:hAnsi="Arial" w:cs="Arial"/>
                <w:i/>
                <w:iCs/>
                <w:sz w:val="24"/>
                <w:szCs w:val="24"/>
              </w:rPr>
            </w:pPr>
            <w:r>
              <w:rPr>
                <w:rFonts w:ascii="Arial" w:hAnsi="Arial" w:cs="Arial"/>
                <w:i/>
                <w:iCs/>
                <w:sz w:val="24"/>
                <w:szCs w:val="24"/>
              </w:rPr>
              <w:t>Wor</w:t>
            </w:r>
            <w:r w:rsidR="00235528">
              <w:rPr>
                <w:rFonts w:ascii="Arial" w:hAnsi="Arial" w:cs="Arial"/>
                <w:i/>
                <w:iCs/>
                <w:sz w:val="24"/>
                <w:szCs w:val="24"/>
              </w:rPr>
              <w:t>l</w:t>
            </w:r>
            <w:r>
              <w:rPr>
                <w:rFonts w:ascii="Arial" w:hAnsi="Arial" w:cs="Arial"/>
                <w:i/>
                <w:iCs/>
                <w:sz w:val="24"/>
                <w:szCs w:val="24"/>
              </w:rPr>
              <w:t>d Wi</w:t>
            </w:r>
            <w:r w:rsidR="005C1ACB">
              <w:rPr>
                <w:rFonts w:ascii="Arial" w:hAnsi="Arial" w:cs="Arial"/>
                <w:i/>
                <w:iCs/>
                <w:sz w:val="24"/>
                <w:szCs w:val="24"/>
              </w:rPr>
              <w:t>de Web Consortium</w:t>
            </w:r>
          </w:p>
        </w:tc>
      </w:tr>
      <w:tr w:rsidR="004969E7" w:rsidRPr="003D0E41" w14:paraId="2A925513" w14:textId="77777777" w:rsidTr="001C31AB">
        <w:tc>
          <w:tcPr>
            <w:tcW w:w="1980" w:type="dxa"/>
          </w:tcPr>
          <w:p w14:paraId="20C61040" w14:textId="5093F114" w:rsidR="004969E7" w:rsidRDefault="004969E7" w:rsidP="00B01A0C">
            <w:pPr>
              <w:spacing w:line="360" w:lineRule="auto"/>
              <w:rPr>
                <w:rFonts w:ascii="Arial" w:hAnsi="Arial" w:cs="Arial"/>
                <w:sz w:val="24"/>
                <w:szCs w:val="24"/>
              </w:rPr>
            </w:pPr>
            <w:r>
              <w:rPr>
                <w:rFonts w:ascii="Arial" w:hAnsi="Arial" w:cs="Arial"/>
                <w:sz w:val="24"/>
                <w:szCs w:val="24"/>
              </w:rPr>
              <w:t>WAI-ARIA</w:t>
            </w:r>
          </w:p>
        </w:tc>
        <w:tc>
          <w:tcPr>
            <w:tcW w:w="7081" w:type="dxa"/>
          </w:tcPr>
          <w:p w14:paraId="696A3579" w14:textId="77C0234B" w:rsidR="004969E7" w:rsidRPr="00CC1334" w:rsidRDefault="004969E7" w:rsidP="00B01A0C">
            <w:pPr>
              <w:spacing w:line="360" w:lineRule="auto"/>
              <w:rPr>
                <w:rFonts w:ascii="Arial" w:hAnsi="Arial" w:cs="Arial"/>
                <w:i/>
                <w:iCs/>
                <w:sz w:val="24"/>
                <w:szCs w:val="24"/>
                <w:lang w:val="en-US"/>
              </w:rPr>
            </w:pPr>
            <w:r w:rsidRPr="00CC1334">
              <w:rPr>
                <w:rFonts w:ascii="Arial" w:hAnsi="Arial" w:cs="Arial"/>
                <w:i/>
                <w:iCs/>
                <w:sz w:val="24"/>
                <w:szCs w:val="24"/>
                <w:lang w:val="en-US"/>
              </w:rPr>
              <w:t xml:space="preserve">Web </w:t>
            </w:r>
            <w:r w:rsidR="00DB2A1C">
              <w:rPr>
                <w:rFonts w:ascii="Arial" w:hAnsi="Arial" w:cs="Arial"/>
                <w:i/>
                <w:iCs/>
                <w:sz w:val="24"/>
                <w:szCs w:val="24"/>
                <w:lang w:val="en-US"/>
              </w:rPr>
              <w:t>Acessibility Initiative</w:t>
            </w:r>
            <w:r w:rsidRPr="00CC1334">
              <w:rPr>
                <w:rFonts w:ascii="Arial" w:hAnsi="Arial" w:cs="Arial"/>
                <w:i/>
                <w:iCs/>
                <w:sz w:val="24"/>
                <w:szCs w:val="24"/>
                <w:lang w:val="en-US"/>
              </w:rPr>
              <w:t xml:space="preserve"> – Accessible Rich Internet Applications</w:t>
            </w:r>
          </w:p>
        </w:tc>
      </w:tr>
      <w:tr w:rsidR="005C1ACB" w14:paraId="0CA2724B" w14:textId="77777777" w:rsidTr="001C31AB">
        <w:tc>
          <w:tcPr>
            <w:tcW w:w="1980" w:type="dxa"/>
          </w:tcPr>
          <w:p w14:paraId="5259D488" w14:textId="74FEB763" w:rsidR="005C1ACB" w:rsidRDefault="005C1ACB" w:rsidP="00B01A0C">
            <w:pPr>
              <w:spacing w:line="360" w:lineRule="auto"/>
              <w:rPr>
                <w:rFonts w:ascii="Arial" w:hAnsi="Arial" w:cs="Arial"/>
                <w:sz w:val="24"/>
                <w:szCs w:val="24"/>
              </w:rPr>
            </w:pPr>
            <w:r>
              <w:rPr>
                <w:rFonts w:ascii="Arial" w:hAnsi="Arial" w:cs="Arial"/>
                <w:sz w:val="24"/>
                <w:szCs w:val="24"/>
              </w:rPr>
              <w:t>WCAG</w:t>
            </w:r>
          </w:p>
        </w:tc>
        <w:tc>
          <w:tcPr>
            <w:tcW w:w="7081" w:type="dxa"/>
          </w:tcPr>
          <w:p w14:paraId="5B3B4A69" w14:textId="426B9323" w:rsidR="005C1ACB" w:rsidRDefault="005C1ACB" w:rsidP="00B01A0C">
            <w:pPr>
              <w:spacing w:line="360" w:lineRule="auto"/>
              <w:rPr>
                <w:rFonts w:ascii="Arial" w:hAnsi="Arial" w:cs="Arial"/>
                <w:i/>
                <w:iCs/>
                <w:sz w:val="24"/>
                <w:szCs w:val="24"/>
              </w:rPr>
            </w:pPr>
            <w:r>
              <w:rPr>
                <w:rFonts w:ascii="Arial" w:hAnsi="Arial" w:cs="Arial"/>
                <w:i/>
                <w:iCs/>
                <w:sz w:val="24"/>
                <w:szCs w:val="24"/>
              </w:rPr>
              <w:t>Web Content Accessibility Guidelines</w:t>
            </w:r>
          </w:p>
        </w:tc>
      </w:tr>
    </w:tbl>
    <w:p w14:paraId="737412D0" w14:textId="77777777" w:rsidR="00930A31" w:rsidRDefault="00930A31">
      <w:pPr>
        <w:rPr>
          <w:rFonts w:ascii="Arial" w:hAnsi="Arial" w:cs="Arial"/>
          <w:sz w:val="24"/>
          <w:szCs w:val="24"/>
        </w:rPr>
      </w:pPr>
    </w:p>
    <w:p w14:paraId="4EFB26D4" w14:textId="77777777" w:rsidR="00930A31" w:rsidRDefault="00930A31">
      <w:pPr>
        <w:rPr>
          <w:rFonts w:ascii="Arial" w:hAnsi="Arial" w:cs="Arial"/>
          <w:sz w:val="24"/>
          <w:szCs w:val="24"/>
        </w:rPr>
      </w:pPr>
    </w:p>
    <w:p w14:paraId="61B143C1" w14:textId="77777777" w:rsidR="00930A31" w:rsidRDefault="00930A31">
      <w:pPr>
        <w:rPr>
          <w:rFonts w:ascii="Arial" w:hAnsi="Arial" w:cs="Arial"/>
          <w:sz w:val="24"/>
          <w:szCs w:val="24"/>
        </w:rPr>
      </w:pPr>
    </w:p>
    <w:p w14:paraId="408D7CC8" w14:textId="77777777" w:rsidR="00930A31" w:rsidRDefault="00930A31">
      <w:pPr>
        <w:rPr>
          <w:rFonts w:ascii="Arial" w:hAnsi="Arial" w:cs="Arial"/>
          <w:sz w:val="24"/>
          <w:szCs w:val="24"/>
        </w:rPr>
      </w:pPr>
    </w:p>
    <w:p w14:paraId="27E52EB6" w14:textId="68E46D2B" w:rsidR="006226C8" w:rsidRDefault="006226C8">
      <w:pPr>
        <w:rPr>
          <w:rFonts w:ascii="Arial" w:hAnsi="Arial" w:cs="Arial"/>
          <w:sz w:val="24"/>
          <w:szCs w:val="24"/>
        </w:rPr>
      </w:pPr>
      <w:r>
        <w:rPr>
          <w:rFonts w:ascii="Arial" w:hAnsi="Arial" w:cs="Arial"/>
          <w:sz w:val="24"/>
          <w:szCs w:val="24"/>
        </w:rPr>
        <w:br w:type="page"/>
      </w:r>
    </w:p>
    <w:p w14:paraId="61286364" w14:textId="3BFDFB0F" w:rsidR="00893E53" w:rsidRPr="004D2253" w:rsidRDefault="00893E53" w:rsidP="001A2530">
      <w:pPr>
        <w:spacing w:after="0" w:line="360" w:lineRule="auto"/>
        <w:jc w:val="center"/>
        <w:rPr>
          <w:rFonts w:ascii="Arial" w:hAnsi="Arial" w:cs="Arial"/>
          <w:b/>
          <w:bCs/>
          <w:sz w:val="24"/>
          <w:szCs w:val="24"/>
        </w:rPr>
      </w:pPr>
      <w:r w:rsidRPr="004D2253">
        <w:rPr>
          <w:rFonts w:ascii="Arial" w:hAnsi="Arial" w:cs="Arial"/>
          <w:b/>
          <w:bCs/>
          <w:sz w:val="24"/>
          <w:szCs w:val="24"/>
        </w:rPr>
        <w:lastRenderedPageBreak/>
        <w:t>SUMÁRIO</w:t>
      </w:r>
    </w:p>
    <w:sdt>
      <w:sdtPr>
        <w:rPr>
          <w:rFonts w:ascii="Arial" w:hAnsi="Arial" w:cs="Arial"/>
          <w:sz w:val="24"/>
          <w:szCs w:val="24"/>
        </w:rPr>
        <w:id w:val="-1255201079"/>
        <w:docPartObj>
          <w:docPartGallery w:val="Table of Contents"/>
          <w:docPartUnique/>
        </w:docPartObj>
      </w:sdtPr>
      <w:sdtEndPr>
        <w:rPr>
          <w:b/>
          <w:bCs/>
        </w:rPr>
      </w:sdtEndPr>
      <w:sdtContent>
        <w:p w14:paraId="6EC29E8D" w14:textId="6B184462" w:rsidR="004D2253" w:rsidRPr="004D2253" w:rsidRDefault="00BD6A68">
          <w:pPr>
            <w:pStyle w:val="Sumrio1"/>
            <w:tabs>
              <w:tab w:val="left" w:pos="440"/>
              <w:tab w:val="right" w:leader="dot" w:pos="9061"/>
            </w:tabs>
            <w:rPr>
              <w:rFonts w:ascii="Arial" w:eastAsiaTheme="minorEastAsia" w:hAnsi="Arial" w:cs="Arial"/>
              <w:noProof/>
              <w:sz w:val="24"/>
              <w:szCs w:val="24"/>
              <w:lang w:eastAsia="pt-BR"/>
            </w:rPr>
          </w:pPr>
          <w:r w:rsidRPr="004D2253">
            <w:rPr>
              <w:rFonts w:ascii="Arial" w:hAnsi="Arial" w:cs="Arial"/>
              <w:sz w:val="24"/>
              <w:szCs w:val="24"/>
            </w:rPr>
            <w:fldChar w:fldCharType="begin"/>
          </w:r>
          <w:r w:rsidRPr="004D2253">
            <w:rPr>
              <w:rFonts w:ascii="Arial" w:hAnsi="Arial" w:cs="Arial"/>
              <w:sz w:val="24"/>
              <w:szCs w:val="24"/>
            </w:rPr>
            <w:instrText xml:space="preserve"> TOC \o "1-3" \h \z \u </w:instrText>
          </w:r>
          <w:r w:rsidRPr="004D2253">
            <w:rPr>
              <w:rFonts w:ascii="Arial" w:hAnsi="Arial" w:cs="Arial"/>
              <w:sz w:val="24"/>
              <w:szCs w:val="24"/>
            </w:rPr>
            <w:fldChar w:fldCharType="separate"/>
          </w:r>
          <w:hyperlink w:anchor="_Toc223367598" w:history="1">
            <w:r w:rsidR="004D2253" w:rsidRPr="004D2253">
              <w:rPr>
                <w:rStyle w:val="Hyperlink"/>
                <w:rFonts w:ascii="Arial" w:hAnsi="Arial" w:cs="Arial"/>
                <w:noProof/>
                <w:sz w:val="24"/>
                <w:szCs w:val="24"/>
              </w:rPr>
              <w:t>1</w:t>
            </w:r>
            <w:r w:rsidR="004D2253" w:rsidRPr="004D2253">
              <w:rPr>
                <w:rFonts w:ascii="Arial" w:eastAsiaTheme="minorEastAsia" w:hAnsi="Arial" w:cs="Arial"/>
                <w:noProof/>
                <w:sz w:val="24"/>
                <w:szCs w:val="24"/>
                <w:lang w:eastAsia="pt-BR"/>
              </w:rPr>
              <w:tab/>
            </w:r>
            <w:r w:rsidR="004D2253" w:rsidRPr="004D2253">
              <w:rPr>
                <w:rStyle w:val="Hyperlink"/>
                <w:rFonts w:ascii="Arial" w:hAnsi="Arial" w:cs="Arial"/>
                <w:b/>
                <w:bCs/>
                <w:noProof/>
                <w:sz w:val="24"/>
                <w:szCs w:val="24"/>
              </w:rPr>
              <w:t>INTRODUÇÃO</w:t>
            </w:r>
            <w:r w:rsidR="004D2253" w:rsidRPr="004D2253">
              <w:rPr>
                <w:rFonts w:ascii="Arial" w:hAnsi="Arial" w:cs="Arial"/>
                <w:noProof/>
                <w:webHidden/>
                <w:sz w:val="24"/>
                <w:szCs w:val="24"/>
              </w:rPr>
              <w:tab/>
            </w:r>
            <w:r w:rsidR="004D2253" w:rsidRPr="004D2253">
              <w:rPr>
                <w:rFonts w:ascii="Arial" w:hAnsi="Arial" w:cs="Arial"/>
                <w:noProof/>
                <w:webHidden/>
                <w:sz w:val="24"/>
                <w:szCs w:val="24"/>
              </w:rPr>
              <w:fldChar w:fldCharType="begin"/>
            </w:r>
            <w:r w:rsidR="004D2253" w:rsidRPr="004D2253">
              <w:rPr>
                <w:rFonts w:ascii="Arial" w:hAnsi="Arial" w:cs="Arial"/>
                <w:noProof/>
                <w:webHidden/>
                <w:sz w:val="24"/>
                <w:szCs w:val="24"/>
              </w:rPr>
              <w:instrText xml:space="preserve"> PAGEREF _Toc223367598 \h </w:instrText>
            </w:r>
            <w:r w:rsidR="004D2253" w:rsidRPr="004D2253">
              <w:rPr>
                <w:rFonts w:ascii="Arial" w:hAnsi="Arial" w:cs="Arial"/>
                <w:noProof/>
                <w:webHidden/>
                <w:sz w:val="24"/>
                <w:szCs w:val="24"/>
              </w:rPr>
            </w:r>
            <w:r w:rsidR="004D2253" w:rsidRPr="004D2253">
              <w:rPr>
                <w:rFonts w:ascii="Arial" w:hAnsi="Arial" w:cs="Arial"/>
                <w:noProof/>
                <w:webHidden/>
                <w:sz w:val="24"/>
                <w:szCs w:val="24"/>
              </w:rPr>
              <w:fldChar w:fldCharType="separate"/>
            </w:r>
            <w:r w:rsidR="00174FE2">
              <w:rPr>
                <w:rFonts w:ascii="Arial" w:hAnsi="Arial" w:cs="Arial"/>
                <w:noProof/>
                <w:webHidden/>
                <w:sz w:val="24"/>
                <w:szCs w:val="24"/>
              </w:rPr>
              <w:t>12</w:t>
            </w:r>
            <w:r w:rsidR="004D2253" w:rsidRPr="004D2253">
              <w:rPr>
                <w:rFonts w:ascii="Arial" w:hAnsi="Arial" w:cs="Arial"/>
                <w:noProof/>
                <w:webHidden/>
                <w:sz w:val="24"/>
                <w:szCs w:val="24"/>
              </w:rPr>
              <w:fldChar w:fldCharType="end"/>
            </w:r>
          </w:hyperlink>
        </w:p>
        <w:p w14:paraId="3B4967E1" w14:textId="65E8DCB7"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599" w:history="1">
            <w:r w:rsidRPr="004D2253">
              <w:rPr>
                <w:rStyle w:val="Hyperlink"/>
                <w:rFonts w:ascii="Arial" w:hAnsi="Arial" w:cs="Arial"/>
                <w:noProof/>
                <w:sz w:val="24"/>
                <w:szCs w:val="24"/>
              </w:rPr>
              <w:t>1.1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Problema de Pesquisa e Questão de Pesquisa</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_Toc223367599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18</w:t>
            </w:r>
            <w:r w:rsidRPr="004D2253">
              <w:rPr>
                <w:rFonts w:ascii="Arial" w:hAnsi="Arial" w:cs="Arial"/>
                <w:noProof/>
                <w:webHidden/>
                <w:sz w:val="24"/>
                <w:szCs w:val="24"/>
              </w:rPr>
              <w:fldChar w:fldCharType="end"/>
            </w:r>
          </w:hyperlink>
        </w:p>
        <w:p w14:paraId="0A2308DF" w14:textId="20F3C812"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00" w:history="1">
            <w:r w:rsidRPr="004D2253">
              <w:rPr>
                <w:rStyle w:val="Hyperlink"/>
                <w:rFonts w:ascii="Arial" w:hAnsi="Arial" w:cs="Arial"/>
                <w:noProof/>
                <w:sz w:val="24"/>
                <w:szCs w:val="24"/>
              </w:rPr>
              <w:t>1.2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Objetivos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_Toc223367600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19</w:t>
            </w:r>
            <w:r w:rsidRPr="004D2253">
              <w:rPr>
                <w:rFonts w:ascii="Arial" w:hAnsi="Arial" w:cs="Arial"/>
                <w:noProof/>
                <w:webHidden/>
                <w:sz w:val="24"/>
                <w:szCs w:val="24"/>
              </w:rPr>
              <w:fldChar w:fldCharType="end"/>
            </w:r>
          </w:hyperlink>
        </w:p>
        <w:p w14:paraId="7D17F63A" w14:textId="42366309"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01" w:history="1">
            <w:r w:rsidRPr="004D2253">
              <w:rPr>
                <w:rStyle w:val="Hyperlink"/>
                <w:rFonts w:ascii="Arial" w:hAnsi="Arial" w:cs="Arial"/>
                <w:noProof/>
                <w:sz w:val="24"/>
                <w:szCs w:val="24"/>
              </w:rPr>
              <w:t>1.2.1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Objetivo Geral</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_Toc223367601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19</w:t>
            </w:r>
            <w:r w:rsidRPr="004D2253">
              <w:rPr>
                <w:rFonts w:ascii="Arial" w:hAnsi="Arial" w:cs="Arial"/>
                <w:noProof/>
                <w:webHidden/>
                <w:sz w:val="24"/>
                <w:szCs w:val="24"/>
              </w:rPr>
              <w:fldChar w:fldCharType="end"/>
            </w:r>
          </w:hyperlink>
        </w:p>
        <w:p w14:paraId="1B4DF726" w14:textId="0B9D4C16"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02" w:history="1">
            <w:r w:rsidRPr="004D2253">
              <w:rPr>
                <w:rStyle w:val="Hyperlink"/>
                <w:rFonts w:ascii="Arial" w:hAnsi="Arial" w:cs="Arial"/>
                <w:noProof/>
                <w:sz w:val="24"/>
                <w:szCs w:val="24"/>
              </w:rPr>
              <w:t>1.2.2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Objetivos Específicos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_Toc223367602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19</w:t>
            </w:r>
            <w:r w:rsidRPr="004D2253">
              <w:rPr>
                <w:rFonts w:ascii="Arial" w:hAnsi="Arial" w:cs="Arial"/>
                <w:noProof/>
                <w:webHidden/>
                <w:sz w:val="24"/>
                <w:szCs w:val="24"/>
              </w:rPr>
              <w:fldChar w:fldCharType="end"/>
            </w:r>
          </w:hyperlink>
        </w:p>
        <w:p w14:paraId="190F2BD2" w14:textId="2E52CA9F"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03" w:history="1">
            <w:r w:rsidRPr="004D2253">
              <w:rPr>
                <w:rStyle w:val="Hyperlink"/>
                <w:rFonts w:ascii="Arial" w:hAnsi="Arial" w:cs="Arial"/>
                <w:noProof/>
                <w:sz w:val="24"/>
                <w:szCs w:val="24"/>
              </w:rPr>
              <w:t>1.3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Trajeto, Planejamento e Proposta do Trabalho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_Toc223367603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20</w:t>
            </w:r>
            <w:r w:rsidRPr="004D2253">
              <w:rPr>
                <w:rFonts w:ascii="Arial" w:hAnsi="Arial" w:cs="Arial"/>
                <w:noProof/>
                <w:webHidden/>
                <w:sz w:val="24"/>
                <w:szCs w:val="24"/>
              </w:rPr>
              <w:fldChar w:fldCharType="end"/>
            </w:r>
          </w:hyperlink>
        </w:p>
        <w:p w14:paraId="7610E7E9" w14:textId="1DD9E019" w:rsidR="004D2253" w:rsidRPr="004D2253" w:rsidRDefault="004D2253">
          <w:pPr>
            <w:pStyle w:val="Sumrio1"/>
            <w:tabs>
              <w:tab w:val="left" w:pos="440"/>
              <w:tab w:val="right" w:leader="dot" w:pos="9061"/>
            </w:tabs>
            <w:rPr>
              <w:rFonts w:ascii="Arial" w:eastAsiaTheme="minorEastAsia" w:hAnsi="Arial" w:cs="Arial"/>
              <w:noProof/>
              <w:sz w:val="24"/>
              <w:szCs w:val="24"/>
              <w:lang w:eastAsia="pt-BR"/>
            </w:rPr>
          </w:pPr>
          <w:hyperlink w:anchor="_Toc223367604" w:history="1">
            <w:r w:rsidRPr="004D2253">
              <w:rPr>
                <w:rStyle w:val="Hyperlink"/>
                <w:rFonts w:ascii="Arial" w:hAnsi="Arial" w:cs="Arial"/>
                <w:noProof/>
                <w:sz w:val="24"/>
                <w:szCs w:val="24"/>
              </w:rPr>
              <w:t>2</w:t>
            </w:r>
            <w:r w:rsidRPr="004D2253">
              <w:rPr>
                <w:rFonts w:ascii="Arial" w:eastAsiaTheme="minorEastAsia" w:hAnsi="Arial" w:cs="Arial"/>
                <w:noProof/>
                <w:sz w:val="24"/>
                <w:szCs w:val="24"/>
                <w:lang w:eastAsia="pt-BR"/>
              </w:rPr>
              <w:tab/>
            </w:r>
            <w:r w:rsidRPr="004D2253">
              <w:rPr>
                <w:rStyle w:val="Hyperlink"/>
                <w:rFonts w:ascii="Arial" w:hAnsi="Arial" w:cs="Arial"/>
                <w:b/>
                <w:bCs/>
                <w:noProof/>
                <w:sz w:val="24"/>
                <w:szCs w:val="24"/>
              </w:rPr>
              <w:t>REFERENCIAL TEÓRICO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_Toc223367604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22</w:t>
            </w:r>
            <w:r w:rsidRPr="004D2253">
              <w:rPr>
                <w:rFonts w:ascii="Arial" w:hAnsi="Arial" w:cs="Arial"/>
                <w:noProof/>
                <w:webHidden/>
                <w:sz w:val="24"/>
                <w:szCs w:val="24"/>
              </w:rPr>
              <w:fldChar w:fldCharType="end"/>
            </w:r>
          </w:hyperlink>
        </w:p>
        <w:p w14:paraId="019DC092" w14:textId="74FB9893"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05" w:history="1">
            <w:r w:rsidRPr="004D2253">
              <w:rPr>
                <w:rStyle w:val="Hyperlink"/>
                <w:rFonts w:ascii="Arial" w:hAnsi="Arial" w:cs="Arial"/>
                <w:noProof/>
                <w:sz w:val="24"/>
                <w:szCs w:val="24"/>
              </w:rPr>
              <w:t>2.1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Conceitos Fundamentais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_Toc223367605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22</w:t>
            </w:r>
            <w:r w:rsidRPr="004D2253">
              <w:rPr>
                <w:rFonts w:ascii="Arial" w:hAnsi="Arial" w:cs="Arial"/>
                <w:noProof/>
                <w:webHidden/>
                <w:sz w:val="24"/>
                <w:szCs w:val="24"/>
              </w:rPr>
              <w:fldChar w:fldCharType="end"/>
            </w:r>
          </w:hyperlink>
        </w:p>
        <w:p w14:paraId="1BF15C4F" w14:textId="1F3F5686"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06" w:history="1">
            <w:r w:rsidRPr="004D2253">
              <w:rPr>
                <w:rStyle w:val="Hyperlink"/>
                <w:rFonts w:ascii="Arial" w:hAnsi="Arial" w:cs="Arial"/>
                <w:noProof/>
                <w:sz w:val="24"/>
                <w:szCs w:val="24"/>
              </w:rPr>
              <w:t>2.1.1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Personalização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_Toc223367606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22</w:t>
            </w:r>
            <w:r w:rsidRPr="004D2253">
              <w:rPr>
                <w:rFonts w:ascii="Arial" w:hAnsi="Arial" w:cs="Arial"/>
                <w:noProof/>
                <w:webHidden/>
                <w:sz w:val="24"/>
                <w:szCs w:val="24"/>
              </w:rPr>
              <w:fldChar w:fldCharType="end"/>
            </w:r>
          </w:hyperlink>
        </w:p>
        <w:p w14:paraId="156F102E" w14:textId="76BEA76E"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07" w:history="1">
            <w:r w:rsidRPr="004D2253">
              <w:rPr>
                <w:rStyle w:val="Hyperlink"/>
                <w:rFonts w:ascii="Arial" w:hAnsi="Arial" w:cs="Arial"/>
                <w:noProof/>
                <w:sz w:val="24"/>
                <w:szCs w:val="24"/>
              </w:rPr>
              <w:t>2.1.2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Customização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_Toc223367607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23</w:t>
            </w:r>
            <w:r w:rsidRPr="004D2253">
              <w:rPr>
                <w:rFonts w:ascii="Arial" w:hAnsi="Arial" w:cs="Arial"/>
                <w:noProof/>
                <w:webHidden/>
                <w:sz w:val="24"/>
                <w:szCs w:val="24"/>
              </w:rPr>
              <w:fldChar w:fldCharType="end"/>
            </w:r>
          </w:hyperlink>
        </w:p>
        <w:p w14:paraId="60CC6CA5" w14:textId="04551F5C"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08" w:history="1">
            <w:r w:rsidRPr="004D2253">
              <w:rPr>
                <w:rStyle w:val="Hyperlink"/>
                <w:rFonts w:ascii="Arial" w:hAnsi="Arial" w:cs="Arial"/>
                <w:noProof/>
                <w:sz w:val="24"/>
                <w:szCs w:val="24"/>
              </w:rPr>
              <w:t>2.1.3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Requisitos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_Toc223367608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24</w:t>
            </w:r>
            <w:r w:rsidRPr="004D2253">
              <w:rPr>
                <w:rFonts w:ascii="Arial" w:hAnsi="Arial" w:cs="Arial"/>
                <w:noProof/>
                <w:webHidden/>
                <w:sz w:val="24"/>
                <w:szCs w:val="24"/>
              </w:rPr>
              <w:fldChar w:fldCharType="end"/>
            </w:r>
          </w:hyperlink>
        </w:p>
        <w:p w14:paraId="1D70D36B" w14:textId="08B9A3DA"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09" w:history="1">
            <w:r w:rsidRPr="004D2253">
              <w:rPr>
                <w:rStyle w:val="Hyperlink"/>
                <w:rFonts w:ascii="Arial" w:hAnsi="Arial" w:cs="Arial"/>
                <w:noProof/>
                <w:sz w:val="24"/>
                <w:szCs w:val="24"/>
              </w:rPr>
              <w:t>2.1.4</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Diretrizes no Contexto do Desenvolvimento de Software</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_Toc223367609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26</w:t>
            </w:r>
            <w:r w:rsidRPr="004D2253">
              <w:rPr>
                <w:rFonts w:ascii="Arial" w:hAnsi="Arial" w:cs="Arial"/>
                <w:noProof/>
                <w:webHidden/>
                <w:sz w:val="24"/>
                <w:szCs w:val="24"/>
              </w:rPr>
              <w:fldChar w:fldCharType="end"/>
            </w:r>
          </w:hyperlink>
        </w:p>
        <w:p w14:paraId="0C6B6706" w14:textId="4AA6AAD1"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10" w:history="1">
            <w:r w:rsidRPr="004D2253">
              <w:rPr>
                <w:rStyle w:val="Hyperlink"/>
                <w:rFonts w:ascii="Arial" w:hAnsi="Arial" w:cs="Arial"/>
                <w:noProof/>
                <w:sz w:val="24"/>
                <w:szCs w:val="24"/>
              </w:rPr>
              <w:t>2.2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Acessibilidade e Desenho Universal</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_Toc223367610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27</w:t>
            </w:r>
            <w:r w:rsidRPr="004D2253">
              <w:rPr>
                <w:rFonts w:ascii="Arial" w:hAnsi="Arial" w:cs="Arial"/>
                <w:noProof/>
                <w:webHidden/>
                <w:sz w:val="24"/>
                <w:szCs w:val="24"/>
              </w:rPr>
              <w:fldChar w:fldCharType="end"/>
            </w:r>
          </w:hyperlink>
        </w:p>
        <w:p w14:paraId="0F5BF8AC" w14:textId="04DC3A3D"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11" w:history="1">
            <w:r w:rsidRPr="004D2253">
              <w:rPr>
                <w:rStyle w:val="Hyperlink"/>
                <w:rFonts w:ascii="Arial" w:hAnsi="Arial" w:cs="Arial"/>
                <w:noProof/>
                <w:sz w:val="24"/>
                <w:szCs w:val="24"/>
              </w:rPr>
              <w:t>2.2.1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Acessibilidade</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_Toc223367611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27</w:t>
            </w:r>
            <w:r w:rsidRPr="004D2253">
              <w:rPr>
                <w:rFonts w:ascii="Arial" w:hAnsi="Arial" w:cs="Arial"/>
                <w:noProof/>
                <w:webHidden/>
                <w:sz w:val="24"/>
                <w:szCs w:val="24"/>
              </w:rPr>
              <w:fldChar w:fldCharType="end"/>
            </w:r>
          </w:hyperlink>
        </w:p>
        <w:p w14:paraId="565F8765" w14:textId="4EB8869F"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12" w:history="1">
            <w:r w:rsidRPr="004D2253">
              <w:rPr>
                <w:rStyle w:val="Hyperlink"/>
                <w:rFonts w:ascii="Arial" w:hAnsi="Arial" w:cs="Arial"/>
                <w:noProof/>
                <w:sz w:val="24"/>
                <w:szCs w:val="24"/>
              </w:rPr>
              <w:t>2.2.2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Desenho Universal</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_Toc223367612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29</w:t>
            </w:r>
            <w:r w:rsidRPr="004D2253">
              <w:rPr>
                <w:rFonts w:ascii="Arial" w:hAnsi="Arial" w:cs="Arial"/>
                <w:noProof/>
                <w:webHidden/>
                <w:sz w:val="24"/>
                <w:szCs w:val="24"/>
              </w:rPr>
              <w:fldChar w:fldCharType="end"/>
            </w:r>
          </w:hyperlink>
        </w:p>
        <w:p w14:paraId="29DA0E47" w14:textId="611219C6"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13" w:history="1">
            <w:r w:rsidRPr="004D2253">
              <w:rPr>
                <w:rStyle w:val="Hyperlink"/>
                <w:rFonts w:ascii="Arial" w:hAnsi="Arial" w:cs="Arial"/>
                <w:noProof/>
                <w:sz w:val="24"/>
                <w:szCs w:val="24"/>
              </w:rPr>
              <w:t>2.2.3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Relação da Acessibilidade com o Desenho Universal</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_Toc223367613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33</w:t>
            </w:r>
            <w:r w:rsidRPr="004D2253">
              <w:rPr>
                <w:rFonts w:ascii="Arial" w:hAnsi="Arial" w:cs="Arial"/>
                <w:noProof/>
                <w:webHidden/>
                <w:sz w:val="24"/>
                <w:szCs w:val="24"/>
              </w:rPr>
              <w:fldChar w:fldCharType="end"/>
            </w:r>
          </w:hyperlink>
        </w:p>
        <w:p w14:paraId="2D627271" w14:textId="5D284AB8"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14" w:history="1">
            <w:r w:rsidRPr="004D2253">
              <w:rPr>
                <w:rStyle w:val="Hyperlink"/>
                <w:rFonts w:ascii="Arial" w:hAnsi="Arial" w:cs="Arial"/>
                <w:noProof/>
                <w:sz w:val="24"/>
                <w:szCs w:val="24"/>
              </w:rPr>
              <w:t>2.3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Diretrizes, Normas e Guias para o Desenvolvimento de Sistemas Acessíveis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_Toc223367614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34</w:t>
            </w:r>
            <w:r w:rsidRPr="004D2253">
              <w:rPr>
                <w:rFonts w:ascii="Arial" w:hAnsi="Arial" w:cs="Arial"/>
                <w:noProof/>
                <w:webHidden/>
                <w:sz w:val="24"/>
                <w:szCs w:val="24"/>
              </w:rPr>
              <w:fldChar w:fldCharType="end"/>
            </w:r>
          </w:hyperlink>
        </w:p>
        <w:p w14:paraId="34CD18D1" w14:textId="6592AEC0"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15" w:history="1">
            <w:r w:rsidRPr="004D2253">
              <w:rPr>
                <w:rStyle w:val="Hyperlink"/>
                <w:rFonts w:ascii="Arial" w:hAnsi="Arial" w:cs="Arial"/>
                <w:noProof/>
                <w:sz w:val="24"/>
                <w:szCs w:val="24"/>
              </w:rPr>
              <w:t>2.3.1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Diretrizes de Acessibilidade para Conteúdo Web (WCAG 2.2)</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_Toc223367615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34</w:t>
            </w:r>
            <w:r w:rsidRPr="004D2253">
              <w:rPr>
                <w:rFonts w:ascii="Arial" w:hAnsi="Arial" w:cs="Arial"/>
                <w:noProof/>
                <w:webHidden/>
                <w:sz w:val="24"/>
                <w:szCs w:val="24"/>
              </w:rPr>
              <w:fldChar w:fldCharType="end"/>
            </w:r>
          </w:hyperlink>
        </w:p>
        <w:p w14:paraId="3B3DD382" w14:textId="7AB1B3D3"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16" w:history="1">
            <w:r w:rsidRPr="004D2253">
              <w:rPr>
                <w:rStyle w:val="Hyperlink"/>
                <w:rFonts w:ascii="Arial" w:hAnsi="Arial" w:cs="Arial"/>
                <w:noProof/>
                <w:sz w:val="24"/>
                <w:szCs w:val="24"/>
              </w:rPr>
              <w:t>2.3.2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Modelo de Acessibilidade em Governo Eletrônico - eMAG 3.0</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_Toc223367616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35</w:t>
            </w:r>
            <w:r w:rsidRPr="004D2253">
              <w:rPr>
                <w:rFonts w:ascii="Arial" w:hAnsi="Arial" w:cs="Arial"/>
                <w:noProof/>
                <w:webHidden/>
                <w:sz w:val="24"/>
                <w:szCs w:val="24"/>
              </w:rPr>
              <w:fldChar w:fldCharType="end"/>
            </w:r>
          </w:hyperlink>
        </w:p>
        <w:p w14:paraId="4DE7E3F0" w14:textId="498F41FE"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17" w:history="1">
            <w:r w:rsidRPr="004D2253">
              <w:rPr>
                <w:rStyle w:val="Hyperlink"/>
                <w:rFonts w:ascii="Arial" w:hAnsi="Arial" w:cs="Arial"/>
                <w:noProof/>
                <w:sz w:val="24"/>
                <w:szCs w:val="24"/>
              </w:rPr>
              <w:t>2.3.3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Guia para o Desenvolvimento de Aplicações Móveis e Acessíveis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_Toc223367617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36</w:t>
            </w:r>
            <w:r w:rsidRPr="004D2253">
              <w:rPr>
                <w:rFonts w:ascii="Arial" w:hAnsi="Arial" w:cs="Arial"/>
                <w:noProof/>
                <w:webHidden/>
                <w:sz w:val="24"/>
                <w:szCs w:val="24"/>
              </w:rPr>
              <w:fldChar w:fldCharType="end"/>
            </w:r>
          </w:hyperlink>
        </w:p>
        <w:p w14:paraId="5420537D" w14:textId="0FD7FB0F"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18" w:history="1">
            <w:r w:rsidRPr="004D2253">
              <w:rPr>
                <w:rStyle w:val="Hyperlink"/>
                <w:rFonts w:ascii="Arial" w:hAnsi="Arial" w:cs="Arial"/>
                <w:noProof/>
                <w:sz w:val="24"/>
                <w:szCs w:val="24"/>
              </w:rPr>
              <w:t>2.3.4</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NBR 17060:2022</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_Toc223367618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37</w:t>
            </w:r>
            <w:r w:rsidRPr="004D2253">
              <w:rPr>
                <w:rFonts w:ascii="Arial" w:hAnsi="Arial" w:cs="Arial"/>
                <w:noProof/>
                <w:webHidden/>
                <w:sz w:val="24"/>
                <w:szCs w:val="24"/>
              </w:rPr>
              <w:fldChar w:fldCharType="end"/>
            </w:r>
          </w:hyperlink>
        </w:p>
        <w:p w14:paraId="772FD26D" w14:textId="1FA5A50C"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19" w:history="1">
            <w:r w:rsidRPr="004D2253">
              <w:rPr>
                <w:rStyle w:val="Hyperlink"/>
                <w:rFonts w:ascii="Arial" w:hAnsi="Arial" w:cs="Arial"/>
                <w:noProof/>
                <w:sz w:val="24"/>
                <w:szCs w:val="24"/>
              </w:rPr>
              <w:t>2.3.5</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Diretrizes para o Desenvolvimento de Configurações de Acessibilidade de Aplicativos Móveis sob a Perspectiva do Desenho Universal</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_Toc223367619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39</w:t>
            </w:r>
            <w:r w:rsidRPr="004D2253">
              <w:rPr>
                <w:rFonts w:ascii="Arial" w:hAnsi="Arial" w:cs="Arial"/>
                <w:noProof/>
                <w:webHidden/>
                <w:sz w:val="24"/>
                <w:szCs w:val="24"/>
              </w:rPr>
              <w:fldChar w:fldCharType="end"/>
            </w:r>
          </w:hyperlink>
        </w:p>
        <w:p w14:paraId="00A88EA5" w14:textId="1BB46D9C"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20" w:history="1">
            <w:r w:rsidRPr="004D2253">
              <w:rPr>
                <w:rStyle w:val="Hyperlink"/>
                <w:rFonts w:ascii="Arial" w:hAnsi="Arial" w:cs="Arial"/>
                <w:noProof/>
                <w:sz w:val="24"/>
                <w:szCs w:val="24"/>
              </w:rPr>
              <w:t>2.4</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Bibliotecas de Software como Solução Tecnológica</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_Toc223367620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45</w:t>
            </w:r>
            <w:r w:rsidRPr="004D2253">
              <w:rPr>
                <w:rFonts w:ascii="Arial" w:hAnsi="Arial" w:cs="Arial"/>
                <w:noProof/>
                <w:webHidden/>
                <w:sz w:val="24"/>
                <w:szCs w:val="24"/>
              </w:rPr>
              <w:fldChar w:fldCharType="end"/>
            </w:r>
          </w:hyperlink>
        </w:p>
        <w:p w14:paraId="5D750AE9" w14:textId="07CF2196"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21" w:history="1">
            <w:r w:rsidRPr="004D2253">
              <w:rPr>
                <w:rStyle w:val="Hyperlink"/>
                <w:rFonts w:ascii="Arial" w:hAnsi="Arial" w:cs="Arial"/>
                <w:noProof/>
                <w:sz w:val="24"/>
                <w:szCs w:val="24"/>
              </w:rPr>
              <w:t>2.4.1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Bibliotecas de software como estratégia de operacionalização da acessibilidade</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_Toc223367621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46</w:t>
            </w:r>
            <w:r w:rsidRPr="004D2253">
              <w:rPr>
                <w:rFonts w:ascii="Arial" w:hAnsi="Arial" w:cs="Arial"/>
                <w:noProof/>
                <w:webHidden/>
                <w:sz w:val="24"/>
                <w:szCs w:val="24"/>
              </w:rPr>
              <w:fldChar w:fldCharType="end"/>
            </w:r>
          </w:hyperlink>
        </w:p>
        <w:p w14:paraId="6E30649C" w14:textId="6B00EDFB"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22" w:history="1">
            <w:r w:rsidRPr="004D2253">
              <w:rPr>
                <w:rStyle w:val="Hyperlink"/>
                <w:rFonts w:ascii="Arial" w:hAnsi="Arial" w:cs="Arial"/>
                <w:noProof/>
                <w:sz w:val="24"/>
                <w:szCs w:val="24"/>
              </w:rPr>
              <w:t>2.4.2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 xml:space="preserve">Trabalhos relacionados ao desenvolvimento de bibliotecas e </w:t>
            </w:r>
            <w:r w:rsidRPr="004D2253">
              <w:rPr>
                <w:rStyle w:val="Hyperlink"/>
                <w:rFonts w:ascii="Arial" w:hAnsi="Arial" w:cs="Arial"/>
                <w:i/>
                <w:iCs/>
                <w:noProof/>
                <w:sz w:val="24"/>
                <w:szCs w:val="24"/>
              </w:rPr>
              <w:t xml:space="preserve">frameworks </w:t>
            </w:r>
            <w:r w:rsidRPr="004D2253">
              <w:rPr>
                <w:rStyle w:val="Hyperlink"/>
                <w:rFonts w:ascii="Arial" w:hAnsi="Arial" w:cs="Arial"/>
                <w:noProof/>
                <w:sz w:val="24"/>
                <w:szCs w:val="24"/>
              </w:rPr>
              <w:t>acessíveis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_Toc223367622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48</w:t>
            </w:r>
            <w:r w:rsidRPr="004D2253">
              <w:rPr>
                <w:rFonts w:ascii="Arial" w:hAnsi="Arial" w:cs="Arial"/>
                <w:noProof/>
                <w:webHidden/>
                <w:sz w:val="24"/>
                <w:szCs w:val="24"/>
              </w:rPr>
              <w:fldChar w:fldCharType="end"/>
            </w:r>
          </w:hyperlink>
        </w:p>
        <w:p w14:paraId="5190A36A" w14:textId="4AA469BD"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23" w:history="1">
            <w:r w:rsidRPr="004D2253">
              <w:rPr>
                <w:rStyle w:val="Hyperlink"/>
                <w:rFonts w:ascii="Arial" w:hAnsi="Arial" w:cs="Arial"/>
                <w:noProof/>
                <w:sz w:val="24"/>
                <w:szCs w:val="24"/>
              </w:rPr>
              <w:t>2.5</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Estado da Arte</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_Toc223367623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50</w:t>
            </w:r>
            <w:r w:rsidRPr="004D2253">
              <w:rPr>
                <w:rFonts w:ascii="Arial" w:hAnsi="Arial" w:cs="Arial"/>
                <w:noProof/>
                <w:webHidden/>
                <w:sz w:val="24"/>
                <w:szCs w:val="24"/>
              </w:rPr>
              <w:fldChar w:fldCharType="end"/>
            </w:r>
          </w:hyperlink>
        </w:p>
        <w:p w14:paraId="34DA0555" w14:textId="19038E38"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24" w:history="1">
            <w:r w:rsidRPr="004D2253">
              <w:rPr>
                <w:rStyle w:val="Hyperlink"/>
                <w:rFonts w:ascii="Arial" w:hAnsi="Arial" w:cs="Arial"/>
                <w:noProof/>
                <w:sz w:val="24"/>
                <w:szCs w:val="24"/>
              </w:rPr>
              <w:t>2.5.1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Procedimentos de levantamento dos trabalhos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_Toc223367624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50</w:t>
            </w:r>
            <w:r w:rsidRPr="004D2253">
              <w:rPr>
                <w:rFonts w:ascii="Arial" w:hAnsi="Arial" w:cs="Arial"/>
                <w:noProof/>
                <w:webHidden/>
                <w:sz w:val="24"/>
                <w:szCs w:val="24"/>
              </w:rPr>
              <w:fldChar w:fldCharType="end"/>
            </w:r>
          </w:hyperlink>
        </w:p>
        <w:p w14:paraId="2B0B4FF8" w14:textId="00BBC9D5"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25" w:history="1">
            <w:r w:rsidRPr="004D2253">
              <w:rPr>
                <w:rStyle w:val="Hyperlink"/>
                <w:rFonts w:ascii="Arial" w:hAnsi="Arial" w:cs="Arial"/>
                <w:noProof/>
                <w:sz w:val="24"/>
                <w:szCs w:val="24"/>
              </w:rPr>
              <w:t>2.5.2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Critérios de inclusão e exclusão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_Toc223367625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51</w:t>
            </w:r>
            <w:r w:rsidRPr="004D2253">
              <w:rPr>
                <w:rFonts w:ascii="Arial" w:hAnsi="Arial" w:cs="Arial"/>
                <w:noProof/>
                <w:webHidden/>
                <w:sz w:val="24"/>
                <w:szCs w:val="24"/>
              </w:rPr>
              <w:fldChar w:fldCharType="end"/>
            </w:r>
          </w:hyperlink>
        </w:p>
        <w:p w14:paraId="6C079882" w14:textId="6C8A6F62"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26" w:history="1">
            <w:r w:rsidRPr="004D2253">
              <w:rPr>
                <w:rStyle w:val="Hyperlink"/>
                <w:rFonts w:ascii="Arial" w:hAnsi="Arial" w:cs="Arial"/>
                <w:noProof/>
                <w:sz w:val="24"/>
                <w:szCs w:val="24"/>
              </w:rPr>
              <w:t>2.5.3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Análise crítica dos trabalhos encontrados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_Toc223367626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52</w:t>
            </w:r>
            <w:r w:rsidRPr="004D2253">
              <w:rPr>
                <w:rFonts w:ascii="Arial" w:hAnsi="Arial" w:cs="Arial"/>
                <w:noProof/>
                <w:webHidden/>
                <w:sz w:val="24"/>
                <w:szCs w:val="24"/>
              </w:rPr>
              <w:fldChar w:fldCharType="end"/>
            </w:r>
          </w:hyperlink>
        </w:p>
        <w:p w14:paraId="7A72B500" w14:textId="182FFAF7"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27" w:history="1">
            <w:r w:rsidRPr="004D2253">
              <w:rPr>
                <w:rStyle w:val="Hyperlink"/>
                <w:rFonts w:ascii="Arial" w:hAnsi="Arial" w:cs="Arial"/>
                <w:noProof/>
                <w:sz w:val="24"/>
                <w:szCs w:val="24"/>
              </w:rPr>
              <w:t>2.5.4</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Relação dos trabalhos encontrados com o presente trabalho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_Toc223367627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54</w:t>
            </w:r>
            <w:r w:rsidRPr="004D2253">
              <w:rPr>
                <w:rFonts w:ascii="Arial" w:hAnsi="Arial" w:cs="Arial"/>
                <w:noProof/>
                <w:webHidden/>
                <w:sz w:val="24"/>
                <w:szCs w:val="24"/>
              </w:rPr>
              <w:fldChar w:fldCharType="end"/>
            </w:r>
          </w:hyperlink>
        </w:p>
        <w:p w14:paraId="1D96B1EB" w14:textId="0203A1D8"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28" w:history="1">
            <w:r w:rsidRPr="004D2253">
              <w:rPr>
                <w:rStyle w:val="Hyperlink"/>
                <w:rFonts w:ascii="Arial" w:hAnsi="Arial" w:cs="Arial"/>
                <w:noProof/>
                <w:sz w:val="24"/>
                <w:szCs w:val="24"/>
              </w:rPr>
              <w:t>2.5.5</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 xml:space="preserve">Comparativo com bibliotecas, </w:t>
            </w:r>
            <w:r w:rsidRPr="004D2253">
              <w:rPr>
                <w:rStyle w:val="Hyperlink"/>
                <w:rFonts w:ascii="Arial" w:hAnsi="Arial" w:cs="Arial"/>
                <w:i/>
                <w:iCs/>
                <w:noProof/>
                <w:sz w:val="24"/>
                <w:szCs w:val="24"/>
              </w:rPr>
              <w:t>frameworks</w:t>
            </w:r>
            <w:r w:rsidRPr="004D2253">
              <w:rPr>
                <w:rStyle w:val="Hyperlink"/>
                <w:rFonts w:ascii="Arial" w:hAnsi="Arial" w:cs="Arial"/>
                <w:noProof/>
                <w:sz w:val="24"/>
                <w:szCs w:val="24"/>
              </w:rPr>
              <w:t xml:space="preserve"> e soluções existentes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_Toc223367628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55</w:t>
            </w:r>
            <w:r w:rsidRPr="004D2253">
              <w:rPr>
                <w:rFonts w:ascii="Arial" w:hAnsi="Arial" w:cs="Arial"/>
                <w:noProof/>
                <w:webHidden/>
                <w:sz w:val="24"/>
                <w:szCs w:val="24"/>
              </w:rPr>
              <w:fldChar w:fldCharType="end"/>
            </w:r>
          </w:hyperlink>
        </w:p>
        <w:p w14:paraId="39345405" w14:textId="6DABEEF9" w:rsidR="004D2253" w:rsidRPr="004D2253" w:rsidRDefault="004D2253">
          <w:pPr>
            <w:pStyle w:val="Sumrio1"/>
            <w:tabs>
              <w:tab w:val="left" w:pos="440"/>
              <w:tab w:val="right" w:leader="dot" w:pos="9061"/>
            </w:tabs>
            <w:rPr>
              <w:rFonts w:ascii="Arial" w:eastAsiaTheme="minorEastAsia" w:hAnsi="Arial" w:cs="Arial"/>
              <w:noProof/>
              <w:sz w:val="24"/>
              <w:szCs w:val="24"/>
              <w:lang w:eastAsia="pt-BR"/>
            </w:rPr>
          </w:pPr>
          <w:hyperlink w:anchor="_Toc223367629" w:history="1">
            <w:r w:rsidRPr="004D2253">
              <w:rPr>
                <w:rStyle w:val="Hyperlink"/>
                <w:rFonts w:ascii="Arial" w:hAnsi="Arial" w:cs="Arial"/>
                <w:noProof/>
                <w:sz w:val="24"/>
                <w:szCs w:val="24"/>
              </w:rPr>
              <w:t>3</w:t>
            </w:r>
            <w:r w:rsidRPr="004D2253">
              <w:rPr>
                <w:rFonts w:ascii="Arial" w:eastAsiaTheme="minorEastAsia" w:hAnsi="Arial" w:cs="Arial"/>
                <w:noProof/>
                <w:sz w:val="24"/>
                <w:szCs w:val="24"/>
                <w:lang w:eastAsia="pt-BR"/>
              </w:rPr>
              <w:tab/>
            </w:r>
            <w:r w:rsidRPr="004D2253">
              <w:rPr>
                <w:rStyle w:val="Hyperlink"/>
                <w:rFonts w:ascii="Arial" w:hAnsi="Arial" w:cs="Arial"/>
                <w:b/>
                <w:bCs/>
                <w:noProof/>
                <w:sz w:val="24"/>
                <w:szCs w:val="24"/>
              </w:rPr>
              <w:t>DIRETRIZES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_Toc223367629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58</w:t>
            </w:r>
            <w:r w:rsidRPr="004D2253">
              <w:rPr>
                <w:rFonts w:ascii="Arial" w:hAnsi="Arial" w:cs="Arial"/>
                <w:noProof/>
                <w:webHidden/>
                <w:sz w:val="24"/>
                <w:szCs w:val="24"/>
              </w:rPr>
              <w:fldChar w:fldCharType="end"/>
            </w:r>
          </w:hyperlink>
        </w:p>
        <w:p w14:paraId="278820E1" w14:textId="5ED45E5D"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30" w:history="1">
            <w:r w:rsidRPr="004D2253">
              <w:rPr>
                <w:rStyle w:val="Hyperlink"/>
                <w:rFonts w:ascii="Arial" w:hAnsi="Arial" w:cs="Arial"/>
                <w:noProof/>
                <w:sz w:val="24"/>
                <w:szCs w:val="24"/>
              </w:rPr>
              <w:t>3.1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Metodologia para obtenção das diretrizes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_Toc223367630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58</w:t>
            </w:r>
            <w:r w:rsidRPr="004D2253">
              <w:rPr>
                <w:rFonts w:ascii="Arial" w:hAnsi="Arial" w:cs="Arial"/>
                <w:noProof/>
                <w:webHidden/>
                <w:sz w:val="24"/>
                <w:szCs w:val="24"/>
              </w:rPr>
              <w:fldChar w:fldCharType="end"/>
            </w:r>
          </w:hyperlink>
        </w:p>
        <w:p w14:paraId="2C622225" w14:textId="70A125C7"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31" w:history="1">
            <w:r w:rsidRPr="004D2253">
              <w:rPr>
                <w:rStyle w:val="Hyperlink"/>
                <w:rFonts w:ascii="Arial" w:hAnsi="Arial" w:cs="Arial"/>
                <w:noProof/>
                <w:sz w:val="24"/>
                <w:szCs w:val="24"/>
              </w:rPr>
              <w:t>3.1.1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Coleta de Dados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_Toc223367631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60</w:t>
            </w:r>
            <w:r w:rsidRPr="004D2253">
              <w:rPr>
                <w:rFonts w:ascii="Arial" w:hAnsi="Arial" w:cs="Arial"/>
                <w:noProof/>
                <w:webHidden/>
                <w:sz w:val="24"/>
                <w:szCs w:val="24"/>
              </w:rPr>
              <w:fldChar w:fldCharType="end"/>
            </w:r>
          </w:hyperlink>
        </w:p>
        <w:p w14:paraId="4BC4A714" w14:textId="54502A61"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32" w:history="1">
            <w:r w:rsidRPr="004D2253">
              <w:rPr>
                <w:rStyle w:val="Hyperlink"/>
                <w:rFonts w:ascii="Arial" w:hAnsi="Arial" w:cs="Arial"/>
                <w:noProof/>
                <w:sz w:val="24"/>
                <w:szCs w:val="24"/>
              </w:rPr>
              <w:t>3.1.2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Extração e Preparação dos Dados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_Toc223367632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60</w:t>
            </w:r>
            <w:r w:rsidRPr="004D2253">
              <w:rPr>
                <w:rFonts w:ascii="Arial" w:hAnsi="Arial" w:cs="Arial"/>
                <w:noProof/>
                <w:webHidden/>
                <w:sz w:val="24"/>
                <w:szCs w:val="24"/>
              </w:rPr>
              <w:fldChar w:fldCharType="end"/>
            </w:r>
          </w:hyperlink>
        </w:p>
        <w:p w14:paraId="524A8899" w14:textId="5B9B0E93"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33" w:history="1">
            <w:r w:rsidRPr="004D2253">
              <w:rPr>
                <w:rStyle w:val="Hyperlink"/>
                <w:rFonts w:ascii="Arial" w:hAnsi="Arial" w:cs="Arial"/>
                <w:noProof/>
                <w:sz w:val="24"/>
                <w:szCs w:val="24"/>
              </w:rPr>
              <w:t>3.1.3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Modelagem dos Dados e Criação do Banco de Dados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_Toc223367633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63</w:t>
            </w:r>
            <w:r w:rsidRPr="004D2253">
              <w:rPr>
                <w:rFonts w:ascii="Arial" w:hAnsi="Arial" w:cs="Arial"/>
                <w:noProof/>
                <w:webHidden/>
                <w:sz w:val="24"/>
                <w:szCs w:val="24"/>
              </w:rPr>
              <w:fldChar w:fldCharType="end"/>
            </w:r>
          </w:hyperlink>
        </w:p>
        <w:p w14:paraId="106749B9" w14:textId="4E00BA48"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34" w:history="1">
            <w:r w:rsidRPr="004D2253">
              <w:rPr>
                <w:rStyle w:val="Hyperlink"/>
                <w:rFonts w:ascii="Arial" w:hAnsi="Arial" w:cs="Arial"/>
                <w:noProof/>
                <w:sz w:val="24"/>
                <w:szCs w:val="24"/>
              </w:rPr>
              <w:t>3.1.4</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Classificação e análise dos Dados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_Toc223367634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68</w:t>
            </w:r>
            <w:r w:rsidRPr="004D2253">
              <w:rPr>
                <w:rFonts w:ascii="Arial" w:hAnsi="Arial" w:cs="Arial"/>
                <w:noProof/>
                <w:webHidden/>
                <w:sz w:val="24"/>
                <w:szCs w:val="24"/>
              </w:rPr>
              <w:fldChar w:fldCharType="end"/>
            </w:r>
          </w:hyperlink>
        </w:p>
        <w:p w14:paraId="65840683" w14:textId="2AE5F8B7"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35" w:history="1">
            <w:r w:rsidRPr="004D2253">
              <w:rPr>
                <w:rStyle w:val="Hyperlink"/>
                <w:rFonts w:ascii="Arial" w:hAnsi="Arial" w:cs="Arial"/>
                <w:noProof/>
                <w:sz w:val="24"/>
                <w:szCs w:val="24"/>
              </w:rPr>
              <w:t>3.2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Resultados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_Toc223367635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72</w:t>
            </w:r>
            <w:r w:rsidRPr="004D2253">
              <w:rPr>
                <w:rFonts w:ascii="Arial" w:hAnsi="Arial" w:cs="Arial"/>
                <w:noProof/>
                <w:webHidden/>
                <w:sz w:val="24"/>
                <w:szCs w:val="24"/>
              </w:rPr>
              <w:fldChar w:fldCharType="end"/>
            </w:r>
          </w:hyperlink>
        </w:p>
        <w:p w14:paraId="14FAB44C" w14:textId="247EFAC3" w:rsidR="004D2253" w:rsidRPr="004D2253" w:rsidRDefault="004D2253">
          <w:pPr>
            <w:pStyle w:val="Sumrio1"/>
            <w:tabs>
              <w:tab w:val="left" w:pos="440"/>
              <w:tab w:val="right" w:leader="dot" w:pos="9061"/>
            </w:tabs>
            <w:rPr>
              <w:rFonts w:ascii="Arial" w:eastAsiaTheme="minorEastAsia" w:hAnsi="Arial" w:cs="Arial"/>
              <w:noProof/>
              <w:sz w:val="24"/>
              <w:szCs w:val="24"/>
              <w:lang w:eastAsia="pt-BR"/>
            </w:rPr>
          </w:pPr>
          <w:hyperlink w:anchor="_Toc223367636" w:history="1">
            <w:r w:rsidRPr="004D2253">
              <w:rPr>
                <w:rStyle w:val="Hyperlink"/>
                <w:rFonts w:ascii="Arial" w:hAnsi="Arial" w:cs="Arial"/>
                <w:noProof/>
                <w:sz w:val="24"/>
                <w:szCs w:val="24"/>
              </w:rPr>
              <w:t>4</w:t>
            </w:r>
            <w:r w:rsidRPr="004D2253">
              <w:rPr>
                <w:rFonts w:ascii="Arial" w:eastAsiaTheme="minorEastAsia" w:hAnsi="Arial" w:cs="Arial"/>
                <w:noProof/>
                <w:sz w:val="24"/>
                <w:szCs w:val="24"/>
                <w:lang w:eastAsia="pt-BR"/>
              </w:rPr>
              <w:tab/>
            </w:r>
            <w:r w:rsidRPr="004D2253">
              <w:rPr>
                <w:rStyle w:val="Hyperlink"/>
                <w:rFonts w:ascii="Arial" w:hAnsi="Arial" w:cs="Arial"/>
                <w:b/>
                <w:bCs/>
                <w:noProof/>
                <w:sz w:val="24"/>
                <w:szCs w:val="24"/>
              </w:rPr>
              <w:t>BIBLIOTECA MOBILEDU</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_Toc223367636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84</w:t>
            </w:r>
            <w:r w:rsidRPr="004D2253">
              <w:rPr>
                <w:rFonts w:ascii="Arial" w:hAnsi="Arial" w:cs="Arial"/>
                <w:noProof/>
                <w:webHidden/>
                <w:sz w:val="24"/>
                <w:szCs w:val="24"/>
              </w:rPr>
              <w:fldChar w:fldCharType="end"/>
            </w:r>
          </w:hyperlink>
        </w:p>
        <w:p w14:paraId="70E37FE1" w14:textId="3EE0B0BB"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37" w:history="1">
            <w:r w:rsidRPr="004D2253">
              <w:rPr>
                <w:rStyle w:val="Hyperlink"/>
                <w:rFonts w:ascii="Arial" w:hAnsi="Arial" w:cs="Arial"/>
                <w:noProof/>
                <w:sz w:val="24"/>
                <w:szCs w:val="24"/>
              </w:rPr>
              <w:t>4.1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Metodologia para elaboração da Biblioteca MobileDU</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_Toc223367637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84</w:t>
            </w:r>
            <w:r w:rsidRPr="004D2253">
              <w:rPr>
                <w:rFonts w:ascii="Arial" w:hAnsi="Arial" w:cs="Arial"/>
                <w:noProof/>
                <w:webHidden/>
                <w:sz w:val="24"/>
                <w:szCs w:val="24"/>
              </w:rPr>
              <w:fldChar w:fldCharType="end"/>
            </w:r>
          </w:hyperlink>
        </w:p>
        <w:p w14:paraId="62ADC463" w14:textId="389979AD"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38" w:history="1">
            <w:r w:rsidRPr="004D2253">
              <w:rPr>
                <w:rStyle w:val="Hyperlink"/>
                <w:rFonts w:ascii="Arial" w:hAnsi="Arial" w:cs="Arial"/>
                <w:noProof/>
                <w:sz w:val="24"/>
                <w:szCs w:val="24"/>
              </w:rPr>
              <w:t>4.1.1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Natureza e abordagem da pesquisa</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_Toc223367638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84</w:t>
            </w:r>
            <w:r w:rsidRPr="004D2253">
              <w:rPr>
                <w:rFonts w:ascii="Arial" w:hAnsi="Arial" w:cs="Arial"/>
                <w:noProof/>
                <w:webHidden/>
                <w:sz w:val="24"/>
                <w:szCs w:val="24"/>
              </w:rPr>
              <w:fldChar w:fldCharType="end"/>
            </w:r>
          </w:hyperlink>
        </w:p>
        <w:p w14:paraId="3F53E84D" w14:textId="17C1DBC1"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39" w:history="1">
            <w:r w:rsidRPr="004D2253">
              <w:rPr>
                <w:rStyle w:val="Hyperlink"/>
                <w:rFonts w:ascii="Arial" w:hAnsi="Arial" w:cs="Arial"/>
                <w:noProof/>
                <w:sz w:val="24"/>
                <w:szCs w:val="24"/>
              </w:rPr>
              <w:t>4.1.2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Visão geral da metodologia adotada</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_Toc223367639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85</w:t>
            </w:r>
            <w:r w:rsidRPr="004D2253">
              <w:rPr>
                <w:rFonts w:ascii="Arial" w:hAnsi="Arial" w:cs="Arial"/>
                <w:noProof/>
                <w:webHidden/>
                <w:sz w:val="24"/>
                <w:szCs w:val="24"/>
              </w:rPr>
              <w:fldChar w:fldCharType="end"/>
            </w:r>
          </w:hyperlink>
        </w:p>
        <w:p w14:paraId="11039FC0" w14:textId="308C19AC"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40" w:history="1">
            <w:r w:rsidRPr="004D2253">
              <w:rPr>
                <w:rStyle w:val="Hyperlink"/>
                <w:rFonts w:ascii="Arial" w:hAnsi="Arial" w:cs="Arial"/>
                <w:noProof/>
                <w:sz w:val="24"/>
                <w:szCs w:val="24"/>
              </w:rPr>
              <w:t>4.1.3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Ambiente, plataforma e tecnologias adotadas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_Toc223367640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87</w:t>
            </w:r>
            <w:r w:rsidRPr="004D2253">
              <w:rPr>
                <w:rFonts w:ascii="Arial" w:hAnsi="Arial" w:cs="Arial"/>
                <w:noProof/>
                <w:webHidden/>
                <w:sz w:val="24"/>
                <w:szCs w:val="24"/>
              </w:rPr>
              <w:fldChar w:fldCharType="end"/>
            </w:r>
          </w:hyperlink>
        </w:p>
        <w:p w14:paraId="5314510E" w14:textId="1E31DC9F"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41" w:history="1">
            <w:r w:rsidRPr="004D2253">
              <w:rPr>
                <w:rStyle w:val="Hyperlink"/>
                <w:rFonts w:ascii="Arial" w:hAnsi="Arial" w:cs="Arial"/>
                <w:noProof/>
                <w:sz w:val="24"/>
                <w:szCs w:val="24"/>
              </w:rPr>
              <w:t>4.1.4</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Etapas para elaboração da biblioteca MobileDU</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_Toc223367641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88</w:t>
            </w:r>
            <w:r w:rsidRPr="004D2253">
              <w:rPr>
                <w:rFonts w:ascii="Arial" w:hAnsi="Arial" w:cs="Arial"/>
                <w:noProof/>
                <w:webHidden/>
                <w:sz w:val="24"/>
                <w:szCs w:val="24"/>
              </w:rPr>
              <w:fldChar w:fldCharType="end"/>
            </w:r>
          </w:hyperlink>
        </w:p>
        <w:p w14:paraId="4D766ACA" w14:textId="36F3AFB3"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42" w:history="1">
            <w:r w:rsidRPr="004D2253">
              <w:rPr>
                <w:rStyle w:val="Hyperlink"/>
                <w:rFonts w:ascii="Arial" w:hAnsi="Arial" w:cs="Arial"/>
                <w:noProof/>
                <w:sz w:val="24"/>
                <w:szCs w:val="24"/>
              </w:rPr>
              <w:t>4.1.5</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Transposição das diretrizes para a implementação da Biblioteca MobileDU</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_Toc223367642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89</w:t>
            </w:r>
            <w:r w:rsidRPr="004D2253">
              <w:rPr>
                <w:rFonts w:ascii="Arial" w:hAnsi="Arial" w:cs="Arial"/>
                <w:noProof/>
                <w:webHidden/>
                <w:sz w:val="24"/>
                <w:szCs w:val="24"/>
              </w:rPr>
              <w:fldChar w:fldCharType="end"/>
            </w:r>
          </w:hyperlink>
        </w:p>
        <w:p w14:paraId="52EBA604" w14:textId="77382216"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43" w:history="1">
            <w:r w:rsidRPr="004D2253">
              <w:rPr>
                <w:rStyle w:val="Hyperlink"/>
                <w:rFonts w:ascii="Arial" w:hAnsi="Arial" w:cs="Arial"/>
                <w:noProof/>
                <w:sz w:val="24"/>
                <w:szCs w:val="24"/>
              </w:rPr>
              <w:t>4.1.6</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Organização dos ciclos iterativos, marcos e duração do desenvolvimento</w:t>
            </w:r>
            <w:r w:rsidRPr="004D2253">
              <w:rPr>
                <w:rFonts w:ascii="Arial" w:hAnsi="Arial" w:cs="Arial"/>
                <w:noProof/>
                <w:webHidden/>
                <w:sz w:val="24"/>
                <w:szCs w:val="24"/>
              </w:rPr>
              <w:tab/>
            </w:r>
            <w:r>
              <w:rPr>
                <w:rFonts w:ascii="Arial" w:hAnsi="Arial" w:cs="Arial"/>
                <w:noProof/>
                <w:webHidden/>
                <w:sz w:val="24"/>
                <w:szCs w:val="24"/>
              </w:rPr>
              <w:t>.................................................................................................................</w:t>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_Toc223367643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89</w:t>
            </w:r>
            <w:r w:rsidRPr="004D2253">
              <w:rPr>
                <w:rFonts w:ascii="Arial" w:hAnsi="Arial" w:cs="Arial"/>
                <w:noProof/>
                <w:webHidden/>
                <w:sz w:val="24"/>
                <w:szCs w:val="24"/>
              </w:rPr>
              <w:fldChar w:fldCharType="end"/>
            </w:r>
          </w:hyperlink>
        </w:p>
        <w:p w14:paraId="354CD11A" w14:textId="62F4C576"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44" w:history="1">
            <w:r w:rsidRPr="004D2253">
              <w:rPr>
                <w:rStyle w:val="Hyperlink"/>
                <w:rFonts w:ascii="Arial" w:hAnsi="Arial" w:cs="Arial"/>
                <w:noProof/>
                <w:sz w:val="24"/>
                <w:szCs w:val="24"/>
              </w:rPr>
              <w:t>4.2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Resultados do desenvolvimento da Biblioteca MobileDU</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_Toc223367644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91</w:t>
            </w:r>
            <w:r w:rsidRPr="004D2253">
              <w:rPr>
                <w:rFonts w:ascii="Arial" w:hAnsi="Arial" w:cs="Arial"/>
                <w:noProof/>
                <w:webHidden/>
                <w:sz w:val="24"/>
                <w:szCs w:val="24"/>
              </w:rPr>
              <w:fldChar w:fldCharType="end"/>
            </w:r>
          </w:hyperlink>
        </w:p>
        <w:p w14:paraId="5EFEB0A1" w14:textId="2654015B"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45" w:history="1">
            <w:r w:rsidRPr="004D2253">
              <w:rPr>
                <w:rStyle w:val="Hyperlink"/>
                <w:rFonts w:ascii="Arial" w:hAnsi="Arial" w:cs="Arial"/>
                <w:noProof/>
                <w:sz w:val="24"/>
                <w:szCs w:val="24"/>
              </w:rPr>
              <w:t>4.2.1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Arquitetura da biblioteca MobileDU</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_Toc223367645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91</w:t>
            </w:r>
            <w:r w:rsidRPr="004D2253">
              <w:rPr>
                <w:rFonts w:ascii="Arial" w:hAnsi="Arial" w:cs="Arial"/>
                <w:noProof/>
                <w:webHidden/>
                <w:sz w:val="24"/>
                <w:szCs w:val="24"/>
              </w:rPr>
              <w:fldChar w:fldCharType="end"/>
            </w:r>
          </w:hyperlink>
        </w:p>
        <w:p w14:paraId="6BCAF6B0" w14:textId="78F3A5F9"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46" w:history="1">
            <w:r w:rsidRPr="004D2253">
              <w:rPr>
                <w:rStyle w:val="Hyperlink"/>
                <w:rFonts w:ascii="Arial" w:hAnsi="Arial" w:cs="Arial"/>
                <w:noProof/>
                <w:sz w:val="24"/>
                <w:szCs w:val="24"/>
              </w:rPr>
              <w:t>4.2.2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Reutilização e extensibilidade da MobileDU</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_Toc223367646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94</w:t>
            </w:r>
            <w:r w:rsidRPr="004D2253">
              <w:rPr>
                <w:rFonts w:ascii="Arial" w:hAnsi="Arial" w:cs="Arial"/>
                <w:noProof/>
                <w:webHidden/>
                <w:sz w:val="24"/>
                <w:szCs w:val="24"/>
              </w:rPr>
              <w:fldChar w:fldCharType="end"/>
            </w:r>
          </w:hyperlink>
        </w:p>
        <w:p w14:paraId="6466B4D9" w14:textId="4ABBEC0F"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47" w:history="1">
            <w:r w:rsidRPr="004D2253">
              <w:rPr>
                <w:rStyle w:val="Hyperlink"/>
                <w:rFonts w:ascii="Arial" w:hAnsi="Arial" w:cs="Arial"/>
                <w:noProof/>
                <w:sz w:val="24"/>
                <w:szCs w:val="24"/>
              </w:rPr>
              <w:t>4.2.3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Desenvolvimento incremental da biblioteca</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_Toc223367647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95</w:t>
            </w:r>
            <w:r w:rsidRPr="004D2253">
              <w:rPr>
                <w:rFonts w:ascii="Arial" w:hAnsi="Arial" w:cs="Arial"/>
                <w:noProof/>
                <w:webHidden/>
                <w:sz w:val="24"/>
                <w:szCs w:val="24"/>
              </w:rPr>
              <w:fldChar w:fldCharType="end"/>
            </w:r>
          </w:hyperlink>
        </w:p>
        <w:p w14:paraId="5334CCDC" w14:textId="6B0C0B1D"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48" w:history="1">
            <w:r w:rsidRPr="004D2253">
              <w:rPr>
                <w:rStyle w:val="Hyperlink"/>
                <w:rFonts w:ascii="Arial" w:hAnsi="Arial" w:cs="Arial"/>
                <w:noProof/>
                <w:sz w:val="24"/>
                <w:szCs w:val="24"/>
              </w:rPr>
              <w:t>4.2.4</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Diretrizes não implementadas e delimitação de escopo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_Toc223367648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96</w:t>
            </w:r>
            <w:r w:rsidRPr="004D2253">
              <w:rPr>
                <w:rFonts w:ascii="Arial" w:hAnsi="Arial" w:cs="Arial"/>
                <w:noProof/>
                <w:webHidden/>
                <w:sz w:val="24"/>
                <w:szCs w:val="24"/>
              </w:rPr>
              <w:fldChar w:fldCharType="end"/>
            </w:r>
          </w:hyperlink>
        </w:p>
        <w:p w14:paraId="2BA40092" w14:textId="29D2658E"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49" w:history="1">
            <w:r w:rsidRPr="004D2253">
              <w:rPr>
                <w:rStyle w:val="Hyperlink"/>
                <w:rFonts w:ascii="Arial" w:hAnsi="Arial" w:cs="Arial"/>
                <w:noProof/>
                <w:sz w:val="24"/>
                <w:szCs w:val="24"/>
              </w:rPr>
              <w:t>4.2.5</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Prototipagem e uso da MobileDU em aplicativos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_Toc223367649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97</w:t>
            </w:r>
            <w:r w:rsidRPr="004D2253">
              <w:rPr>
                <w:rFonts w:ascii="Arial" w:hAnsi="Arial" w:cs="Arial"/>
                <w:noProof/>
                <w:webHidden/>
                <w:sz w:val="24"/>
                <w:szCs w:val="24"/>
              </w:rPr>
              <w:fldChar w:fldCharType="end"/>
            </w:r>
          </w:hyperlink>
        </w:p>
        <w:p w14:paraId="4DB6A30D" w14:textId="7957B5F9"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50" w:history="1">
            <w:r w:rsidRPr="004D2253">
              <w:rPr>
                <w:rStyle w:val="Hyperlink"/>
                <w:rFonts w:ascii="Arial" w:hAnsi="Arial" w:cs="Arial"/>
                <w:noProof/>
                <w:sz w:val="24"/>
                <w:szCs w:val="24"/>
              </w:rPr>
              <w:t>4.2.6</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Telas de Configuração da MobileDU</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_Toc223367650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98</w:t>
            </w:r>
            <w:r w:rsidRPr="004D2253">
              <w:rPr>
                <w:rFonts w:ascii="Arial" w:hAnsi="Arial" w:cs="Arial"/>
                <w:noProof/>
                <w:webHidden/>
                <w:sz w:val="24"/>
                <w:szCs w:val="24"/>
              </w:rPr>
              <w:fldChar w:fldCharType="end"/>
            </w:r>
          </w:hyperlink>
        </w:p>
        <w:p w14:paraId="729A0488" w14:textId="7A504A1C"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51" w:history="1">
            <w:r w:rsidRPr="004D2253">
              <w:rPr>
                <w:rStyle w:val="Hyperlink"/>
                <w:rFonts w:ascii="Arial" w:hAnsi="Arial" w:cs="Arial"/>
                <w:noProof/>
                <w:sz w:val="24"/>
                <w:szCs w:val="24"/>
              </w:rPr>
              <w:t>4.2.7</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Síntese dos Resultados do artefato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_Toc223367651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103</w:t>
            </w:r>
            <w:r w:rsidRPr="004D2253">
              <w:rPr>
                <w:rFonts w:ascii="Arial" w:hAnsi="Arial" w:cs="Arial"/>
                <w:noProof/>
                <w:webHidden/>
                <w:sz w:val="24"/>
                <w:szCs w:val="24"/>
              </w:rPr>
              <w:fldChar w:fldCharType="end"/>
            </w:r>
          </w:hyperlink>
        </w:p>
        <w:p w14:paraId="19ACDB4E" w14:textId="6F784CAF"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52" w:history="1">
            <w:r w:rsidRPr="004D2253">
              <w:rPr>
                <w:rStyle w:val="Hyperlink"/>
                <w:rFonts w:ascii="Arial" w:hAnsi="Arial" w:cs="Arial"/>
                <w:noProof/>
                <w:sz w:val="24"/>
                <w:szCs w:val="24"/>
              </w:rPr>
              <w:t>4.3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Orientações de uso da Biblioteca MobileDU</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_Toc223367652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103</w:t>
            </w:r>
            <w:r w:rsidRPr="004D2253">
              <w:rPr>
                <w:rFonts w:ascii="Arial" w:hAnsi="Arial" w:cs="Arial"/>
                <w:noProof/>
                <w:webHidden/>
                <w:sz w:val="24"/>
                <w:szCs w:val="24"/>
              </w:rPr>
              <w:fldChar w:fldCharType="end"/>
            </w:r>
          </w:hyperlink>
        </w:p>
        <w:p w14:paraId="17660998" w14:textId="45EAFB2B" w:rsidR="004D2253" w:rsidRPr="004D2253" w:rsidRDefault="004D2253">
          <w:pPr>
            <w:pStyle w:val="Sumrio1"/>
            <w:tabs>
              <w:tab w:val="left" w:pos="440"/>
              <w:tab w:val="right" w:leader="dot" w:pos="9061"/>
            </w:tabs>
            <w:rPr>
              <w:rFonts w:ascii="Arial" w:eastAsiaTheme="minorEastAsia" w:hAnsi="Arial" w:cs="Arial"/>
              <w:noProof/>
              <w:sz w:val="24"/>
              <w:szCs w:val="24"/>
              <w:lang w:eastAsia="pt-BR"/>
            </w:rPr>
          </w:pPr>
          <w:hyperlink w:anchor="_Toc223367653" w:history="1">
            <w:r w:rsidRPr="004D2253">
              <w:rPr>
                <w:rStyle w:val="Hyperlink"/>
                <w:rFonts w:ascii="Arial" w:hAnsi="Arial" w:cs="Arial"/>
                <w:noProof/>
                <w:sz w:val="24"/>
                <w:szCs w:val="24"/>
              </w:rPr>
              <w:t>5</w:t>
            </w:r>
            <w:r w:rsidRPr="004D2253">
              <w:rPr>
                <w:rFonts w:ascii="Arial" w:eastAsiaTheme="minorEastAsia" w:hAnsi="Arial" w:cs="Arial"/>
                <w:noProof/>
                <w:sz w:val="24"/>
                <w:szCs w:val="24"/>
                <w:lang w:eastAsia="pt-BR"/>
              </w:rPr>
              <w:tab/>
            </w:r>
            <w:r w:rsidRPr="004D2253">
              <w:rPr>
                <w:rStyle w:val="Hyperlink"/>
                <w:rFonts w:ascii="Arial" w:hAnsi="Arial" w:cs="Arial"/>
                <w:b/>
                <w:bCs/>
                <w:noProof/>
                <w:sz w:val="24"/>
                <w:szCs w:val="24"/>
              </w:rPr>
              <w:t>VALIDAÇÃO DA BIBLIOTECA</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_Toc223367653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105</w:t>
            </w:r>
            <w:r w:rsidRPr="004D2253">
              <w:rPr>
                <w:rFonts w:ascii="Arial" w:hAnsi="Arial" w:cs="Arial"/>
                <w:noProof/>
                <w:webHidden/>
                <w:sz w:val="24"/>
                <w:szCs w:val="24"/>
              </w:rPr>
              <w:fldChar w:fldCharType="end"/>
            </w:r>
          </w:hyperlink>
        </w:p>
        <w:p w14:paraId="408ABFEB" w14:textId="61DDB2DB"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54" w:history="1">
            <w:r w:rsidRPr="004D2253">
              <w:rPr>
                <w:rStyle w:val="Hyperlink"/>
                <w:rFonts w:ascii="Arial" w:hAnsi="Arial" w:cs="Arial"/>
                <w:noProof/>
                <w:sz w:val="24"/>
                <w:szCs w:val="24"/>
              </w:rPr>
              <w:t>5.1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Estratégia de validação adotada</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_Toc223367654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105</w:t>
            </w:r>
            <w:r w:rsidRPr="004D2253">
              <w:rPr>
                <w:rFonts w:ascii="Arial" w:hAnsi="Arial" w:cs="Arial"/>
                <w:noProof/>
                <w:webHidden/>
                <w:sz w:val="24"/>
                <w:szCs w:val="24"/>
              </w:rPr>
              <w:fldChar w:fldCharType="end"/>
            </w:r>
          </w:hyperlink>
        </w:p>
        <w:p w14:paraId="25F180F3" w14:textId="1C87A93B"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55" w:history="1">
            <w:r w:rsidRPr="004D2253">
              <w:rPr>
                <w:rStyle w:val="Hyperlink"/>
                <w:rFonts w:ascii="Arial" w:hAnsi="Arial" w:cs="Arial"/>
                <w:noProof/>
                <w:sz w:val="24"/>
                <w:szCs w:val="24"/>
              </w:rPr>
              <w:t>5.2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Contexto da validação empírica: curso de extensão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_Toc223367655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105</w:t>
            </w:r>
            <w:r w:rsidRPr="004D2253">
              <w:rPr>
                <w:rFonts w:ascii="Arial" w:hAnsi="Arial" w:cs="Arial"/>
                <w:noProof/>
                <w:webHidden/>
                <w:sz w:val="24"/>
                <w:szCs w:val="24"/>
              </w:rPr>
              <w:fldChar w:fldCharType="end"/>
            </w:r>
          </w:hyperlink>
        </w:p>
        <w:p w14:paraId="3CECB74E" w14:textId="01FC70C7"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56" w:history="1">
            <w:r w:rsidRPr="004D2253">
              <w:rPr>
                <w:rStyle w:val="Hyperlink"/>
                <w:rFonts w:ascii="Arial" w:hAnsi="Arial" w:cs="Arial"/>
                <w:noProof/>
                <w:sz w:val="24"/>
                <w:szCs w:val="24"/>
              </w:rPr>
              <w:t>5.2.1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Caracterização geral do curso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_Toc223367656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106</w:t>
            </w:r>
            <w:r w:rsidRPr="004D2253">
              <w:rPr>
                <w:rFonts w:ascii="Arial" w:hAnsi="Arial" w:cs="Arial"/>
                <w:noProof/>
                <w:webHidden/>
                <w:sz w:val="24"/>
                <w:szCs w:val="24"/>
              </w:rPr>
              <w:fldChar w:fldCharType="end"/>
            </w:r>
          </w:hyperlink>
        </w:p>
        <w:p w14:paraId="6040FAAF" w14:textId="268186B8"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57" w:history="1">
            <w:r w:rsidRPr="004D2253">
              <w:rPr>
                <w:rStyle w:val="Hyperlink"/>
                <w:rFonts w:ascii="Arial" w:hAnsi="Arial" w:cs="Arial"/>
                <w:noProof/>
                <w:sz w:val="24"/>
                <w:szCs w:val="24"/>
              </w:rPr>
              <w:t>5.2.2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Divulgação e ingresso dos participantes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_Toc223367657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107</w:t>
            </w:r>
            <w:r w:rsidRPr="004D2253">
              <w:rPr>
                <w:rFonts w:ascii="Arial" w:hAnsi="Arial" w:cs="Arial"/>
                <w:noProof/>
                <w:webHidden/>
                <w:sz w:val="24"/>
                <w:szCs w:val="24"/>
              </w:rPr>
              <w:fldChar w:fldCharType="end"/>
            </w:r>
          </w:hyperlink>
        </w:p>
        <w:p w14:paraId="37DDF320" w14:textId="38C92CD1"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58" w:history="1">
            <w:r w:rsidRPr="004D2253">
              <w:rPr>
                <w:rStyle w:val="Hyperlink"/>
                <w:rFonts w:ascii="Arial" w:hAnsi="Arial" w:cs="Arial"/>
                <w:noProof/>
                <w:sz w:val="24"/>
                <w:szCs w:val="24"/>
              </w:rPr>
              <w:t>5.2.3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Modelo pedagógico, tutoria e suporte ao participante</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_Toc223367658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108</w:t>
            </w:r>
            <w:r w:rsidRPr="004D2253">
              <w:rPr>
                <w:rFonts w:ascii="Arial" w:hAnsi="Arial" w:cs="Arial"/>
                <w:noProof/>
                <w:webHidden/>
                <w:sz w:val="24"/>
                <w:szCs w:val="24"/>
              </w:rPr>
              <w:fldChar w:fldCharType="end"/>
            </w:r>
          </w:hyperlink>
        </w:p>
        <w:p w14:paraId="58C4ED83" w14:textId="1E0FBE02"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59" w:history="1">
            <w:r w:rsidRPr="004D2253">
              <w:rPr>
                <w:rStyle w:val="Hyperlink"/>
                <w:rFonts w:ascii="Arial" w:hAnsi="Arial" w:cs="Arial"/>
                <w:noProof/>
                <w:sz w:val="24"/>
                <w:szCs w:val="24"/>
              </w:rPr>
              <w:t>5.2.4</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Ementa, organização dos conteúdos e atividades práticas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_Toc223367659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111</w:t>
            </w:r>
            <w:r w:rsidRPr="004D2253">
              <w:rPr>
                <w:rFonts w:ascii="Arial" w:hAnsi="Arial" w:cs="Arial"/>
                <w:noProof/>
                <w:webHidden/>
                <w:sz w:val="24"/>
                <w:szCs w:val="24"/>
              </w:rPr>
              <w:fldChar w:fldCharType="end"/>
            </w:r>
          </w:hyperlink>
        </w:p>
        <w:p w14:paraId="15D8A118" w14:textId="7B512DB1"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60" w:history="1">
            <w:r w:rsidRPr="004D2253">
              <w:rPr>
                <w:rStyle w:val="Hyperlink"/>
                <w:rFonts w:ascii="Arial" w:hAnsi="Arial" w:cs="Arial"/>
                <w:noProof/>
                <w:sz w:val="24"/>
                <w:szCs w:val="24"/>
              </w:rPr>
              <w:t>5.3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Participantes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_Toc223367660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115</w:t>
            </w:r>
            <w:r w:rsidRPr="004D2253">
              <w:rPr>
                <w:rFonts w:ascii="Arial" w:hAnsi="Arial" w:cs="Arial"/>
                <w:noProof/>
                <w:webHidden/>
                <w:sz w:val="24"/>
                <w:szCs w:val="24"/>
              </w:rPr>
              <w:fldChar w:fldCharType="end"/>
            </w:r>
          </w:hyperlink>
        </w:p>
        <w:p w14:paraId="32A8DBC7" w14:textId="7AE2773C"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61" w:history="1">
            <w:r w:rsidRPr="004D2253">
              <w:rPr>
                <w:rStyle w:val="Hyperlink"/>
                <w:rFonts w:ascii="Arial" w:hAnsi="Arial" w:cs="Arial"/>
                <w:noProof/>
                <w:sz w:val="24"/>
                <w:szCs w:val="24"/>
              </w:rPr>
              <w:t>5.4</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Procedimentos de coleta de dados e instrumento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_Toc223367661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117</w:t>
            </w:r>
            <w:r w:rsidRPr="004D2253">
              <w:rPr>
                <w:rFonts w:ascii="Arial" w:hAnsi="Arial" w:cs="Arial"/>
                <w:noProof/>
                <w:webHidden/>
                <w:sz w:val="24"/>
                <w:szCs w:val="24"/>
              </w:rPr>
              <w:fldChar w:fldCharType="end"/>
            </w:r>
          </w:hyperlink>
        </w:p>
        <w:p w14:paraId="130434C4" w14:textId="61B3D5F4"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62" w:history="1">
            <w:r w:rsidRPr="004D2253">
              <w:rPr>
                <w:rStyle w:val="Hyperlink"/>
                <w:rFonts w:ascii="Arial" w:hAnsi="Arial" w:cs="Arial"/>
                <w:noProof/>
                <w:sz w:val="24"/>
                <w:szCs w:val="24"/>
              </w:rPr>
              <w:t>5.4.1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Procedimentos de coleta de dados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_Toc223367662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118</w:t>
            </w:r>
            <w:r w:rsidRPr="004D2253">
              <w:rPr>
                <w:rFonts w:ascii="Arial" w:hAnsi="Arial" w:cs="Arial"/>
                <w:noProof/>
                <w:webHidden/>
                <w:sz w:val="24"/>
                <w:szCs w:val="24"/>
              </w:rPr>
              <w:fldChar w:fldCharType="end"/>
            </w:r>
          </w:hyperlink>
        </w:p>
        <w:p w14:paraId="23690405" w14:textId="38EA732E"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63" w:history="1">
            <w:r w:rsidRPr="004D2253">
              <w:rPr>
                <w:rStyle w:val="Hyperlink"/>
                <w:rFonts w:ascii="Arial" w:hAnsi="Arial" w:cs="Arial"/>
                <w:noProof/>
                <w:sz w:val="24"/>
                <w:szCs w:val="24"/>
              </w:rPr>
              <w:t>5.4.2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Instrumento de coleta de dados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_Toc223367663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119</w:t>
            </w:r>
            <w:r w:rsidRPr="004D2253">
              <w:rPr>
                <w:rFonts w:ascii="Arial" w:hAnsi="Arial" w:cs="Arial"/>
                <w:noProof/>
                <w:webHidden/>
                <w:sz w:val="24"/>
                <w:szCs w:val="24"/>
              </w:rPr>
              <w:fldChar w:fldCharType="end"/>
            </w:r>
          </w:hyperlink>
        </w:p>
        <w:p w14:paraId="0ECBEBDE" w14:textId="1D30E7F8"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64" w:history="1">
            <w:r w:rsidRPr="004D2253">
              <w:rPr>
                <w:rStyle w:val="Hyperlink"/>
                <w:rFonts w:ascii="Arial" w:hAnsi="Arial" w:cs="Arial"/>
                <w:noProof/>
                <w:sz w:val="24"/>
                <w:szCs w:val="24"/>
              </w:rPr>
              <w:t>5.4.3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Cuidados Éticos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_Toc223367664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120</w:t>
            </w:r>
            <w:r w:rsidRPr="004D2253">
              <w:rPr>
                <w:rFonts w:ascii="Arial" w:hAnsi="Arial" w:cs="Arial"/>
                <w:noProof/>
                <w:webHidden/>
                <w:sz w:val="24"/>
                <w:szCs w:val="24"/>
              </w:rPr>
              <w:fldChar w:fldCharType="end"/>
            </w:r>
          </w:hyperlink>
        </w:p>
        <w:p w14:paraId="40245208" w14:textId="7DAA7B93"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65" w:history="1">
            <w:r w:rsidRPr="004D2253">
              <w:rPr>
                <w:rStyle w:val="Hyperlink"/>
                <w:rFonts w:ascii="Arial" w:hAnsi="Arial" w:cs="Arial"/>
                <w:noProof/>
                <w:sz w:val="24"/>
                <w:szCs w:val="24"/>
              </w:rPr>
              <w:t>5.5</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Resultados da validação empírica</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_Toc223367665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121</w:t>
            </w:r>
            <w:r w:rsidRPr="004D2253">
              <w:rPr>
                <w:rFonts w:ascii="Arial" w:hAnsi="Arial" w:cs="Arial"/>
                <w:noProof/>
                <w:webHidden/>
                <w:sz w:val="24"/>
                <w:szCs w:val="24"/>
              </w:rPr>
              <w:fldChar w:fldCharType="end"/>
            </w:r>
          </w:hyperlink>
        </w:p>
        <w:p w14:paraId="4C6BC117" w14:textId="13DA426C"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66" w:history="1">
            <w:r w:rsidRPr="004D2253">
              <w:rPr>
                <w:rStyle w:val="Hyperlink"/>
                <w:rFonts w:ascii="Arial" w:hAnsi="Arial" w:cs="Arial"/>
                <w:noProof/>
                <w:sz w:val="24"/>
                <w:szCs w:val="24"/>
              </w:rPr>
              <w:t>5.5.1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Compreensão conceitual: acessibilidade e Desenho Universal</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_Toc223367666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121</w:t>
            </w:r>
            <w:r w:rsidRPr="004D2253">
              <w:rPr>
                <w:rFonts w:ascii="Arial" w:hAnsi="Arial" w:cs="Arial"/>
                <w:noProof/>
                <w:webHidden/>
                <w:sz w:val="24"/>
                <w:szCs w:val="24"/>
              </w:rPr>
              <w:fldChar w:fldCharType="end"/>
            </w:r>
          </w:hyperlink>
        </w:p>
        <w:p w14:paraId="5CDB746F" w14:textId="311D950E"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67" w:history="1">
            <w:r w:rsidRPr="004D2253">
              <w:rPr>
                <w:rStyle w:val="Hyperlink"/>
                <w:rFonts w:ascii="Arial" w:hAnsi="Arial" w:cs="Arial"/>
                <w:noProof/>
                <w:sz w:val="24"/>
                <w:szCs w:val="24"/>
              </w:rPr>
              <w:t>5.5.2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Integração e uso da MobileDU no projeto prático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_Toc223367667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122</w:t>
            </w:r>
            <w:r w:rsidRPr="004D2253">
              <w:rPr>
                <w:rFonts w:ascii="Arial" w:hAnsi="Arial" w:cs="Arial"/>
                <w:noProof/>
                <w:webHidden/>
                <w:sz w:val="24"/>
                <w:szCs w:val="24"/>
              </w:rPr>
              <w:fldChar w:fldCharType="end"/>
            </w:r>
          </w:hyperlink>
        </w:p>
        <w:p w14:paraId="6A0EA16F" w14:textId="21D821EC"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68" w:history="1">
            <w:r w:rsidRPr="004D2253">
              <w:rPr>
                <w:rStyle w:val="Hyperlink"/>
                <w:rFonts w:ascii="Arial" w:hAnsi="Arial" w:cs="Arial"/>
                <w:noProof/>
                <w:sz w:val="24"/>
                <w:szCs w:val="24"/>
              </w:rPr>
              <w:t>5.5.3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Comparação percebida com o uso exclusivo de recursos nativos da plataforma</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_Toc223367668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123</w:t>
            </w:r>
            <w:r w:rsidRPr="004D2253">
              <w:rPr>
                <w:rFonts w:ascii="Arial" w:hAnsi="Arial" w:cs="Arial"/>
                <w:noProof/>
                <w:webHidden/>
                <w:sz w:val="24"/>
                <w:szCs w:val="24"/>
              </w:rPr>
              <w:fldChar w:fldCharType="end"/>
            </w:r>
          </w:hyperlink>
        </w:p>
        <w:p w14:paraId="4E541ABB" w14:textId="4DB568BD"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69" w:history="1">
            <w:r w:rsidRPr="004D2253">
              <w:rPr>
                <w:rStyle w:val="Hyperlink"/>
                <w:rFonts w:ascii="Arial" w:hAnsi="Arial" w:cs="Arial"/>
                <w:noProof/>
                <w:sz w:val="24"/>
                <w:szCs w:val="24"/>
              </w:rPr>
              <w:t>5.5.4</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Efetividade percebida: tradução de diretrizes em soluções práticas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_Toc223367669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124</w:t>
            </w:r>
            <w:r w:rsidRPr="004D2253">
              <w:rPr>
                <w:rFonts w:ascii="Arial" w:hAnsi="Arial" w:cs="Arial"/>
                <w:noProof/>
                <w:webHidden/>
                <w:sz w:val="24"/>
                <w:szCs w:val="24"/>
              </w:rPr>
              <w:fldChar w:fldCharType="end"/>
            </w:r>
          </w:hyperlink>
        </w:p>
        <w:p w14:paraId="0B9257FF" w14:textId="6E2B8F0A"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70" w:history="1">
            <w:r w:rsidRPr="004D2253">
              <w:rPr>
                <w:rStyle w:val="Hyperlink"/>
                <w:rFonts w:ascii="Arial" w:hAnsi="Arial" w:cs="Arial"/>
                <w:noProof/>
                <w:sz w:val="24"/>
                <w:szCs w:val="24"/>
              </w:rPr>
              <w:t>5.5.5</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Avaliação das funcionalidades centrais: personalização e painel de configurações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_Toc223367670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125</w:t>
            </w:r>
            <w:r w:rsidRPr="004D2253">
              <w:rPr>
                <w:rFonts w:ascii="Arial" w:hAnsi="Arial" w:cs="Arial"/>
                <w:noProof/>
                <w:webHidden/>
                <w:sz w:val="24"/>
                <w:szCs w:val="24"/>
              </w:rPr>
              <w:fldChar w:fldCharType="end"/>
            </w:r>
          </w:hyperlink>
        </w:p>
        <w:p w14:paraId="08467FDF" w14:textId="7E67A705" w:rsidR="004D2253" w:rsidRPr="004D2253" w:rsidRDefault="004D2253">
          <w:pPr>
            <w:pStyle w:val="Sumrio3"/>
            <w:tabs>
              <w:tab w:val="left" w:pos="1200"/>
              <w:tab w:val="right" w:leader="dot" w:pos="9061"/>
            </w:tabs>
            <w:rPr>
              <w:rFonts w:ascii="Arial" w:eastAsiaTheme="minorEastAsia" w:hAnsi="Arial" w:cs="Arial"/>
              <w:noProof/>
              <w:sz w:val="24"/>
              <w:szCs w:val="24"/>
              <w:lang w:eastAsia="pt-BR"/>
            </w:rPr>
          </w:pPr>
          <w:hyperlink w:anchor="_Toc223367671" w:history="1">
            <w:r w:rsidRPr="004D2253">
              <w:rPr>
                <w:rStyle w:val="Hyperlink"/>
                <w:rFonts w:ascii="Arial" w:hAnsi="Arial" w:cs="Arial"/>
                <w:noProof/>
                <w:sz w:val="24"/>
                <w:szCs w:val="24"/>
              </w:rPr>
              <w:t>5.5.6</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Intenção de uso futuro e recomendação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_Toc223367671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126</w:t>
            </w:r>
            <w:r w:rsidRPr="004D2253">
              <w:rPr>
                <w:rFonts w:ascii="Arial" w:hAnsi="Arial" w:cs="Arial"/>
                <w:noProof/>
                <w:webHidden/>
                <w:sz w:val="24"/>
                <w:szCs w:val="24"/>
              </w:rPr>
              <w:fldChar w:fldCharType="end"/>
            </w:r>
          </w:hyperlink>
        </w:p>
        <w:p w14:paraId="13A44443" w14:textId="001CE1F8"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72" w:history="1">
            <w:r w:rsidRPr="004D2253">
              <w:rPr>
                <w:rStyle w:val="Hyperlink"/>
                <w:rFonts w:ascii="Arial" w:hAnsi="Arial" w:cs="Arial"/>
                <w:noProof/>
                <w:sz w:val="24"/>
                <w:szCs w:val="24"/>
              </w:rPr>
              <w:t>5.6</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Transparência e rastreabilidade dos dados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_Toc223367672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127</w:t>
            </w:r>
            <w:r w:rsidRPr="004D2253">
              <w:rPr>
                <w:rFonts w:ascii="Arial" w:hAnsi="Arial" w:cs="Arial"/>
                <w:noProof/>
                <w:webHidden/>
                <w:sz w:val="24"/>
                <w:szCs w:val="24"/>
              </w:rPr>
              <w:fldChar w:fldCharType="end"/>
            </w:r>
          </w:hyperlink>
        </w:p>
        <w:p w14:paraId="1FDB854D" w14:textId="6AF5FCB5"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73" w:history="1">
            <w:r w:rsidRPr="004D2253">
              <w:rPr>
                <w:rStyle w:val="Hyperlink"/>
                <w:rFonts w:ascii="Arial" w:hAnsi="Arial" w:cs="Arial"/>
                <w:noProof/>
                <w:sz w:val="24"/>
                <w:szCs w:val="24"/>
              </w:rPr>
              <w:t>5.7</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Ameaças à validade</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_Toc223367673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127</w:t>
            </w:r>
            <w:r w:rsidRPr="004D2253">
              <w:rPr>
                <w:rFonts w:ascii="Arial" w:hAnsi="Arial" w:cs="Arial"/>
                <w:noProof/>
                <w:webHidden/>
                <w:sz w:val="24"/>
                <w:szCs w:val="24"/>
              </w:rPr>
              <w:fldChar w:fldCharType="end"/>
            </w:r>
          </w:hyperlink>
        </w:p>
        <w:p w14:paraId="43958EF9" w14:textId="71DF1D4F" w:rsidR="004D2253" w:rsidRPr="004D2253" w:rsidRDefault="004D2253">
          <w:pPr>
            <w:pStyle w:val="Sumrio1"/>
            <w:tabs>
              <w:tab w:val="left" w:pos="440"/>
              <w:tab w:val="right" w:leader="dot" w:pos="9061"/>
            </w:tabs>
            <w:rPr>
              <w:rFonts w:ascii="Arial" w:eastAsiaTheme="minorEastAsia" w:hAnsi="Arial" w:cs="Arial"/>
              <w:noProof/>
              <w:sz w:val="24"/>
              <w:szCs w:val="24"/>
              <w:lang w:eastAsia="pt-BR"/>
            </w:rPr>
          </w:pPr>
          <w:hyperlink w:anchor="_Toc223367674" w:history="1">
            <w:r w:rsidRPr="004D2253">
              <w:rPr>
                <w:rStyle w:val="Hyperlink"/>
                <w:rFonts w:ascii="Arial" w:hAnsi="Arial" w:cs="Arial"/>
                <w:noProof/>
                <w:sz w:val="24"/>
                <w:szCs w:val="24"/>
              </w:rPr>
              <w:t>6</w:t>
            </w:r>
            <w:r w:rsidRPr="004D2253">
              <w:rPr>
                <w:rFonts w:ascii="Arial" w:eastAsiaTheme="minorEastAsia" w:hAnsi="Arial" w:cs="Arial"/>
                <w:noProof/>
                <w:sz w:val="24"/>
                <w:szCs w:val="24"/>
                <w:lang w:eastAsia="pt-BR"/>
              </w:rPr>
              <w:tab/>
            </w:r>
            <w:r w:rsidRPr="004D2253">
              <w:rPr>
                <w:rStyle w:val="Hyperlink"/>
                <w:rFonts w:ascii="Arial" w:hAnsi="Arial" w:cs="Arial"/>
                <w:b/>
                <w:bCs/>
                <w:noProof/>
                <w:sz w:val="24"/>
                <w:szCs w:val="24"/>
              </w:rPr>
              <w:t>CONCLUSÃO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_Toc223367674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129</w:t>
            </w:r>
            <w:r w:rsidRPr="004D2253">
              <w:rPr>
                <w:rFonts w:ascii="Arial" w:hAnsi="Arial" w:cs="Arial"/>
                <w:noProof/>
                <w:webHidden/>
                <w:sz w:val="24"/>
                <w:szCs w:val="24"/>
              </w:rPr>
              <w:fldChar w:fldCharType="end"/>
            </w:r>
          </w:hyperlink>
        </w:p>
        <w:p w14:paraId="5B9AC28B" w14:textId="23C5AF37"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75" w:history="1">
            <w:r w:rsidRPr="004D2253">
              <w:rPr>
                <w:rStyle w:val="Hyperlink"/>
                <w:rFonts w:ascii="Arial" w:hAnsi="Arial" w:cs="Arial"/>
                <w:noProof/>
                <w:sz w:val="24"/>
                <w:szCs w:val="24"/>
              </w:rPr>
              <w:t>6.1</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Contribuições conceituais e normativas: diretrizes de configuração sob a ótica do Desenho Universal</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_Toc223367675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129</w:t>
            </w:r>
            <w:r w:rsidRPr="004D2253">
              <w:rPr>
                <w:rFonts w:ascii="Arial" w:hAnsi="Arial" w:cs="Arial"/>
                <w:noProof/>
                <w:webHidden/>
                <w:sz w:val="24"/>
                <w:szCs w:val="24"/>
              </w:rPr>
              <w:fldChar w:fldCharType="end"/>
            </w:r>
          </w:hyperlink>
        </w:p>
        <w:p w14:paraId="5B263166" w14:textId="30CB75F1"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76" w:history="1">
            <w:r w:rsidRPr="004D2253">
              <w:rPr>
                <w:rStyle w:val="Hyperlink"/>
                <w:rFonts w:ascii="Arial" w:hAnsi="Arial" w:cs="Arial"/>
                <w:noProof/>
                <w:sz w:val="24"/>
                <w:szCs w:val="24"/>
              </w:rPr>
              <w:t>6.2</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Contribuição tecnológica: materialização das diretrizes na biblioteca MobileDU</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_Toc223367676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130</w:t>
            </w:r>
            <w:r w:rsidRPr="004D2253">
              <w:rPr>
                <w:rFonts w:ascii="Arial" w:hAnsi="Arial" w:cs="Arial"/>
                <w:noProof/>
                <w:webHidden/>
                <w:sz w:val="24"/>
                <w:szCs w:val="24"/>
              </w:rPr>
              <w:fldChar w:fldCharType="end"/>
            </w:r>
          </w:hyperlink>
        </w:p>
        <w:p w14:paraId="63420D44" w14:textId="470B717F"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77" w:history="1">
            <w:r w:rsidRPr="004D2253">
              <w:rPr>
                <w:rStyle w:val="Hyperlink"/>
                <w:rFonts w:ascii="Arial" w:hAnsi="Arial" w:cs="Arial"/>
                <w:noProof/>
                <w:sz w:val="24"/>
                <w:szCs w:val="24"/>
              </w:rPr>
              <w:t>6.3</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Validação empírica e evidências obtidas no curso de extensão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_Toc223367677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131</w:t>
            </w:r>
            <w:r w:rsidRPr="004D2253">
              <w:rPr>
                <w:rFonts w:ascii="Arial" w:hAnsi="Arial" w:cs="Arial"/>
                <w:noProof/>
                <w:webHidden/>
                <w:sz w:val="24"/>
                <w:szCs w:val="24"/>
              </w:rPr>
              <w:fldChar w:fldCharType="end"/>
            </w:r>
          </w:hyperlink>
        </w:p>
        <w:p w14:paraId="7803C32A" w14:textId="11BF6726"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78" w:history="1">
            <w:r w:rsidRPr="004D2253">
              <w:rPr>
                <w:rStyle w:val="Hyperlink"/>
                <w:rFonts w:ascii="Arial" w:hAnsi="Arial" w:cs="Arial"/>
                <w:noProof/>
                <w:sz w:val="24"/>
                <w:szCs w:val="24"/>
              </w:rPr>
              <w:t>6.4</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Limitações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_Toc223367678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133</w:t>
            </w:r>
            <w:r w:rsidRPr="004D2253">
              <w:rPr>
                <w:rFonts w:ascii="Arial" w:hAnsi="Arial" w:cs="Arial"/>
                <w:noProof/>
                <w:webHidden/>
                <w:sz w:val="24"/>
                <w:szCs w:val="24"/>
              </w:rPr>
              <w:fldChar w:fldCharType="end"/>
            </w:r>
          </w:hyperlink>
        </w:p>
        <w:p w14:paraId="43631DD1" w14:textId="6E8BCB33" w:rsidR="004D2253" w:rsidRPr="004D2253" w:rsidRDefault="004D2253">
          <w:pPr>
            <w:pStyle w:val="Sumrio2"/>
            <w:tabs>
              <w:tab w:val="left" w:pos="960"/>
              <w:tab w:val="right" w:leader="dot" w:pos="9061"/>
            </w:tabs>
            <w:rPr>
              <w:rFonts w:ascii="Arial" w:eastAsiaTheme="minorEastAsia" w:hAnsi="Arial" w:cs="Arial"/>
              <w:noProof/>
              <w:sz w:val="24"/>
              <w:szCs w:val="24"/>
              <w:lang w:eastAsia="pt-BR"/>
            </w:rPr>
          </w:pPr>
          <w:hyperlink w:anchor="_Toc223367679" w:history="1">
            <w:r w:rsidRPr="004D2253">
              <w:rPr>
                <w:rStyle w:val="Hyperlink"/>
                <w:rFonts w:ascii="Arial" w:hAnsi="Arial" w:cs="Arial"/>
                <w:noProof/>
                <w:sz w:val="24"/>
                <w:szCs w:val="24"/>
              </w:rPr>
              <w:t>6.5</w:t>
            </w:r>
            <w:r w:rsidRPr="004D2253">
              <w:rPr>
                <w:rFonts w:ascii="Arial" w:eastAsiaTheme="minorEastAsia" w:hAnsi="Arial" w:cs="Arial"/>
                <w:noProof/>
                <w:sz w:val="24"/>
                <w:szCs w:val="24"/>
                <w:lang w:eastAsia="pt-BR"/>
              </w:rPr>
              <w:tab/>
            </w:r>
            <w:r w:rsidRPr="004D2253">
              <w:rPr>
                <w:rStyle w:val="Hyperlink"/>
                <w:rFonts w:ascii="Arial" w:hAnsi="Arial" w:cs="Arial"/>
                <w:noProof/>
                <w:sz w:val="24"/>
                <w:szCs w:val="24"/>
              </w:rPr>
              <w:t>Trabalhos futuros e possibilidade de aplicação em outras plataformas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_Toc223367679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134</w:t>
            </w:r>
            <w:r w:rsidRPr="004D2253">
              <w:rPr>
                <w:rFonts w:ascii="Arial" w:hAnsi="Arial" w:cs="Arial"/>
                <w:noProof/>
                <w:webHidden/>
                <w:sz w:val="24"/>
                <w:szCs w:val="24"/>
              </w:rPr>
              <w:fldChar w:fldCharType="end"/>
            </w:r>
          </w:hyperlink>
        </w:p>
        <w:p w14:paraId="4C7BA2A2" w14:textId="30EA7755" w:rsidR="004D2253" w:rsidRPr="004D2253" w:rsidRDefault="004D2253">
          <w:pPr>
            <w:pStyle w:val="Sumrio1"/>
            <w:tabs>
              <w:tab w:val="right" w:leader="dot" w:pos="9061"/>
            </w:tabs>
            <w:rPr>
              <w:rFonts w:ascii="Arial" w:eastAsiaTheme="minorEastAsia" w:hAnsi="Arial" w:cs="Arial"/>
              <w:noProof/>
              <w:sz w:val="24"/>
              <w:szCs w:val="24"/>
              <w:lang w:eastAsia="pt-BR"/>
            </w:rPr>
          </w:pPr>
          <w:hyperlink w:anchor="_Toc223367680" w:history="1">
            <w:r w:rsidRPr="004D2253">
              <w:rPr>
                <w:rStyle w:val="Hyperlink"/>
                <w:rFonts w:ascii="Arial" w:hAnsi="Arial" w:cs="Arial"/>
                <w:noProof/>
                <w:sz w:val="24"/>
                <w:szCs w:val="24"/>
              </w:rPr>
              <w:t>REFERÊNCIAS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_Toc223367680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135</w:t>
            </w:r>
            <w:r w:rsidRPr="004D2253">
              <w:rPr>
                <w:rFonts w:ascii="Arial" w:hAnsi="Arial" w:cs="Arial"/>
                <w:noProof/>
                <w:webHidden/>
                <w:sz w:val="24"/>
                <w:szCs w:val="24"/>
              </w:rPr>
              <w:fldChar w:fldCharType="end"/>
            </w:r>
          </w:hyperlink>
        </w:p>
        <w:p w14:paraId="3E1AF42C" w14:textId="5C6CF494" w:rsidR="004D2253" w:rsidRPr="004D2253" w:rsidRDefault="004D2253">
          <w:pPr>
            <w:pStyle w:val="Sumrio1"/>
            <w:tabs>
              <w:tab w:val="right" w:leader="dot" w:pos="9061"/>
            </w:tabs>
            <w:rPr>
              <w:rFonts w:ascii="Arial" w:eastAsiaTheme="minorEastAsia" w:hAnsi="Arial" w:cs="Arial"/>
              <w:noProof/>
              <w:sz w:val="24"/>
              <w:szCs w:val="24"/>
              <w:lang w:eastAsia="pt-BR"/>
            </w:rPr>
          </w:pPr>
          <w:hyperlink w:anchor="_Toc223367681" w:history="1">
            <w:r w:rsidRPr="004D2253">
              <w:rPr>
                <w:rStyle w:val="Hyperlink"/>
                <w:rFonts w:ascii="Arial" w:hAnsi="Arial" w:cs="Arial"/>
                <w:noProof/>
                <w:sz w:val="24"/>
                <w:szCs w:val="24"/>
              </w:rPr>
              <w:t>APÊNDICE A – Planilhas referentes às bases de dados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_Toc223367681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142</w:t>
            </w:r>
            <w:r w:rsidRPr="004D2253">
              <w:rPr>
                <w:rFonts w:ascii="Arial" w:hAnsi="Arial" w:cs="Arial"/>
                <w:noProof/>
                <w:webHidden/>
                <w:sz w:val="24"/>
                <w:szCs w:val="24"/>
              </w:rPr>
              <w:fldChar w:fldCharType="end"/>
            </w:r>
          </w:hyperlink>
        </w:p>
        <w:p w14:paraId="2B16153A" w14:textId="2FB2266C" w:rsidR="004D2253" w:rsidRPr="004D2253" w:rsidRDefault="004D2253">
          <w:pPr>
            <w:pStyle w:val="Sumrio1"/>
            <w:tabs>
              <w:tab w:val="right" w:leader="dot" w:pos="9061"/>
            </w:tabs>
            <w:rPr>
              <w:rFonts w:ascii="Arial" w:eastAsiaTheme="minorEastAsia" w:hAnsi="Arial" w:cs="Arial"/>
              <w:noProof/>
              <w:sz w:val="24"/>
              <w:szCs w:val="24"/>
              <w:lang w:eastAsia="pt-BR"/>
            </w:rPr>
          </w:pPr>
          <w:hyperlink w:anchor="_Toc223367682" w:history="1">
            <w:r w:rsidRPr="004D2253">
              <w:rPr>
                <w:rStyle w:val="Hyperlink"/>
                <w:rFonts w:ascii="Arial" w:hAnsi="Arial" w:cs="Arial"/>
                <w:noProof/>
                <w:sz w:val="24"/>
                <w:szCs w:val="24"/>
              </w:rPr>
              <w:t>APÊNDICE B – Script de criação do banco de dados e inserção das informações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_Toc223367682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143</w:t>
            </w:r>
            <w:r w:rsidRPr="004D2253">
              <w:rPr>
                <w:rFonts w:ascii="Arial" w:hAnsi="Arial" w:cs="Arial"/>
                <w:noProof/>
                <w:webHidden/>
                <w:sz w:val="24"/>
                <w:szCs w:val="24"/>
              </w:rPr>
              <w:fldChar w:fldCharType="end"/>
            </w:r>
          </w:hyperlink>
        </w:p>
        <w:p w14:paraId="0939125D" w14:textId="29099584" w:rsidR="004D2253" w:rsidRPr="004D2253" w:rsidRDefault="004D2253">
          <w:pPr>
            <w:pStyle w:val="Sumrio1"/>
            <w:tabs>
              <w:tab w:val="right" w:leader="dot" w:pos="9061"/>
            </w:tabs>
            <w:rPr>
              <w:rFonts w:ascii="Arial" w:eastAsiaTheme="minorEastAsia" w:hAnsi="Arial" w:cs="Arial"/>
              <w:noProof/>
              <w:sz w:val="24"/>
              <w:szCs w:val="24"/>
              <w:lang w:eastAsia="pt-BR"/>
            </w:rPr>
          </w:pPr>
          <w:hyperlink w:anchor="_Toc223367683" w:history="1">
            <w:r w:rsidRPr="004D2253">
              <w:rPr>
                <w:rStyle w:val="Hyperlink"/>
                <w:rFonts w:ascii="Arial" w:hAnsi="Arial" w:cs="Arial"/>
                <w:noProof/>
                <w:sz w:val="24"/>
                <w:szCs w:val="24"/>
              </w:rPr>
              <w:t>APÊNDICE C – Aula do Curso de Extensão em Desenvolvimento de Aplicativos Móveis Acessíveis voltados ao Design Universal</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_Toc223367683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144</w:t>
            </w:r>
            <w:r w:rsidRPr="004D2253">
              <w:rPr>
                <w:rFonts w:ascii="Arial" w:hAnsi="Arial" w:cs="Arial"/>
                <w:noProof/>
                <w:webHidden/>
                <w:sz w:val="24"/>
                <w:szCs w:val="24"/>
              </w:rPr>
              <w:fldChar w:fldCharType="end"/>
            </w:r>
          </w:hyperlink>
        </w:p>
        <w:p w14:paraId="6D82276A" w14:textId="41A11A86" w:rsidR="004D2253" w:rsidRPr="004D2253" w:rsidRDefault="004D2253">
          <w:pPr>
            <w:pStyle w:val="Sumrio1"/>
            <w:tabs>
              <w:tab w:val="right" w:leader="dot" w:pos="9061"/>
            </w:tabs>
            <w:rPr>
              <w:rFonts w:ascii="Arial" w:eastAsiaTheme="minorEastAsia" w:hAnsi="Arial" w:cs="Arial"/>
              <w:noProof/>
              <w:sz w:val="24"/>
              <w:szCs w:val="24"/>
              <w:lang w:eastAsia="pt-BR"/>
            </w:rPr>
          </w:pPr>
          <w:hyperlink w:anchor="_Toc223367684" w:history="1">
            <w:r w:rsidRPr="004D2253">
              <w:rPr>
                <w:rStyle w:val="Hyperlink"/>
                <w:rFonts w:ascii="Arial" w:hAnsi="Arial" w:cs="Arial"/>
                <w:noProof/>
                <w:sz w:val="24"/>
                <w:szCs w:val="24"/>
              </w:rPr>
              <w:t>APÊNDICE D – Questionário aplicado ao fim do curso de extensão e consolidação das respostas</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_Toc223367684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158</w:t>
            </w:r>
            <w:r w:rsidRPr="004D2253">
              <w:rPr>
                <w:rFonts w:ascii="Arial" w:hAnsi="Arial" w:cs="Arial"/>
                <w:noProof/>
                <w:webHidden/>
                <w:sz w:val="24"/>
                <w:szCs w:val="24"/>
              </w:rPr>
              <w:fldChar w:fldCharType="end"/>
            </w:r>
          </w:hyperlink>
        </w:p>
        <w:p w14:paraId="352EFF1A" w14:textId="6644BBA7" w:rsidR="004D2253" w:rsidRPr="004D2253" w:rsidRDefault="004D2253">
          <w:pPr>
            <w:pStyle w:val="Sumrio1"/>
            <w:tabs>
              <w:tab w:val="right" w:leader="dot" w:pos="9061"/>
            </w:tabs>
            <w:rPr>
              <w:rFonts w:ascii="Arial" w:eastAsiaTheme="minorEastAsia" w:hAnsi="Arial" w:cs="Arial"/>
              <w:noProof/>
              <w:sz w:val="24"/>
              <w:szCs w:val="24"/>
              <w:lang w:eastAsia="pt-BR"/>
            </w:rPr>
          </w:pPr>
          <w:hyperlink w:anchor="_Toc223367685" w:history="1">
            <w:r w:rsidRPr="004D2253">
              <w:rPr>
                <w:rStyle w:val="Hyperlink"/>
                <w:rFonts w:ascii="Arial" w:hAnsi="Arial" w:cs="Arial"/>
                <w:noProof/>
                <w:sz w:val="24"/>
                <w:szCs w:val="24"/>
              </w:rPr>
              <w:t>APÊNDICE E – Gráficos de distribuição das respostas ao questionário</w:t>
            </w:r>
            <w:r w:rsidRPr="004D2253">
              <w:rPr>
                <w:rFonts w:ascii="Arial" w:hAnsi="Arial" w:cs="Arial"/>
                <w:noProof/>
                <w:webHidden/>
                <w:sz w:val="24"/>
                <w:szCs w:val="24"/>
              </w:rPr>
              <w:tab/>
            </w:r>
            <w:r w:rsidRPr="004D2253">
              <w:rPr>
                <w:rFonts w:ascii="Arial" w:hAnsi="Arial" w:cs="Arial"/>
                <w:noProof/>
                <w:webHidden/>
                <w:sz w:val="24"/>
                <w:szCs w:val="24"/>
              </w:rPr>
              <w:fldChar w:fldCharType="begin"/>
            </w:r>
            <w:r w:rsidRPr="004D2253">
              <w:rPr>
                <w:rFonts w:ascii="Arial" w:hAnsi="Arial" w:cs="Arial"/>
                <w:noProof/>
                <w:webHidden/>
                <w:sz w:val="24"/>
                <w:szCs w:val="24"/>
              </w:rPr>
              <w:instrText xml:space="preserve"> PAGEREF _Toc223367685 \h </w:instrText>
            </w:r>
            <w:r w:rsidRPr="004D2253">
              <w:rPr>
                <w:rFonts w:ascii="Arial" w:hAnsi="Arial" w:cs="Arial"/>
                <w:noProof/>
                <w:webHidden/>
                <w:sz w:val="24"/>
                <w:szCs w:val="24"/>
              </w:rPr>
            </w:r>
            <w:r w:rsidRPr="004D2253">
              <w:rPr>
                <w:rFonts w:ascii="Arial" w:hAnsi="Arial" w:cs="Arial"/>
                <w:noProof/>
                <w:webHidden/>
                <w:sz w:val="24"/>
                <w:szCs w:val="24"/>
              </w:rPr>
              <w:fldChar w:fldCharType="separate"/>
            </w:r>
            <w:r w:rsidR="00174FE2">
              <w:rPr>
                <w:rFonts w:ascii="Arial" w:hAnsi="Arial" w:cs="Arial"/>
                <w:noProof/>
                <w:webHidden/>
                <w:sz w:val="24"/>
                <w:szCs w:val="24"/>
              </w:rPr>
              <w:t>162</w:t>
            </w:r>
            <w:r w:rsidRPr="004D2253">
              <w:rPr>
                <w:rFonts w:ascii="Arial" w:hAnsi="Arial" w:cs="Arial"/>
                <w:noProof/>
                <w:webHidden/>
                <w:sz w:val="24"/>
                <w:szCs w:val="24"/>
              </w:rPr>
              <w:fldChar w:fldCharType="end"/>
            </w:r>
          </w:hyperlink>
        </w:p>
        <w:p w14:paraId="65573AE6" w14:textId="66FD4A01" w:rsidR="00BD6A68" w:rsidRPr="004D2253" w:rsidRDefault="00BD6A68" w:rsidP="001A2530">
          <w:pPr>
            <w:spacing w:line="360" w:lineRule="auto"/>
            <w:rPr>
              <w:rFonts w:ascii="Arial" w:hAnsi="Arial" w:cs="Arial"/>
              <w:sz w:val="24"/>
              <w:szCs w:val="24"/>
            </w:rPr>
          </w:pPr>
          <w:r w:rsidRPr="004D2253">
            <w:rPr>
              <w:rFonts w:ascii="Arial" w:hAnsi="Arial" w:cs="Arial"/>
              <w:b/>
              <w:bCs/>
              <w:sz w:val="24"/>
              <w:szCs w:val="24"/>
            </w:rPr>
            <w:fldChar w:fldCharType="end"/>
          </w:r>
        </w:p>
      </w:sdtContent>
    </w:sdt>
    <w:p w14:paraId="6F0BE654" w14:textId="77777777" w:rsidR="00FC573A" w:rsidRPr="004D2253" w:rsidRDefault="00FC573A" w:rsidP="007639F9">
      <w:pPr>
        <w:spacing w:after="0" w:line="360" w:lineRule="auto"/>
        <w:jc w:val="center"/>
        <w:rPr>
          <w:rFonts w:ascii="Arial" w:hAnsi="Arial" w:cs="Arial"/>
          <w:b/>
          <w:bCs/>
          <w:sz w:val="24"/>
          <w:szCs w:val="24"/>
        </w:rPr>
      </w:pPr>
    </w:p>
    <w:p w14:paraId="04B6D665" w14:textId="77777777" w:rsidR="00A1320E" w:rsidRPr="004D2253" w:rsidRDefault="00A1320E" w:rsidP="007639F9">
      <w:pPr>
        <w:spacing w:after="0" w:line="360" w:lineRule="auto"/>
        <w:jc w:val="center"/>
        <w:rPr>
          <w:rFonts w:ascii="Arial" w:hAnsi="Arial" w:cs="Arial"/>
          <w:b/>
          <w:bCs/>
          <w:sz w:val="24"/>
          <w:szCs w:val="24"/>
        </w:rPr>
        <w:sectPr w:rsidR="00A1320E" w:rsidRPr="004D2253" w:rsidSect="000D0593">
          <w:headerReference w:type="default" r:id="rId10"/>
          <w:pgSz w:w="11906" w:h="16838" w:code="9"/>
          <w:pgMar w:top="1701" w:right="1134" w:bottom="1134" w:left="1701" w:header="709" w:footer="709" w:gutter="0"/>
          <w:cols w:space="708"/>
          <w:docGrid w:linePitch="360"/>
        </w:sectPr>
      </w:pPr>
    </w:p>
    <w:p w14:paraId="45B0F1C4" w14:textId="7F3AA618" w:rsidR="00893E53" w:rsidRDefault="007639F9" w:rsidP="00642EB0">
      <w:pPr>
        <w:pStyle w:val="Ttulo1"/>
      </w:pPr>
      <w:bookmarkStart w:id="1" w:name="_Toc223367598"/>
      <w:r w:rsidRPr="00642EB0">
        <w:lastRenderedPageBreak/>
        <w:t>INTRODUÇÃO</w:t>
      </w:r>
      <w:bookmarkEnd w:id="1"/>
    </w:p>
    <w:p w14:paraId="1225954C" w14:textId="211B35D0" w:rsidR="00955591" w:rsidRPr="00955591" w:rsidRDefault="00955591" w:rsidP="00955591">
      <w:pPr>
        <w:spacing w:after="0" w:line="360" w:lineRule="auto"/>
        <w:ind w:firstLine="709"/>
        <w:jc w:val="both"/>
        <w:rPr>
          <w:rFonts w:ascii="Arial" w:hAnsi="Arial" w:cs="Arial"/>
          <w:sz w:val="24"/>
          <w:szCs w:val="24"/>
        </w:rPr>
      </w:pPr>
      <w:bookmarkStart w:id="2" w:name="_Hlk217047930"/>
      <w:r w:rsidRPr="00955591">
        <w:rPr>
          <w:rFonts w:ascii="Arial" w:hAnsi="Arial" w:cs="Arial"/>
          <w:sz w:val="24"/>
          <w:szCs w:val="24"/>
        </w:rPr>
        <w:t>Dados recentes indicam que</w:t>
      </w:r>
      <w:r w:rsidR="001C31AB">
        <w:rPr>
          <w:rFonts w:ascii="Arial" w:hAnsi="Arial" w:cs="Arial"/>
          <w:sz w:val="24"/>
          <w:szCs w:val="24"/>
        </w:rPr>
        <w:t xml:space="preserve">, dentro do ecossistema de dispositivos móveis, </w:t>
      </w:r>
      <w:r w:rsidRPr="00955591">
        <w:rPr>
          <w:rFonts w:ascii="Arial" w:hAnsi="Arial" w:cs="Arial"/>
          <w:sz w:val="24"/>
          <w:szCs w:val="24"/>
        </w:rPr>
        <w:t xml:space="preserve"> os smartphones ocupam um papel central no cotidiano da população. Segundo a </w:t>
      </w:r>
      <w:r w:rsidRPr="00CC1334">
        <w:rPr>
          <w:rFonts w:ascii="Arial" w:hAnsi="Arial" w:cs="Arial"/>
          <w:i/>
          <w:iCs/>
          <w:sz w:val="24"/>
          <w:szCs w:val="24"/>
        </w:rPr>
        <w:t>International Telecommunication Union</w:t>
      </w:r>
      <w:r w:rsidRPr="00955591">
        <w:rPr>
          <w:rFonts w:ascii="Arial" w:hAnsi="Arial" w:cs="Arial"/>
          <w:sz w:val="24"/>
          <w:szCs w:val="24"/>
        </w:rPr>
        <w:t xml:space="preserve">, mais de 70% da população mundial utiliza dispositivos móveis com acesso à internet, sendo o smartphone o principal meio de conexão digital (ITU, 2023). No contexto brasileiro, a pesquisa TIC Domicílios aponta </w:t>
      </w:r>
      <w:r w:rsidR="00DC61E3" w:rsidRPr="00955591">
        <w:rPr>
          <w:rFonts w:ascii="Arial" w:hAnsi="Arial" w:cs="Arial"/>
          <w:sz w:val="24"/>
          <w:szCs w:val="24"/>
        </w:rPr>
        <w:t>que é</w:t>
      </w:r>
      <w:r w:rsidRPr="00955591">
        <w:rPr>
          <w:rFonts w:ascii="Arial" w:hAnsi="Arial" w:cs="Arial"/>
          <w:sz w:val="24"/>
          <w:szCs w:val="24"/>
        </w:rPr>
        <w:t xml:space="preserve"> o principal dispositivo de acesso à internet para </w:t>
      </w:r>
      <w:r w:rsidR="00105E45">
        <w:rPr>
          <w:rFonts w:ascii="Arial" w:hAnsi="Arial" w:cs="Arial"/>
          <w:sz w:val="24"/>
          <w:szCs w:val="24"/>
        </w:rPr>
        <w:t xml:space="preserve">os </w:t>
      </w:r>
      <w:r w:rsidRPr="00955591">
        <w:rPr>
          <w:rFonts w:ascii="Arial" w:hAnsi="Arial" w:cs="Arial"/>
          <w:sz w:val="24"/>
          <w:szCs w:val="24"/>
        </w:rPr>
        <w:t xml:space="preserve">usuários conectados, </w:t>
      </w:r>
      <w:r w:rsidR="00105E45">
        <w:rPr>
          <w:rFonts w:ascii="Arial" w:hAnsi="Arial" w:cs="Arial"/>
          <w:sz w:val="24"/>
          <w:szCs w:val="24"/>
        </w:rPr>
        <w:t xml:space="preserve">que 62% acessam a rede exclusivamente por este tipo de dispositivo, </w:t>
      </w:r>
      <w:r w:rsidRPr="00955591">
        <w:rPr>
          <w:rFonts w:ascii="Arial" w:hAnsi="Arial" w:cs="Arial"/>
          <w:sz w:val="24"/>
          <w:szCs w:val="24"/>
        </w:rPr>
        <w:t>evidenciando sua ampla disseminação e relevância social (CGI.</w:t>
      </w:r>
      <w:r w:rsidR="00D656BC">
        <w:rPr>
          <w:rFonts w:ascii="Arial" w:hAnsi="Arial" w:cs="Arial"/>
          <w:sz w:val="24"/>
          <w:szCs w:val="24"/>
        </w:rPr>
        <w:t>br</w:t>
      </w:r>
      <w:r w:rsidRPr="00955591">
        <w:rPr>
          <w:rFonts w:ascii="Arial" w:hAnsi="Arial" w:cs="Arial"/>
          <w:sz w:val="24"/>
          <w:szCs w:val="24"/>
        </w:rPr>
        <w:t>, 2023).</w:t>
      </w:r>
    </w:p>
    <w:p w14:paraId="46DD3709" w14:textId="2975302A" w:rsidR="00955591" w:rsidRPr="00955591" w:rsidRDefault="00955591" w:rsidP="00955591">
      <w:pPr>
        <w:spacing w:after="0" w:line="360" w:lineRule="auto"/>
        <w:ind w:firstLine="709"/>
        <w:jc w:val="both"/>
        <w:rPr>
          <w:rFonts w:ascii="Arial" w:hAnsi="Arial" w:cs="Arial"/>
          <w:sz w:val="24"/>
          <w:szCs w:val="24"/>
        </w:rPr>
      </w:pPr>
      <w:r w:rsidRPr="00955591">
        <w:rPr>
          <w:rFonts w:ascii="Arial" w:hAnsi="Arial" w:cs="Arial"/>
          <w:sz w:val="24"/>
          <w:szCs w:val="24"/>
        </w:rPr>
        <w:t>Além de possibilitar</w:t>
      </w:r>
      <w:r w:rsidR="003806E1">
        <w:rPr>
          <w:rFonts w:ascii="Arial" w:hAnsi="Arial" w:cs="Arial"/>
          <w:sz w:val="24"/>
          <w:szCs w:val="24"/>
        </w:rPr>
        <w:t>em</w:t>
      </w:r>
      <w:r w:rsidRPr="00955591">
        <w:rPr>
          <w:rFonts w:ascii="Arial" w:hAnsi="Arial" w:cs="Arial"/>
          <w:sz w:val="24"/>
          <w:szCs w:val="24"/>
        </w:rPr>
        <w:t xml:space="preserve"> comunicação e acesso à informação em tempo real, os smartphones consolidaram-se como dispositivos multifuncionais, substituindo, em grande medida, equipamentos anteriormente utilizados de forma independente, como câmeras fotográficas, filmadoras, dispositivos de navegação por GPS, reprodutores de música, relógios e gravadores de voz. Relatórios da GSMA indicam que essa convergência de funcionalidades é um dos principais fatores que explicam a adoção massiva e contínua desses dispositivos em diferentes contextos de uso (GSMA, 2023).</w:t>
      </w:r>
    </w:p>
    <w:p w14:paraId="79B5AE27" w14:textId="6BF49822" w:rsidR="00822A9B" w:rsidRDefault="00822A9B" w:rsidP="006A4FD5">
      <w:pPr>
        <w:spacing w:after="0" w:line="360" w:lineRule="auto"/>
        <w:ind w:firstLine="709"/>
        <w:jc w:val="both"/>
        <w:rPr>
          <w:rFonts w:ascii="Arial" w:hAnsi="Arial" w:cs="Arial"/>
          <w:sz w:val="24"/>
          <w:szCs w:val="24"/>
        </w:rPr>
      </w:pPr>
      <w:r w:rsidRPr="00822A9B">
        <w:rPr>
          <w:rFonts w:ascii="Arial" w:hAnsi="Arial" w:cs="Arial"/>
          <w:sz w:val="24"/>
          <w:szCs w:val="24"/>
        </w:rPr>
        <w:t>Atualmente, as principais lojas de aplicativos móveis disponibilizam milhões de aplicações para diferentes finalidades. Estimativas indicam que a Google Play Store oferece mais de três milhões de aplicativos, enquanto a Apple App Store reúne aproximadamente 1,8 milhão de aplicações, abrangendo áreas como comunicação, informação, entretenimento e serviços diversos (S</w:t>
      </w:r>
      <w:r w:rsidR="009B0D2B">
        <w:rPr>
          <w:rFonts w:ascii="Arial" w:hAnsi="Arial" w:cs="Arial"/>
          <w:sz w:val="24"/>
          <w:szCs w:val="24"/>
        </w:rPr>
        <w:t>tatista,</w:t>
      </w:r>
      <w:r w:rsidRPr="00822A9B">
        <w:rPr>
          <w:rFonts w:ascii="Arial" w:hAnsi="Arial" w:cs="Arial"/>
          <w:sz w:val="24"/>
          <w:szCs w:val="24"/>
        </w:rPr>
        <w:t xml:space="preserve"> 2023). Essa ampla oferta de aplicativos possibilita que as pessoas permaneçam continuamente conectadas à internet e entre si, por meio de chamadas, mensagens instantâneas, e-mails e redes sociais. Além disso, os aplicativos constituem importantes fontes de informação, permitindo o acesso a notícias, artigos e conteúdo multimídia, bem como representam uma das principais formas de entretenimento digital, incluindo jogos, serviços de </w:t>
      </w:r>
      <w:r w:rsidRPr="007F258E">
        <w:rPr>
          <w:rFonts w:ascii="Arial" w:hAnsi="Arial" w:cs="Arial"/>
          <w:i/>
          <w:iCs/>
          <w:sz w:val="24"/>
          <w:szCs w:val="24"/>
        </w:rPr>
        <w:t>streaming</w:t>
      </w:r>
      <w:r w:rsidRPr="00822A9B">
        <w:rPr>
          <w:rFonts w:ascii="Arial" w:hAnsi="Arial" w:cs="Arial"/>
          <w:sz w:val="24"/>
          <w:szCs w:val="24"/>
        </w:rPr>
        <w:t xml:space="preserve"> de música e vídeo e leitura de livros eletrônicos, viabilizando o consumo desses conteúdos em diferentes contextos e locais.</w:t>
      </w:r>
    </w:p>
    <w:p w14:paraId="1D2E1347" w14:textId="64772B1E" w:rsidR="00385BB1" w:rsidRDefault="00385BB1" w:rsidP="006A4FD5">
      <w:pPr>
        <w:spacing w:after="0" w:line="360" w:lineRule="auto"/>
        <w:ind w:firstLine="709"/>
        <w:jc w:val="both"/>
        <w:rPr>
          <w:rFonts w:ascii="Arial" w:hAnsi="Arial" w:cs="Arial"/>
          <w:sz w:val="24"/>
          <w:szCs w:val="24"/>
        </w:rPr>
      </w:pPr>
      <w:r w:rsidRPr="00385BB1">
        <w:rPr>
          <w:rFonts w:ascii="Arial" w:hAnsi="Arial" w:cs="Arial"/>
          <w:sz w:val="24"/>
          <w:szCs w:val="24"/>
        </w:rPr>
        <w:t>Aplicativos de organização, calendário, listas de tarefas e ferramentas de produtividade podem contribuir para o aumento da produtividade, ao possibilitarem que as pessoas gerenciem de forma mais eficiente seu tempo e suas tarefas diárias</w:t>
      </w:r>
      <w:r w:rsidR="002E0C80">
        <w:rPr>
          <w:rFonts w:ascii="Arial" w:hAnsi="Arial" w:cs="Arial"/>
          <w:sz w:val="24"/>
          <w:szCs w:val="24"/>
        </w:rPr>
        <w:t xml:space="preserve"> </w:t>
      </w:r>
      <w:r w:rsidR="002E0C80" w:rsidRPr="002E0C80">
        <w:rPr>
          <w:rFonts w:ascii="Arial" w:hAnsi="Arial" w:cs="Arial"/>
          <w:sz w:val="24"/>
          <w:szCs w:val="24"/>
        </w:rPr>
        <w:t>(S</w:t>
      </w:r>
      <w:r w:rsidR="009B0D2B">
        <w:rPr>
          <w:rFonts w:ascii="Arial" w:hAnsi="Arial" w:cs="Arial"/>
          <w:sz w:val="24"/>
          <w:szCs w:val="24"/>
        </w:rPr>
        <w:t>antana</w:t>
      </w:r>
      <w:r w:rsidR="002E0C80" w:rsidRPr="002E0C80">
        <w:rPr>
          <w:rFonts w:ascii="Arial" w:hAnsi="Arial" w:cs="Arial"/>
          <w:sz w:val="24"/>
          <w:szCs w:val="24"/>
        </w:rPr>
        <w:t xml:space="preserve"> </w:t>
      </w:r>
      <w:r w:rsidR="0039157E" w:rsidRPr="0039157E">
        <w:rPr>
          <w:rFonts w:ascii="Arial" w:hAnsi="Arial" w:cs="Arial"/>
          <w:i/>
          <w:iCs/>
          <w:sz w:val="24"/>
          <w:szCs w:val="24"/>
        </w:rPr>
        <w:t>et al.</w:t>
      </w:r>
      <w:r w:rsidR="002E0C80" w:rsidRPr="002E0C80">
        <w:rPr>
          <w:rFonts w:ascii="Arial" w:hAnsi="Arial" w:cs="Arial"/>
          <w:sz w:val="24"/>
          <w:szCs w:val="24"/>
        </w:rPr>
        <w:t>, 2020).</w:t>
      </w:r>
    </w:p>
    <w:p w14:paraId="1F67C436" w14:textId="60CE8A9B" w:rsidR="00B817E8" w:rsidRDefault="00B817E8" w:rsidP="006A4FD5">
      <w:pPr>
        <w:spacing w:after="0" w:line="360" w:lineRule="auto"/>
        <w:ind w:firstLine="709"/>
        <w:jc w:val="both"/>
        <w:rPr>
          <w:rFonts w:ascii="Arial" w:hAnsi="Arial" w:cs="Arial"/>
          <w:sz w:val="24"/>
          <w:szCs w:val="24"/>
        </w:rPr>
      </w:pPr>
      <w:bookmarkStart w:id="3" w:name="_Hlk217035426"/>
      <w:r w:rsidRPr="00B817E8">
        <w:rPr>
          <w:rFonts w:ascii="Arial" w:hAnsi="Arial" w:cs="Arial"/>
          <w:sz w:val="24"/>
          <w:szCs w:val="24"/>
        </w:rPr>
        <w:lastRenderedPageBreak/>
        <w:t>Os dispositivos móveis tornaram-se plataformas centrais de acesso a uma ampla gama de serviços digitais, incluindo comércio eletrônico, telemedicina, mobilidade urbana, serviços de entrega e transações financeiras, integrando no ambiente móvel atividades que anteriormente dependiam de múltiplos dispositivos ou de atendimento presencial, o que caracteriza uma profunda digitalização de práticas cotidianas (</w:t>
      </w:r>
      <w:r w:rsidR="00F92213" w:rsidRPr="00B817E8">
        <w:rPr>
          <w:rFonts w:ascii="Arial" w:hAnsi="Arial" w:cs="Arial"/>
        </w:rPr>
        <w:t>N</w:t>
      </w:r>
      <w:r w:rsidR="009B0D2B">
        <w:rPr>
          <w:rFonts w:ascii="Arial" w:hAnsi="Arial" w:cs="Arial"/>
        </w:rPr>
        <w:t>äsi</w:t>
      </w:r>
      <w:r w:rsidRPr="00B817E8">
        <w:rPr>
          <w:rFonts w:ascii="Arial" w:hAnsi="Arial" w:cs="Arial"/>
          <w:sz w:val="24"/>
          <w:szCs w:val="24"/>
        </w:rPr>
        <w:t xml:space="preserve"> </w:t>
      </w:r>
      <w:r w:rsidR="0039157E" w:rsidRPr="0039157E">
        <w:rPr>
          <w:rFonts w:ascii="Arial" w:hAnsi="Arial" w:cs="Arial"/>
          <w:i/>
          <w:iCs/>
          <w:sz w:val="24"/>
          <w:szCs w:val="24"/>
        </w:rPr>
        <w:t>et al.</w:t>
      </w:r>
      <w:r w:rsidRPr="00B817E8">
        <w:rPr>
          <w:rFonts w:ascii="Arial" w:hAnsi="Arial" w:cs="Arial"/>
          <w:sz w:val="24"/>
          <w:szCs w:val="24"/>
        </w:rPr>
        <w:t>, 2015; H</w:t>
      </w:r>
      <w:r w:rsidR="009B0D2B">
        <w:rPr>
          <w:rFonts w:ascii="Arial" w:hAnsi="Arial" w:cs="Arial"/>
          <w:sz w:val="24"/>
          <w:szCs w:val="24"/>
        </w:rPr>
        <w:t>aleem</w:t>
      </w:r>
      <w:r w:rsidRPr="00B817E8">
        <w:rPr>
          <w:rFonts w:ascii="Arial" w:hAnsi="Arial" w:cs="Arial"/>
          <w:sz w:val="24"/>
          <w:szCs w:val="24"/>
        </w:rPr>
        <w:t xml:space="preserve"> </w:t>
      </w:r>
      <w:r w:rsidR="0039157E" w:rsidRPr="0039157E">
        <w:rPr>
          <w:rFonts w:ascii="Arial" w:hAnsi="Arial" w:cs="Arial"/>
          <w:i/>
          <w:iCs/>
          <w:sz w:val="24"/>
          <w:szCs w:val="24"/>
        </w:rPr>
        <w:t>et al.</w:t>
      </w:r>
      <w:r w:rsidRPr="00B817E8">
        <w:rPr>
          <w:rFonts w:ascii="Arial" w:hAnsi="Arial" w:cs="Arial"/>
          <w:sz w:val="24"/>
          <w:szCs w:val="24"/>
        </w:rPr>
        <w:t xml:space="preserve">, 2021). </w:t>
      </w:r>
    </w:p>
    <w:p w14:paraId="0AD58BE6" w14:textId="77777777" w:rsidR="00B817E8" w:rsidRDefault="00B817E8" w:rsidP="006A4FD5">
      <w:pPr>
        <w:spacing w:after="0" w:line="360" w:lineRule="auto"/>
        <w:ind w:firstLine="709"/>
        <w:jc w:val="both"/>
        <w:rPr>
          <w:rFonts w:ascii="Arial" w:hAnsi="Arial" w:cs="Arial"/>
          <w:sz w:val="24"/>
          <w:szCs w:val="24"/>
        </w:rPr>
      </w:pPr>
      <w:r w:rsidRPr="00B817E8">
        <w:rPr>
          <w:rFonts w:ascii="Arial" w:hAnsi="Arial" w:cs="Arial"/>
          <w:sz w:val="24"/>
          <w:szCs w:val="24"/>
        </w:rPr>
        <w:t xml:space="preserve">Além disso, esses dispositivos possibilitam o armazenamento e o uso digital de documentos pessoais, como Carteira de Identidade, Cadastro de Pessoa Física (CPF), Carteira Nacional de Habilitação (CNH) e comprovantes de vacinação, promovendo maior portabilidade e acesso facilitado por meio de aplicativos móveis. </w:t>
      </w:r>
    </w:p>
    <w:p w14:paraId="7D0E5773" w14:textId="2CCDF1C3" w:rsidR="00B817E8" w:rsidRDefault="00B817E8" w:rsidP="006A4FD5">
      <w:pPr>
        <w:spacing w:after="0" w:line="360" w:lineRule="auto"/>
        <w:ind w:firstLine="709"/>
        <w:jc w:val="both"/>
        <w:rPr>
          <w:rFonts w:ascii="Arial" w:hAnsi="Arial" w:cs="Arial"/>
          <w:sz w:val="24"/>
          <w:szCs w:val="24"/>
        </w:rPr>
      </w:pPr>
      <w:r w:rsidRPr="00B817E8">
        <w:rPr>
          <w:rFonts w:ascii="Arial" w:hAnsi="Arial" w:cs="Arial"/>
          <w:sz w:val="24"/>
          <w:szCs w:val="24"/>
        </w:rPr>
        <w:t>Atualmente, os smartphones são utilizados por bilhões de pessoas em todo o mundo</w:t>
      </w:r>
      <w:r>
        <w:rPr>
          <w:rFonts w:ascii="Arial" w:hAnsi="Arial" w:cs="Arial"/>
          <w:sz w:val="24"/>
          <w:szCs w:val="24"/>
        </w:rPr>
        <w:t xml:space="preserve"> </w:t>
      </w:r>
      <w:r w:rsidRPr="00955591">
        <w:rPr>
          <w:rFonts w:ascii="Arial" w:hAnsi="Arial" w:cs="Arial"/>
          <w:sz w:val="24"/>
          <w:szCs w:val="24"/>
        </w:rPr>
        <w:t xml:space="preserve">(ITU, 2023) </w:t>
      </w:r>
      <w:r w:rsidRPr="00B817E8">
        <w:rPr>
          <w:rFonts w:ascii="Arial" w:hAnsi="Arial" w:cs="Arial"/>
          <w:sz w:val="24"/>
          <w:szCs w:val="24"/>
        </w:rPr>
        <w:t>e incorporam recursos tecnológicos desenvolvidos por profissionais de software, abrangendo diferentes domínios como serviços bancários, educação, saúde, entretenimento e gestão de atividades diárias, o que tem transformado significativamente o modo de vida contemporâneo ao deslocar para o ambiente digital grande parte das interações econômicas, sociais e funcionais que antes exigiam processos presenciais ou dispositivos distintos.</w:t>
      </w:r>
    </w:p>
    <w:p w14:paraId="406D4E31" w14:textId="465D3F89" w:rsidR="008D229E" w:rsidRPr="006A4FD5" w:rsidRDefault="00412CAD" w:rsidP="006A4FD5">
      <w:pPr>
        <w:spacing w:after="0" w:line="360" w:lineRule="auto"/>
        <w:ind w:firstLine="709"/>
        <w:jc w:val="both"/>
        <w:rPr>
          <w:rFonts w:ascii="Arial" w:hAnsi="Arial" w:cs="Arial"/>
          <w:sz w:val="24"/>
          <w:szCs w:val="24"/>
        </w:rPr>
      </w:pPr>
      <w:r w:rsidRPr="00412CAD">
        <w:rPr>
          <w:rFonts w:ascii="Arial" w:hAnsi="Arial" w:cs="Arial"/>
          <w:sz w:val="24"/>
          <w:szCs w:val="24"/>
        </w:rPr>
        <w:t xml:space="preserve">Diante da crescente importância dos aplicativos móveis no cotidiano, torna-se desejável que essas aplicações sejam utilizáveis por um amplo espectro de usuários, incluindo pessoas com deficiência e usuários com diferentes necessidades e preferências de uso. No entanto, estudos apontam que muitos aplicativos móveis ainda apresentam barreiras de acessibilidade, não por serem completamente inacessíveis, mas por não atenderem de forma consistente aos princípios do </w:t>
      </w:r>
      <w:r w:rsidR="00D95E57">
        <w:rPr>
          <w:rFonts w:ascii="Arial" w:hAnsi="Arial" w:cs="Arial"/>
          <w:sz w:val="24"/>
          <w:szCs w:val="24"/>
        </w:rPr>
        <w:t>Desenho</w:t>
      </w:r>
      <w:r w:rsidR="00FF33AB">
        <w:rPr>
          <w:rFonts w:ascii="Arial" w:hAnsi="Arial" w:cs="Arial"/>
          <w:sz w:val="24"/>
          <w:szCs w:val="24"/>
        </w:rPr>
        <w:t xml:space="preserve"> </w:t>
      </w:r>
      <w:r w:rsidRPr="00412CAD">
        <w:rPr>
          <w:rFonts w:ascii="Arial" w:hAnsi="Arial" w:cs="Arial"/>
          <w:sz w:val="24"/>
          <w:szCs w:val="24"/>
        </w:rPr>
        <w:t xml:space="preserve">Universal, o que compromete a flexibilidade de uso e a adaptação às </w:t>
      </w:r>
      <w:r w:rsidR="000D4F56">
        <w:rPr>
          <w:rFonts w:ascii="Arial" w:hAnsi="Arial" w:cs="Arial"/>
          <w:sz w:val="24"/>
          <w:szCs w:val="24"/>
        </w:rPr>
        <w:t>habilidades</w:t>
      </w:r>
      <w:r w:rsidRPr="00412CAD">
        <w:rPr>
          <w:rFonts w:ascii="Arial" w:hAnsi="Arial" w:cs="Arial"/>
          <w:sz w:val="24"/>
          <w:szCs w:val="24"/>
        </w:rPr>
        <w:t xml:space="preserve"> individuais dos usuários (</w:t>
      </w:r>
      <w:r w:rsidR="00B31BF1" w:rsidRPr="00B31BF1">
        <w:rPr>
          <w:rFonts w:ascii="Arial" w:hAnsi="Arial" w:cs="Arial"/>
          <w:sz w:val="24"/>
          <w:szCs w:val="24"/>
        </w:rPr>
        <w:t>R</w:t>
      </w:r>
      <w:r w:rsidR="00DF2EAC">
        <w:rPr>
          <w:rFonts w:ascii="Arial" w:hAnsi="Arial" w:cs="Arial"/>
          <w:sz w:val="24"/>
          <w:szCs w:val="24"/>
        </w:rPr>
        <w:t>oss</w:t>
      </w:r>
      <w:r w:rsidR="00B31BF1" w:rsidRPr="00B31BF1">
        <w:rPr>
          <w:rFonts w:ascii="Arial" w:hAnsi="Arial" w:cs="Arial"/>
          <w:sz w:val="24"/>
          <w:szCs w:val="24"/>
        </w:rPr>
        <w:t>; S</w:t>
      </w:r>
      <w:r w:rsidR="00DF2EAC">
        <w:rPr>
          <w:rFonts w:ascii="Arial" w:hAnsi="Arial" w:cs="Arial"/>
          <w:sz w:val="24"/>
          <w:szCs w:val="24"/>
        </w:rPr>
        <w:t>wanson</w:t>
      </w:r>
      <w:r w:rsidR="00B31BF1" w:rsidRPr="00B31BF1">
        <w:rPr>
          <w:rFonts w:ascii="Arial" w:hAnsi="Arial" w:cs="Arial"/>
          <w:sz w:val="24"/>
          <w:szCs w:val="24"/>
        </w:rPr>
        <w:t>; N</w:t>
      </w:r>
      <w:r w:rsidR="00DF2EAC">
        <w:rPr>
          <w:rFonts w:ascii="Arial" w:hAnsi="Arial" w:cs="Arial"/>
          <w:sz w:val="24"/>
          <w:szCs w:val="24"/>
        </w:rPr>
        <w:t>ielsen</w:t>
      </w:r>
      <w:r w:rsidR="00B31BF1" w:rsidRPr="00B31BF1">
        <w:rPr>
          <w:rFonts w:ascii="Arial" w:hAnsi="Arial" w:cs="Arial"/>
          <w:sz w:val="24"/>
          <w:szCs w:val="24"/>
        </w:rPr>
        <w:t>, 2018</w:t>
      </w:r>
      <w:r w:rsidRPr="00412CAD">
        <w:rPr>
          <w:rFonts w:ascii="Arial" w:hAnsi="Arial" w:cs="Arial"/>
          <w:sz w:val="24"/>
          <w:szCs w:val="24"/>
        </w:rPr>
        <w:t>; A</w:t>
      </w:r>
      <w:r w:rsidR="00DF2EAC">
        <w:rPr>
          <w:rFonts w:ascii="Arial" w:hAnsi="Arial" w:cs="Arial"/>
          <w:sz w:val="24"/>
          <w:szCs w:val="24"/>
        </w:rPr>
        <w:t xml:space="preserve">lshayban </w:t>
      </w:r>
      <w:r w:rsidR="0039157E" w:rsidRPr="0039157E">
        <w:rPr>
          <w:rFonts w:ascii="Arial" w:hAnsi="Arial" w:cs="Arial"/>
          <w:i/>
          <w:iCs/>
          <w:sz w:val="24"/>
          <w:szCs w:val="24"/>
        </w:rPr>
        <w:t>et al.</w:t>
      </w:r>
      <w:r w:rsidRPr="00412CAD">
        <w:rPr>
          <w:rFonts w:ascii="Arial" w:hAnsi="Arial" w:cs="Arial"/>
          <w:sz w:val="24"/>
          <w:szCs w:val="24"/>
        </w:rPr>
        <w:t>, 2020). Nesse contexto, é fundamental reconhecer que as dificuldades de acesso não decorrem da deficiência em si, mas das barreiras impostas pelo próprio software, motivando a proposição de soluções que auxiliem na redução dessas limitações.</w:t>
      </w:r>
    </w:p>
    <w:bookmarkEnd w:id="3"/>
    <w:p w14:paraId="7FFB24C0" w14:textId="1DDEFF17" w:rsidR="00412CAD" w:rsidRDefault="00412CAD" w:rsidP="006A4FD5">
      <w:pPr>
        <w:spacing w:after="0" w:line="360" w:lineRule="auto"/>
        <w:ind w:firstLine="709"/>
        <w:jc w:val="both"/>
        <w:rPr>
          <w:rFonts w:ascii="Arial" w:hAnsi="Arial" w:cs="Arial"/>
          <w:sz w:val="24"/>
          <w:szCs w:val="24"/>
        </w:rPr>
      </w:pPr>
      <w:r w:rsidRPr="00412CAD">
        <w:rPr>
          <w:rFonts w:ascii="Arial" w:hAnsi="Arial" w:cs="Arial"/>
          <w:sz w:val="24"/>
          <w:szCs w:val="24"/>
        </w:rPr>
        <w:t xml:space="preserve">Apesar dos esforços realizados pelos fabricantes dos principais sistemas operacionais móveis, como Android e iOS, no sentido de disponibilizar recursos de configuração e acessibilidade em nível de sistema, observa-se que essas configurações nem sempre se encontram em locais intuitivos ou apresentam fácil compreensão para os usuários. Além disso, nem todos os recursos de acessibilidade oferecidos pelos sistemas operacionais são automaticamente herdados pelos </w:t>
      </w:r>
      <w:r w:rsidRPr="00412CAD">
        <w:rPr>
          <w:rFonts w:ascii="Arial" w:hAnsi="Arial" w:cs="Arial"/>
          <w:sz w:val="24"/>
          <w:szCs w:val="24"/>
        </w:rPr>
        <w:lastRenderedPageBreak/>
        <w:t xml:space="preserve">aplicativos, uma vez que sua aplicação depende de implementação explícita por parte dos desenvolvedores. Como consequência, mesmo quando o sistema operacional está configurado de acordo com as preferências e </w:t>
      </w:r>
      <w:r w:rsidR="000D4F56">
        <w:rPr>
          <w:rFonts w:ascii="Arial" w:hAnsi="Arial" w:cs="Arial"/>
          <w:sz w:val="24"/>
          <w:szCs w:val="24"/>
        </w:rPr>
        <w:t>habilidades</w:t>
      </w:r>
      <w:r w:rsidRPr="00412CAD">
        <w:rPr>
          <w:rFonts w:ascii="Arial" w:hAnsi="Arial" w:cs="Arial"/>
          <w:sz w:val="24"/>
          <w:szCs w:val="24"/>
        </w:rPr>
        <w:t xml:space="preserve"> do usuário, muitos aplicativos não respeitam essas configurações nem oferecem, internamente, alternativas de personalização acessível.</w:t>
      </w:r>
    </w:p>
    <w:p w14:paraId="32A00C06" w14:textId="77777777" w:rsidR="000B14B0" w:rsidRPr="000B14B0" w:rsidRDefault="000B14B0" w:rsidP="000B14B0">
      <w:pPr>
        <w:spacing w:after="0" w:line="360" w:lineRule="auto"/>
        <w:ind w:firstLine="709"/>
        <w:jc w:val="both"/>
        <w:rPr>
          <w:rFonts w:ascii="Arial" w:hAnsi="Arial" w:cs="Arial"/>
          <w:sz w:val="24"/>
          <w:szCs w:val="24"/>
        </w:rPr>
      </w:pPr>
      <w:r w:rsidRPr="000B14B0">
        <w:rPr>
          <w:rFonts w:ascii="Arial" w:hAnsi="Arial" w:cs="Arial"/>
          <w:sz w:val="24"/>
          <w:szCs w:val="24"/>
        </w:rPr>
        <w:t>Embora seja desejável que os recursos e configurações de acessibilidade disponibilizados pelos sistemas operacionais estejam plenamente acessíveis aos aplicativos, na prática nem todas essas funcionalidades são expostas ou facilmente manipuláveis por meio das Interfaces de Programação de Aplicações (APIs) oferecidas aos desenvolvedores. Como consequência dessas limitações técnicas, a incorporação efetiva de recursos de acessibilidade em aplicativos móveis depende, em grande medida, de decisões de projeto adotadas por empresas e equipes de desenvolvimento.</w:t>
      </w:r>
    </w:p>
    <w:p w14:paraId="40FA0850" w14:textId="77777777" w:rsidR="000B14B0" w:rsidRPr="000B14B0" w:rsidRDefault="000B14B0" w:rsidP="000B14B0">
      <w:pPr>
        <w:spacing w:after="0" w:line="360" w:lineRule="auto"/>
        <w:ind w:firstLine="709"/>
        <w:jc w:val="both"/>
        <w:rPr>
          <w:rFonts w:ascii="Arial" w:hAnsi="Arial" w:cs="Arial"/>
          <w:sz w:val="24"/>
          <w:szCs w:val="24"/>
        </w:rPr>
      </w:pPr>
      <w:r w:rsidRPr="000B14B0">
        <w:rPr>
          <w:rFonts w:ascii="Arial" w:hAnsi="Arial" w:cs="Arial"/>
          <w:sz w:val="24"/>
          <w:szCs w:val="24"/>
        </w:rPr>
        <w:t>A literatura especializada aponta que essa incorporação frequentemente não ocorre de forma sistemática, sendo influenciada por diferentes fatores estruturais, organizacionais e técnicos.</w:t>
      </w:r>
    </w:p>
    <w:p w14:paraId="7CA7D9E7" w14:textId="0A6B96DA" w:rsidR="00D656BC" w:rsidRDefault="000B14B0" w:rsidP="000B14B0">
      <w:pPr>
        <w:spacing w:after="0" w:line="360" w:lineRule="auto"/>
        <w:ind w:firstLine="709"/>
        <w:jc w:val="both"/>
        <w:rPr>
          <w:rFonts w:ascii="Arial" w:hAnsi="Arial" w:cs="Arial"/>
          <w:sz w:val="24"/>
          <w:szCs w:val="24"/>
        </w:rPr>
      </w:pPr>
      <w:r w:rsidRPr="000B14B0">
        <w:rPr>
          <w:rFonts w:ascii="Arial" w:hAnsi="Arial" w:cs="Arial"/>
          <w:sz w:val="24"/>
          <w:szCs w:val="24"/>
        </w:rPr>
        <w:t xml:space="preserve">Um dos principais fatores identificados é a falta de formação específica e de conscientização sobre acessibilidade, uma vez que muitos desenvolvedores não recebem treinamento formal nessa área durante sua formação acadêmica ou profissional. Estudos indicam que a ausência de conhecimento sobre diretrizes, padrões e boas práticas de acessibilidade resulta na implementação inadequada ou inexistente desses recursos em aplicações digitais </w:t>
      </w:r>
      <w:r w:rsidR="00D656BC" w:rsidRPr="00D656BC">
        <w:rPr>
          <w:rFonts w:ascii="Arial" w:hAnsi="Arial" w:cs="Arial"/>
          <w:sz w:val="24"/>
          <w:szCs w:val="24"/>
        </w:rPr>
        <w:t>(</w:t>
      </w:r>
      <w:r w:rsidR="00DF2EAC" w:rsidRPr="00B31BF1">
        <w:rPr>
          <w:rFonts w:ascii="Arial" w:hAnsi="Arial" w:cs="Arial"/>
          <w:sz w:val="24"/>
          <w:szCs w:val="24"/>
        </w:rPr>
        <w:t>Lazar</w:t>
      </w:r>
      <w:r w:rsidR="00B31BF1" w:rsidRPr="00B31BF1">
        <w:rPr>
          <w:rFonts w:ascii="Arial" w:hAnsi="Arial" w:cs="Arial"/>
          <w:sz w:val="24"/>
          <w:szCs w:val="24"/>
        </w:rPr>
        <w:t xml:space="preserve">; </w:t>
      </w:r>
      <w:r w:rsidR="00DF2EAC" w:rsidRPr="00B31BF1">
        <w:rPr>
          <w:rFonts w:ascii="Arial" w:hAnsi="Arial" w:cs="Arial"/>
          <w:sz w:val="24"/>
          <w:szCs w:val="24"/>
        </w:rPr>
        <w:t>Goldstein</w:t>
      </w:r>
      <w:r w:rsidR="00B31BF1" w:rsidRPr="00B31BF1">
        <w:rPr>
          <w:rFonts w:ascii="Arial" w:hAnsi="Arial" w:cs="Arial"/>
          <w:sz w:val="24"/>
          <w:szCs w:val="24"/>
        </w:rPr>
        <w:t xml:space="preserve">; </w:t>
      </w:r>
      <w:r w:rsidR="00DF2EAC" w:rsidRPr="00B31BF1">
        <w:rPr>
          <w:rFonts w:ascii="Arial" w:hAnsi="Arial" w:cs="Arial"/>
          <w:sz w:val="24"/>
          <w:szCs w:val="24"/>
        </w:rPr>
        <w:t>Taylor</w:t>
      </w:r>
      <w:r w:rsidR="00B31BF1" w:rsidRPr="00B31BF1">
        <w:rPr>
          <w:rFonts w:ascii="Arial" w:hAnsi="Arial" w:cs="Arial"/>
          <w:sz w:val="24"/>
          <w:szCs w:val="24"/>
        </w:rPr>
        <w:t>, 2015</w:t>
      </w:r>
      <w:r w:rsidR="00D656BC" w:rsidRPr="00D656BC">
        <w:rPr>
          <w:rFonts w:ascii="Arial" w:hAnsi="Arial" w:cs="Arial"/>
          <w:sz w:val="24"/>
          <w:szCs w:val="24"/>
        </w:rPr>
        <w:t xml:space="preserve">; </w:t>
      </w:r>
      <w:r w:rsidR="00DF2EAC" w:rsidRPr="00D656BC">
        <w:rPr>
          <w:rFonts w:ascii="Arial" w:hAnsi="Arial" w:cs="Arial"/>
          <w:sz w:val="24"/>
          <w:szCs w:val="24"/>
        </w:rPr>
        <w:t>Wentz</w:t>
      </w:r>
      <w:r w:rsidR="00D656BC" w:rsidRPr="00D656BC">
        <w:rPr>
          <w:rFonts w:ascii="Arial" w:hAnsi="Arial" w:cs="Arial"/>
          <w:sz w:val="24"/>
          <w:szCs w:val="24"/>
        </w:rPr>
        <w:t xml:space="preserve">; </w:t>
      </w:r>
      <w:r w:rsidR="00DF2EAC" w:rsidRPr="00D656BC">
        <w:rPr>
          <w:rFonts w:ascii="Arial" w:hAnsi="Arial" w:cs="Arial"/>
          <w:sz w:val="24"/>
          <w:szCs w:val="24"/>
        </w:rPr>
        <w:t>Jaeger</w:t>
      </w:r>
      <w:r w:rsidR="00D656BC" w:rsidRPr="00D656BC">
        <w:rPr>
          <w:rFonts w:ascii="Arial" w:hAnsi="Arial" w:cs="Arial"/>
          <w:sz w:val="24"/>
          <w:szCs w:val="24"/>
        </w:rPr>
        <w:t xml:space="preserve">; </w:t>
      </w:r>
      <w:r w:rsidR="00DF2EAC" w:rsidRPr="00D656BC">
        <w:rPr>
          <w:rFonts w:ascii="Arial" w:hAnsi="Arial" w:cs="Arial"/>
          <w:sz w:val="24"/>
          <w:szCs w:val="24"/>
        </w:rPr>
        <w:t>Lazar</w:t>
      </w:r>
      <w:r w:rsidR="00D656BC" w:rsidRPr="00D656BC">
        <w:rPr>
          <w:rFonts w:ascii="Arial" w:hAnsi="Arial" w:cs="Arial"/>
          <w:sz w:val="24"/>
          <w:szCs w:val="24"/>
        </w:rPr>
        <w:t>, 2011)</w:t>
      </w:r>
      <w:r w:rsidR="00D656BC">
        <w:rPr>
          <w:rFonts w:ascii="Arial" w:hAnsi="Arial" w:cs="Arial"/>
          <w:sz w:val="24"/>
          <w:szCs w:val="24"/>
        </w:rPr>
        <w:t>.</w:t>
      </w:r>
    </w:p>
    <w:p w14:paraId="3748748E" w14:textId="589384AC" w:rsidR="000B14B0" w:rsidRPr="000B14B0" w:rsidRDefault="000B14B0" w:rsidP="000B14B0">
      <w:pPr>
        <w:spacing w:after="0" w:line="360" w:lineRule="auto"/>
        <w:ind w:firstLine="709"/>
        <w:jc w:val="both"/>
        <w:rPr>
          <w:rFonts w:ascii="Arial" w:hAnsi="Arial" w:cs="Arial"/>
          <w:sz w:val="24"/>
          <w:szCs w:val="24"/>
        </w:rPr>
      </w:pPr>
      <w:r w:rsidRPr="000B14B0">
        <w:rPr>
          <w:rFonts w:ascii="Arial" w:hAnsi="Arial" w:cs="Arial"/>
          <w:sz w:val="24"/>
          <w:szCs w:val="24"/>
        </w:rPr>
        <w:t xml:space="preserve">Outro fator relevante refere-se à regulamentação. Apesar da existência de dispositivos legais que estabelecem a obrigatoriedade da adoção de princípios de acessibilidade e de </w:t>
      </w:r>
      <w:r w:rsidR="00D95E57">
        <w:rPr>
          <w:rFonts w:ascii="Arial" w:hAnsi="Arial" w:cs="Arial"/>
          <w:sz w:val="24"/>
          <w:szCs w:val="24"/>
        </w:rPr>
        <w:t>Desenho</w:t>
      </w:r>
      <w:r w:rsidR="00FF33AB">
        <w:rPr>
          <w:rFonts w:ascii="Arial" w:hAnsi="Arial" w:cs="Arial"/>
          <w:sz w:val="24"/>
          <w:szCs w:val="24"/>
        </w:rPr>
        <w:t xml:space="preserve"> </w:t>
      </w:r>
      <w:r w:rsidRPr="000B14B0">
        <w:rPr>
          <w:rFonts w:ascii="Arial" w:hAnsi="Arial" w:cs="Arial"/>
          <w:sz w:val="24"/>
          <w:szCs w:val="24"/>
        </w:rPr>
        <w:t>Universal como o artigo 55 da Lei Brasileira de Inclusão da Pessoa com Deficiência</w:t>
      </w:r>
      <w:r w:rsidR="00901EC8">
        <w:rPr>
          <w:rFonts w:ascii="Arial" w:hAnsi="Arial" w:cs="Arial"/>
          <w:sz w:val="24"/>
          <w:szCs w:val="24"/>
        </w:rPr>
        <w:t xml:space="preserve">, </w:t>
      </w:r>
      <w:r w:rsidRPr="000B14B0">
        <w:rPr>
          <w:rFonts w:ascii="Arial" w:hAnsi="Arial" w:cs="Arial"/>
          <w:sz w:val="24"/>
          <w:szCs w:val="24"/>
        </w:rPr>
        <w:t>Lei nº 13.146/2015</w:t>
      </w:r>
      <w:r w:rsidR="00901EC8">
        <w:rPr>
          <w:rFonts w:ascii="Arial" w:hAnsi="Arial" w:cs="Arial"/>
          <w:sz w:val="24"/>
          <w:szCs w:val="24"/>
        </w:rPr>
        <w:t xml:space="preserve"> (</w:t>
      </w:r>
      <w:r w:rsidR="00DF2EAC">
        <w:rPr>
          <w:rFonts w:ascii="Arial" w:hAnsi="Arial" w:cs="Arial"/>
          <w:sz w:val="24"/>
          <w:szCs w:val="24"/>
        </w:rPr>
        <w:t>Brasil</w:t>
      </w:r>
      <w:r w:rsidR="00901EC8">
        <w:rPr>
          <w:rFonts w:ascii="Arial" w:hAnsi="Arial" w:cs="Arial"/>
          <w:sz w:val="24"/>
          <w:szCs w:val="24"/>
        </w:rPr>
        <w:t>, 2015)</w:t>
      </w:r>
      <w:r w:rsidRPr="000B14B0">
        <w:rPr>
          <w:rFonts w:ascii="Arial" w:hAnsi="Arial" w:cs="Arial"/>
          <w:sz w:val="24"/>
          <w:szCs w:val="24"/>
        </w:rPr>
        <w:t>, pesquisas apontam que a aplicação prática dessas normas no contexto de softwares e aplicativos móveis ainda ocorre de forma limitada. Essa lacuna é atribuída, entre outros aspectos, à ausência de mecanismos específicos de fiscalização no desenvolvimento de software, à complexidade técnica da implementação e à falta de padronização operacional clara voltada a aplicações móveis (</w:t>
      </w:r>
      <w:r w:rsidR="00DF2EAC" w:rsidRPr="00B31BF1">
        <w:rPr>
          <w:rFonts w:ascii="Arial" w:hAnsi="Arial" w:cs="Arial"/>
          <w:sz w:val="24"/>
          <w:szCs w:val="24"/>
        </w:rPr>
        <w:t>Yesilada</w:t>
      </w:r>
      <w:r w:rsidR="00B31BF1" w:rsidRPr="00B31BF1">
        <w:rPr>
          <w:rFonts w:ascii="Arial" w:hAnsi="Arial" w:cs="Arial"/>
          <w:sz w:val="24"/>
          <w:szCs w:val="24"/>
        </w:rPr>
        <w:t xml:space="preserve">; </w:t>
      </w:r>
      <w:r w:rsidR="00DF2EAC" w:rsidRPr="00B31BF1">
        <w:rPr>
          <w:rFonts w:ascii="Arial" w:hAnsi="Arial" w:cs="Arial"/>
          <w:sz w:val="24"/>
          <w:szCs w:val="24"/>
        </w:rPr>
        <w:t>Brajnik</w:t>
      </w:r>
      <w:r w:rsidR="00B31BF1" w:rsidRPr="00B31BF1">
        <w:rPr>
          <w:rFonts w:ascii="Arial" w:hAnsi="Arial" w:cs="Arial"/>
          <w:sz w:val="24"/>
          <w:szCs w:val="24"/>
        </w:rPr>
        <w:t xml:space="preserve">; </w:t>
      </w:r>
      <w:r w:rsidR="00DF2EAC" w:rsidRPr="00B31BF1">
        <w:rPr>
          <w:rFonts w:ascii="Arial" w:hAnsi="Arial" w:cs="Arial"/>
          <w:sz w:val="24"/>
          <w:szCs w:val="24"/>
        </w:rPr>
        <w:t>Harper</w:t>
      </w:r>
      <w:r w:rsidR="00B31BF1" w:rsidRPr="00B31BF1">
        <w:rPr>
          <w:rFonts w:ascii="Arial" w:hAnsi="Arial" w:cs="Arial"/>
          <w:sz w:val="24"/>
          <w:szCs w:val="24"/>
        </w:rPr>
        <w:t>, 20</w:t>
      </w:r>
      <w:r w:rsidR="00F9693E">
        <w:rPr>
          <w:rFonts w:ascii="Arial" w:hAnsi="Arial" w:cs="Arial"/>
          <w:sz w:val="24"/>
          <w:szCs w:val="24"/>
        </w:rPr>
        <w:t>09</w:t>
      </w:r>
      <w:r w:rsidRPr="000B14B0">
        <w:rPr>
          <w:rFonts w:ascii="Arial" w:hAnsi="Arial" w:cs="Arial"/>
          <w:sz w:val="24"/>
          <w:szCs w:val="24"/>
        </w:rPr>
        <w:t>; W3C, 20</w:t>
      </w:r>
      <w:r w:rsidR="00754BCB">
        <w:rPr>
          <w:rFonts w:ascii="Arial" w:hAnsi="Arial" w:cs="Arial"/>
          <w:sz w:val="24"/>
          <w:szCs w:val="24"/>
        </w:rPr>
        <w:t>23</w:t>
      </w:r>
      <w:r w:rsidRPr="000B14B0">
        <w:rPr>
          <w:rFonts w:ascii="Arial" w:hAnsi="Arial" w:cs="Arial"/>
          <w:sz w:val="24"/>
          <w:szCs w:val="24"/>
        </w:rPr>
        <w:t>).</w:t>
      </w:r>
    </w:p>
    <w:p w14:paraId="3735A2FE" w14:textId="182411A6" w:rsidR="00280F95" w:rsidRPr="00E27AFB" w:rsidRDefault="000B14B0" w:rsidP="00280F95">
      <w:pPr>
        <w:spacing w:after="0" w:line="360" w:lineRule="auto"/>
        <w:ind w:firstLine="709"/>
        <w:jc w:val="both"/>
        <w:rPr>
          <w:rFonts w:ascii="Arial" w:hAnsi="Arial" w:cs="Arial"/>
          <w:sz w:val="24"/>
          <w:szCs w:val="24"/>
        </w:rPr>
      </w:pPr>
      <w:r w:rsidRPr="000B14B0">
        <w:rPr>
          <w:rFonts w:ascii="Arial" w:hAnsi="Arial" w:cs="Arial"/>
          <w:sz w:val="24"/>
          <w:szCs w:val="24"/>
        </w:rPr>
        <w:t xml:space="preserve">Adicionalmente, a percepção de aumento de custo e de tempo de desenvolvimento constitui um entrave recorrente à adoção de acessibilidade, </w:t>
      </w:r>
      <w:r w:rsidRPr="000B14B0">
        <w:rPr>
          <w:rFonts w:ascii="Arial" w:hAnsi="Arial" w:cs="Arial"/>
          <w:sz w:val="24"/>
          <w:szCs w:val="24"/>
        </w:rPr>
        <w:lastRenderedPageBreak/>
        <w:t xml:space="preserve">especialmente quando tais requisitos não são considerados desde as fases iniciais do projeto. Estudos demonstram que equipes de desenvolvimento tendem a associar acessibilidade a retrabalho e a custos adicionais, o que contribui para sua baixa priorização em contextos de restrição orçamentária ou de prazos reduzidos </w:t>
      </w:r>
      <w:r w:rsidR="00280F95" w:rsidRPr="00E27AFB">
        <w:rPr>
          <w:rFonts w:ascii="Arial" w:hAnsi="Arial" w:cs="Arial"/>
          <w:sz w:val="24"/>
          <w:szCs w:val="24"/>
        </w:rPr>
        <w:t>(</w:t>
      </w:r>
      <w:r w:rsidR="00DF2EAC" w:rsidRPr="00E27AFB">
        <w:rPr>
          <w:rFonts w:ascii="Arial" w:hAnsi="Arial" w:cs="Arial"/>
          <w:sz w:val="24"/>
          <w:szCs w:val="24"/>
        </w:rPr>
        <w:t>Lazar</w:t>
      </w:r>
      <w:r w:rsidR="00280F95" w:rsidRPr="00E27AFB">
        <w:rPr>
          <w:rFonts w:ascii="Arial" w:hAnsi="Arial" w:cs="Arial"/>
          <w:sz w:val="24"/>
          <w:szCs w:val="24"/>
        </w:rPr>
        <w:t xml:space="preserve">; </w:t>
      </w:r>
      <w:r w:rsidR="00DF2EAC" w:rsidRPr="00E27AFB">
        <w:rPr>
          <w:rFonts w:ascii="Arial" w:hAnsi="Arial" w:cs="Arial"/>
          <w:sz w:val="24"/>
          <w:szCs w:val="24"/>
        </w:rPr>
        <w:t>Goldstein</w:t>
      </w:r>
      <w:r w:rsidR="00280F95" w:rsidRPr="00E27AFB">
        <w:rPr>
          <w:rFonts w:ascii="Arial" w:hAnsi="Arial" w:cs="Arial"/>
          <w:sz w:val="24"/>
          <w:szCs w:val="24"/>
        </w:rPr>
        <w:t xml:space="preserve">; </w:t>
      </w:r>
      <w:r w:rsidR="00DF2EAC" w:rsidRPr="00E27AFB">
        <w:rPr>
          <w:rFonts w:ascii="Arial" w:hAnsi="Arial" w:cs="Arial"/>
          <w:sz w:val="24"/>
          <w:szCs w:val="24"/>
        </w:rPr>
        <w:t>Taylor</w:t>
      </w:r>
      <w:r w:rsidR="00280F95" w:rsidRPr="00E27AFB">
        <w:rPr>
          <w:rFonts w:ascii="Arial" w:hAnsi="Arial" w:cs="Arial"/>
          <w:sz w:val="24"/>
          <w:szCs w:val="24"/>
        </w:rPr>
        <w:t xml:space="preserve">, 2015; </w:t>
      </w:r>
      <w:r w:rsidR="00DF2EAC" w:rsidRPr="00E27AFB">
        <w:rPr>
          <w:rFonts w:ascii="Arial" w:hAnsi="Arial" w:cs="Arial"/>
          <w:sz w:val="24"/>
          <w:szCs w:val="24"/>
        </w:rPr>
        <w:t>Henry</w:t>
      </w:r>
      <w:r w:rsidR="00280F95" w:rsidRPr="00E27AFB">
        <w:rPr>
          <w:rFonts w:ascii="Arial" w:hAnsi="Arial" w:cs="Arial"/>
          <w:sz w:val="24"/>
          <w:szCs w:val="24"/>
        </w:rPr>
        <w:t xml:space="preserve">; </w:t>
      </w:r>
      <w:r w:rsidR="00DF2EAC" w:rsidRPr="00E27AFB">
        <w:rPr>
          <w:rFonts w:ascii="Arial" w:hAnsi="Arial" w:cs="Arial"/>
          <w:sz w:val="24"/>
          <w:szCs w:val="24"/>
        </w:rPr>
        <w:t>Abou</w:t>
      </w:r>
      <w:r w:rsidR="00280F95" w:rsidRPr="00E27AFB">
        <w:rPr>
          <w:rFonts w:ascii="Arial" w:hAnsi="Arial" w:cs="Arial"/>
          <w:sz w:val="24"/>
          <w:szCs w:val="24"/>
        </w:rPr>
        <w:t>-</w:t>
      </w:r>
      <w:r w:rsidR="00DF2EAC" w:rsidRPr="00E27AFB">
        <w:rPr>
          <w:rFonts w:ascii="Arial" w:hAnsi="Arial" w:cs="Arial"/>
          <w:sz w:val="24"/>
          <w:szCs w:val="24"/>
        </w:rPr>
        <w:t>Zahra</w:t>
      </w:r>
      <w:r w:rsidR="00280F95" w:rsidRPr="00E27AFB">
        <w:rPr>
          <w:rFonts w:ascii="Arial" w:hAnsi="Arial" w:cs="Arial"/>
          <w:sz w:val="24"/>
          <w:szCs w:val="24"/>
        </w:rPr>
        <w:t xml:space="preserve">; </w:t>
      </w:r>
      <w:r w:rsidR="00DF2EAC" w:rsidRPr="00E27AFB">
        <w:rPr>
          <w:rFonts w:ascii="Arial" w:hAnsi="Arial" w:cs="Arial"/>
          <w:sz w:val="24"/>
          <w:szCs w:val="24"/>
        </w:rPr>
        <w:t>Brewer</w:t>
      </w:r>
      <w:r w:rsidR="00280F95" w:rsidRPr="00E27AFB">
        <w:rPr>
          <w:rFonts w:ascii="Arial" w:hAnsi="Arial" w:cs="Arial"/>
          <w:sz w:val="24"/>
          <w:szCs w:val="24"/>
        </w:rPr>
        <w:t>, 2014).</w:t>
      </w:r>
    </w:p>
    <w:p w14:paraId="79ADEFBB" w14:textId="30CE145C" w:rsidR="000B14B0" w:rsidRPr="000B14B0" w:rsidRDefault="000B14B0" w:rsidP="000B14B0">
      <w:pPr>
        <w:spacing w:after="0" w:line="360" w:lineRule="auto"/>
        <w:ind w:firstLine="709"/>
        <w:jc w:val="both"/>
        <w:rPr>
          <w:rFonts w:ascii="Arial" w:hAnsi="Arial" w:cs="Arial"/>
          <w:sz w:val="24"/>
          <w:szCs w:val="24"/>
        </w:rPr>
      </w:pPr>
      <w:bookmarkStart w:id="4" w:name="_Hlk222994047"/>
      <w:r w:rsidRPr="000B14B0">
        <w:rPr>
          <w:rFonts w:ascii="Arial" w:hAnsi="Arial" w:cs="Arial"/>
          <w:sz w:val="24"/>
          <w:szCs w:val="24"/>
        </w:rPr>
        <w:t xml:space="preserve">Por fim, a literatura também destaca a falta de ferramentas e de orientações práticas como um fator limitante. Embora existam diretrizes consolidadas, como as </w:t>
      </w:r>
      <w:r w:rsidR="009C7DB3" w:rsidRPr="000B14B0">
        <w:rPr>
          <w:rFonts w:ascii="Arial" w:hAnsi="Arial" w:cs="Arial"/>
          <w:sz w:val="24"/>
          <w:szCs w:val="24"/>
        </w:rPr>
        <w:t>WCAG</w:t>
      </w:r>
      <w:r w:rsidR="009C7DB3">
        <w:rPr>
          <w:rFonts w:ascii="Arial" w:hAnsi="Arial" w:cs="Arial"/>
          <w:sz w:val="24"/>
          <w:szCs w:val="24"/>
        </w:rPr>
        <w:t xml:space="preserve"> - </w:t>
      </w:r>
      <w:r w:rsidRPr="003D0E41">
        <w:rPr>
          <w:rFonts w:ascii="Arial" w:hAnsi="Arial" w:cs="Arial"/>
          <w:i/>
          <w:iCs/>
          <w:sz w:val="24"/>
          <w:szCs w:val="24"/>
          <w:rPrChange w:id="5" w:author="Juliana Cristina Braga" w:date="2026-01-18T12:17:00Z" w16du:dateUtc="2026-01-18T15:17:00Z">
            <w:rPr>
              <w:rFonts w:ascii="Arial" w:hAnsi="Arial" w:cs="Arial"/>
              <w:i/>
              <w:iCs/>
              <w:sz w:val="24"/>
              <w:szCs w:val="24"/>
              <w:lang w:val="en-US"/>
            </w:rPr>
          </w:rPrChange>
        </w:rPr>
        <w:t>Web Content Accessibility Guidelines</w:t>
      </w:r>
      <w:r w:rsidR="009C7DB3">
        <w:rPr>
          <w:rFonts w:ascii="Arial" w:hAnsi="Arial" w:cs="Arial"/>
          <w:i/>
          <w:iCs/>
          <w:sz w:val="24"/>
          <w:szCs w:val="24"/>
        </w:rPr>
        <w:t xml:space="preserve"> </w:t>
      </w:r>
      <w:r w:rsidR="009C7DB3" w:rsidRPr="009C7DB3">
        <w:rPr>
          <w:rFonts w:ascii="Arial" w:hAnsi="Arial" w:cs="Arial"/>
          <w:sz w:val="24"/>
          <w:szCs w:val="24"/>
        </w:rPr>
        <w:t>(W3C,2023)</w:t>
      </w:r>
      <w:r w:rsidRPr="009C7DB3">
        <w:rPr>
          <w:rFonts w:ascii="Arial" w:hAnsi="Arial" w:cs="Arial"/>
          <w:sz w:val="24"/>
          <w:szCs w:val="24"/>
        </w:rPr>
        <w:t>,</w:t>
      </w:r>
      <w:r w:rsidRPr="000B14B0">
        <w:rPr>
          <w:rFonts w:ascii="Arial" w:hAnsi="Arial" w:cs="Arial"/>
          <w:sz w:val="24"/>
          <w:szCs w:val="24"/>
        </w:rPr>
        <w:t xml:space="preserve"> estas são frequentemente percebidas como abstratas e de difícil tradução para soluções técnicas concretas, sobretudo no desenvolvimento de aplicativos móveis. Essa dificuldade reforça a dependência de iniciativas individuais dos desenvolvedores e reduz a adoção sistemática de práticas acessíveis (</w:t>
      </w:r>
      <w:r w:rsidR="00DF2EAC" w:rsidRPr="00B31BF1">
        <w:rPr>
          <w:rFonts w:ascii="Arial" w:hAnsi="Arial" w:cs="Arial"/>
          <w:sz w:val="24"/>
          <w:szCs w:val="24"/>
        </w:rPr>
        <w:t>Yesilada</w:t>
      </w:r>
      <w:r w:rsidR="00B31BF1" w:rsidRPr="00B31BF1">
        <w:rPr>
          <w:rFonts w:ascii="Arial" w:hAnsi="Arial" w:cs="Arial"/>
          <w:sz w:val="24"/>
          <w:szCs w:val="24"/>
        </w:rPr>
        <w:t xml:space="preserve">; </w:t>
      </w:r>
      <w:r w:rsidR="00DF2EAC" w:rsidRPr="00B31BF1">
        <w:rPr>
          <w:rFonts w:ascii="Arial" w:hAnsi="Arial" w:cs="Arial"/>
          <w:sz w:val="24"/>
          <w:szCs w:val="24"/>
        </w:rPr>
        <w:t>Brajnik</w:t>
      </w:r>
      <w:r w:rsidR="00B31BF1" w:rsidRPr="00B31BF1">
        <w:rPr>
          <w:rFonts w:ascii="Arial" w:hAnsi="Arial" w:cs="Arial"/>
          <w:sz w:val="24"/>
          <w:szCs w:val="24"/>
        </w:rPr>
        <w:t xml:space="preserve">; </w:t>
      </w:r>
      <w:r w:rsidR="00DF2EAC" w:rsidRPr="00B31BF1">
        <w:rPr>
          <w:rFonts w:ascii="Arial" w:hAnsi="Arial" w:cs="Arial"/>
          <w:sz w:val="24"/>
          <w:szCs w:val="24"/>
        </w:rPr>
        <w:t>Harper</w:t>
      </w:r>
      <w:r w:rsidR="00B31BF1" w:rsidRPr="00B31BF1">
        <w:rPr>
          <w:rFonts w:ascii="Arial" w:hAnsi="Arial" w:cs="Arial"/>
          <w:sz w:val="24"/>
          <w:szCs w:val="24"/>
        </w:rPr>
        <w:t>, 20</w:t>
      </w:r>
      <w:r w:rsidR="00F9693E">
        <w:rPr>
          <w:rFonts w:ascii="Arial" w:hAnsi="Arial" w:cs="Arial"/>
          <w:sz w:val="24"/>
          <w:szCs w:val="24"/>
        </w:rPr>
        <w:t>09</w:t>
      </w:r>
      <w:r w:rsidRPr="000B14B0">
        <w:rPr>
          <w:rFonts w:ascii="Arial" w:hAnsi="Arial" w:cs="Arial"/>
          <w:sz w:val="24"/>
          <w:szCs w:val="24"/>
        </w:rPr>
        <w:t>).</w:t>
      </w:r>
    </w:p>
    <w:bookmarkEnd w:id="4"/>
    <w:p w14:paraId="0AF8E9F0" w14:textId="41514AC2" w:rsidR="00E27AFB" w:rsidRPr="00E27AFB" w:rsidRDefault="00E27AFB" w:rsidP="00E27AFB">
      <w:pPr>
        <w:spacing w:after="0" w:line="360" w:lineRule="auto"/>
        <w:ind w:firstLine="709"/>
        <w:jc w:val="both"/>
        <w:rPr>
          <w:rFonts w:ascii="Arial" w:hAnsi="Arial" w:cs="Arial"/>
          <w:sz w:val="24"/>
          <w:szCs w:val="24"/>
        </w:rPr>
      </w:pPr>
      <w:r w:rsidRPr="00E27AFB">
        <w:rPr>
          <w:rFonts w:ascii="Arial" w:hAnsi="Arial" w:cs="Arial"/>
          <w:sz w:val="24"/>
          <w:szCs w:val="24"/>
        </w:rPr>
        <w:t xml:space="preserve">Para minimizar as limitações enfrentadas por usuários de dispositivos móveis e evidenciar a importância de que desenvolvedores adotem práticas sistemáticas de acessibilidade, a literatura especializada aponta como necessária a produção de aplicativos orientados pelos princípios do </w:t>
      </w:r>
      <w:r w:rsidR="00D95E57">
        <w:rPr>
          <w:rFonts w:ascii="Arial" w:hAnsi="Arial" w:cs="Arial"/>
          <w:sz w:val="24"/>
          <w:szCs w:val="24"/>
        </w:rPr>
        <w:t xml:space="preserve">Desenho </w:t>
      </w:r>
      <w:r w:rsidRPr="00E27AFB">
        <w:rPr>
          <w:rFonts w:ascii="Arial" w:hAnsi="Arial" w:cs="Arial"/>
          <w:sz w:val="24"/>
          <w:szCs w:val="24"/>
        </w:rPr>
        <w:t>Universal (DU)</w:t>
      </w:r>
      <w:r w:rsidR="00CC1334">
        <w:rPr>
          <w:rFonts w:ascii="Arial" w:hAnsi="Arial" w:cs="Arial"/>
          <w:sz w:val="24"/>
          <w:szCs w:val="24"/>
        </w:rPr>
        <w:t>,</w:t>
      </w:r>
      <w:r w:rsidRPr="00E27AFB">
        <w:rPr>
          <w:rFonts w:ascii="Arial" w:hAnsi="Arial" w:cs="Arial"/>
          <w:sz w:val="24"/>
          <w:szCs w:val="24"/>
        </w:rPr>
        <w:t xml:space="preserve"> também denominado </w:t>
      </w:r>
      <w:r w:rsidR="00D95E57">
        <w:rPr>
          <w:rFonts w:ascii="Arial" w:hAnsi="Arial" w:cs="Arial"/>
          <w:sz w:val="24"/>
          <w:szCs w:val="24"/>
        </w:rPr>
        <w:t xml:space="preserve">Desenho </w:t>
      </w:r>
      <w:r w:rsidRPr="00E27AFB">
        <w:rPr>
          <w:rFonts w:ascii="Arial" w:hAnsi="Arial" w:cs="Arial"/>
          <w:sz w:val="24"/>
          <w:szCs w:val="24"/>
        </w:rPr>
        <w:t>para Todos. Esse conceito, originalmente formulado no campo do design e da arquitetura, propõe a criação de produtos e sistemas utilizáveis pelo maior número possível de pessoas, independentemente de suas habilidades, deficiências, idade ou condições contextuais de uso (</w:t>
      </w:r>
      <w:r w:rsidR="00DF2EAC" w:rsidRPr="00E27AFB">
        <w:rPr>
          <w:rFonts w:ascii="Arial" w:hAnsi="Arial" w:cs="Arial"/>
          <w:sz w:val="24"/>
          <w:szCs w:val="24"/>
        </w:rPr>
        <w:t>Mace</w:t>
      </w:r>
      <w:r w:rsidRPr="00E27AFB">
        <w:rPr>
          <w:rFonts w:ascii="Arial" w:hAnsi="Arial" w:cs="Arial"/>
          <w:sz w:val="24"/>
          <w:szCs w:val="24"/>
        </w:rPr>
        <w:t>, 199</w:t>
      </w:r>
      <w:r w:rsidR="00BD0CA3">
        <w:rPr>
          <w:rFonts w:ascii="Arial" w:hAnsi="Arial" w:cs="Arial"/>
          <w:sz w:val="24"/>
          <w:szCs w:val="24"/>
        </w:rPr>
        <w:t>7</w:t>
      </w:r>
      <w:r w:rsidRPr="00E27AFB">
        <w:rPr>
          <w:rFonts w:ascii="Arial" w:hAnsi="Arial" w:cs="Arial"/>
          <w:sz w:val="24"/>
          <w:szCs w:val="24"/>
        </w:rPr>
        <w:t xml:space="preserve">; </w:t>
      </w:r>
      <w:r w:rsidR="00DF2EAC" w:rsidRPr="00E27AFB">
        <w:rPr>
          <w:rFonts w:ascii="Arial" w:hAnsi="Arial" w:cs="Arial"/>
          <w:sz w:val="24"/>
          <w:szCs w:val="24"/>
        </w:rPr>
        <w:t>Center for Universal Design</w:t>
      </w:r>
      <w:r w:rsidRPr="00E27AFB">
        <w:rPr>
          <w:rFonts w:ascii="Arial" w:hAnsi="Arial" w:cs="Arial"/>
          <w:sz w:val="24"/>
          <w:szCs w:val="24"/>
        </w:rPr>
        <w:t>, 1997).</w:t>
      </w:r>
    </w:p>
    <w:p w14:paraId="0A335FB4" w14:textId="758EB708" w:rsidR="00E27AFB" w:rsidRPr="00E27AFB" w:rsidRDefault="00E27AFB" w:rsidP="00E27AFB">
      <w:pPr>
        <w:spacing w:after="0" w:line="360" w:lineRule="auto"/>
        <w:ind w:firstLine="709"/>
        <w:jc w:val="both"/>
        <w:rPr>
          <w:rFonts w:ascii="Arial" w:hAnsi="Arial" w:cs="Arial"/>
          <w:sz w:val="24"/>
          <w:szCs w:val="24"/>
        </w:rPr>
      </w:pPr>
      <w:r w:rsidRPr="00E27AFB">
        <w:rPr>
          <w:rFonts w:ascii="Arial" w:hAnsi="Arial" w:cs="Arial"/>
          <w:sz w:val="24"/>
          <w:szCs w:val="24"/>
        </w:rPr>
        <w:t xml:space="preserve">No contexto das tecnologias digitais e, em particular, dos aplicativos móveis, a adoção do </w:t>
      </w:r>
      <w:r w:rsidR="00D95E57">
        <w:rPr>
          <w:rFonts w:ascii="Arial" w:hAnsi="Arial" w:cs="Arial"/>
          <w:sz w:val="24"/>
          <w:szCs w:val="24"/>
        </w:rPr>
        <w:t xml:space="preserve">Desenho </w:t>
      </w:r>
      <w:r w:rsidRPr="00E27AFB">
        <w:rPr>
          <w:rFonts w:ascii="Arial" w:hAnsi="Arial" w:cs="Arial"/>
          <w:sz w:val="24"/>
          <w:szCs w:val="24"/>
        </w:rPr>
        <w:t>Universal implica projetar interfaces e funcionalidades que sejam acessíveis e utilizáveis por diferentes perfis de usuários desde as fases iniciais do desenvolvimento, evitando soluções excludentes ou adaptações tardias. Estudos na área de acessibilidade digital destacam que essa abordagem contribui diretamente para a efetividade da interação humano-computador, promovendo inclusão, equidade de acesso e melhor usabilidade geral dos sistemas (</w:t>
      </w:r>
      <w:r w:rsidR="00DF2EAC" w:rsidRPr="00E27AFB">
        <w:rPr>
          <w:rFonts w:ascii="Arial" w:hAnsi="Arial" w:cs="Arial"/>
          <w:sz w:val="24"/>
          <w:szCs w:val="24"/>
        </w:rPr>
        <w:t>Lazar</w:t>
      </w:r>
      <w:r w:rsidRPr="00E27AFB">
        <w:rPr>
          <w:rFonts w:ascii="Arial" w:hAnsi="Arial" w:cs="Arial"/>
          <w:sz w:val="24"/>
          <w:szCs w:val="24"/>
        </w:rPr>
        <w:t xml:space="preserve">; </w:t>
      </w:r>
      <w:r w:rsidR="00DF2EAC" w:rsidRPr="00E27AFB">
        <w:rPr>
          <w:rFonts w:ascii="Arial" w:hAnsi="Arial" w:cs="Arial"/>
          <w:sz w:val="24"/>
          <w:szCs w:val="24"/>
        </w:rPr>
        <w:t>Goldstein</w:t>
      </w:r>
      <w:r w:rsidRPr="00E27AFB">
        <w:rPr>
          <w:rFonts w:ascii="Arial" w:hAnsi="Arial" w:cs="Arial"/>
          <w:sz w:val="24"/>
          <w:szCs w:val="24"/>
        </w:rPr>
        <w:t xml:space="preserve">; </w:t>
      </w:r>
      <w:r w:rsidR="00DF2EAC" w:rsidRPr="00E27AFB">
        <w:rPr>
          <w:rFonts w:ascii="Arial" w:hAnsi="Arial" w:cs="Arial"/>
          <w:sz w:val="24"/>
          <w:szCs w:val="24"/>
        </w:rPr>
        <w:t>Taylor</w:t>
      </w:r>
      <w:r w:rsidRPr="00E27AFB">
        <w:rPr>
          <w:rFonts w:ascii="Arial" w:hAnsi="Arial" w:cs="Arial"/>
          <w:sz w:val="24"/>
          <w:szCs w:val="24"/>
        </w:rPr>
        <w:t xml:space="preserve">, 2015; </w:t>
      </w:r>
      <w:r w:rsidR="00DF2EAC" w:rsidRPr="00E27AFB">
        <w:rPr>
          <w:rFonts w:ascii="Arial" w:hAnsi="Arial" w:cs="Arial"/>
          <w:sz w:val="24"/>
          <w:szCs w:val="24"/>
        </w:rPr>
        <w:t>Henry</w:t>
      </w:r>
      <w:r w:rsidRPr="00E27AFB">
        <w:rPr>
          <w:rFonts w:ascii="Arial" w:hAnsi="Arial" w:cs="Arial"/>
          <w:sz w:val="24"/>
          <w:szCs w:val="24"/>
        </w:rPr>
        <w:t xml:space="preserve">; </w:t>
      </w:r>
      <w:r w:rsidR="00DF2EAC" w:rsidRPr="00E27AFB">
        <w:rPr>
          <w:rFonts w:ascii="Arial" w:hAnsi="Arial" w:cs="Arial"/>
          <w:sz w:val="24"/>
          <w:szCs w:val="24"/>
        </w:rPr>
        <w:t>Abou</w:t>
      </w:r>
      <w:r w:rsidRPr="00E27AFB">
        <w:rPr>
          <w:rFonts w:ascii="Arial" w:hAnsi="Arial" w:cs="Arial"/>
          <w:sz w:val="24"/>
          <w:szCs w:val="24"/>
        </w:rPr>
        <w:t>-</w:t>
      </w:r>
      <w:r w:rsidR="00DF2EAC" w:rsidRPr="00E27AFB">
        <w:rPr>
          <w:rFonts w:ascii="Arial" w:hAnsi="Arial" w:cs="Arial"/>
          <w:sz w:val="24"/>
          <w:szCs w:val="24"/>
        </w:rPr>
        <w:t>Zahra</w:t>
      </w:r>
      <w:r w:rsidRPr="00E27AFB">
        <w:rPr>
          <w:rFonts w:ascii="Arial" w:hAnsi="Arial" w:cs="Arial"/>
          <w:sz w:val="24"/>
          <w:szCs w:val="24"/>
        </w:rPr>
        <w:t xml:space="preserve">; </w:t>
      </w:r>
      <w:r w:rsidR="00DF2EAC" w:rsidRPr="00E27AFB">
        <w:rPr>
          <w:rFonts w:ascii="Arial" w:hAnsi="Arial" w:cs="Arial"/>
          <w:sz w:val="24"/>
          <w:szCs w:val="24"/>
        </w:rPr>
        <w:t>Brewer</w:t>
      </w:r>
      <w:r w:rsidRPr="00E27AFB">
        <w:rPr>
          <w:rFonts w:ascii="Arial" w:hAnsi="Arial" w:cs="Arial"/>
          <w:sz w:val="24"/>
          <w:szCs w:val="24"/>
        </w:rPr>
        <w:t>, 2014).</w:t>
      </w:r>
    </w:p>
    <w:p w14:paraId="5BA34D05" w14:textId="392340BF" w:rsidR="00585EE6" w:rsidRDefault="00E27AFB" w:rsidP="006A4FD5">
      <w:pPr>
        <w:spacing w:after="0" w:line="360" w:lineRule="auto"/>
        <w:ind w:firstLine="709"/>
        <w:jc w:val="both"/>
        <w:rPr>
          <w:rFonts w:ascii="Arial" w:hAnsi="Arial" w:cs="Arial"/>
          <w:sz w:val="24"/>
          <w:szCs w:val="24"/>
        </w:rPr>
      </w:pPr>
      <w:bookmarkStart w:id="6" w:name="_Hlk222994070"/>
      <w:r w:rsidRPr="00E27AFB">
        <w:rPr>
          <w:rFonts w:ascii="Arial" w:hAnsi="Arial" w:cs="Arial"/>
          <w:sz w:val="24"/>
          <w:szCs w:val="24"/>
        </w:rPr>
        <w:t>Adicionalmente, diretrizes internacionais amplamente reconhecidas, como as WCAG</w:t>
      </w:r>
      <w:r w:rsidR="001B47B6">
        <w:rPr>
          <w:rFonts w:ascii="Arial" w:hAnsi="Arial" w:cs="Arial"/>
          <w:sz w:val="24"/>
          <w:szCs w:val="24"/>
        </w:rPr>
        <w:t xml:space="preserve"> </w:t>
      </w:r>
      <w:r w:rsidR="001B47B6" w:rsidRPr="009C7DB3">
        <w:rPr>
          <w:rFonts w:ascii="Arial" w:hAnsi="Arial" w:cs="Arial"/>
          <w:sz w:val="24"/>
          <w:szCs w:val="24"/>
        </w:rPr>
        <w:t>(W3C,2023)</w:t>
      </w:r>
      <w:r w:rsidRPr="00E27AFB">
        <w:rPr>
          <w:rFonts w:ascii="Arial" w:hAnsi="Arial" w:cs="Arial"/>
          <w:sz w:val="24"/>
          <w:szCs w:val="24"/>
        </w:rPr>
        <w:t xml:space="preserve">, reforçam que o desenvolvimento orientado à acessibilidade e aos princípios do </w:t>
      </w:r>
      <w:r w:rsidR="00D95E57">
        <w:rPr>
          <w:rFonts w:ascii="Arial" w:hAnsi="Arial" w:cs="Arial"/>
          <w:sz w:val="24"/>
          <w:szCs w:val="24"/>
        </w:rPr>
        <w:t xml:space="preserve">Desenho </w:t>
      </w:r>
      <w:r w:rsidRPr="00E27AFB">
        <w:rPr>
          <w:rFonts w:ascii="Arial" w:hAnsi="Arial" w:cs="Arial"/>
          <w:sz w:val="24"/>
          <w:szCs w:val="24"/>
        </w:rPr>
        <w:t xml:space="preserve">Universal é essencial para garantir que aplicações digitais possam ser percebidas, operadas e compreendidas por todos os usuários, incluindo pessoas com deficiência, usuários idosos e indivíduos em contextos de uso variados. </w:t>
      </w:r>
      <w:r w:rsidR="00585EE6" w:rsidRPr="00585EE6">
        <w:rPr>
          <w:rFonts w:ascii="Arial" w:hAnsi="Arial" w:cs="Arial"/>
          <w:sz w:val="24"/>
          <w:szCs w:val="24"/>
        </w:rPr>
        <w:lastRenderedPageBreak/>
        <w:t>A adoção do Desenho Universal encontra respaldo consistente na literatura científica, técnica e normativa voltada à acessibilidade e à inclusão digital.</w:t>
      </w:r>
    </w:p>
    <w:p w14:paraId="3F827760" w14:textId="77777777" w:rsidR="001B47B6" w:rsidRDefault="001B47B6" w:rsidP="001B47B6">
      <w:pPr>
        <w:spacing w:after="0" w:line="360" w:lineRule="auto"/>
        <w:ind w:firstLine="709"/>
        <w:jc w:val="both"/>
        <w:rPr>
          <w:rFonts w:ascii="Arial" w:hAnsi="Arial" w:cs="Arial"/>
          <w:sz w:val="24"/>
          <w:szCs w:val="24"/>
        </w:rPr>
      </w:pPr>
      <w:bookmarkStart w:id="7" w:name="_Hlk222994085"/>
      <w:r w:rsidRPr="006A4FD5">
        <w:rPr>
          <w:rFonts w:ascii="Arial" w:hAnsi="Arial" w:cs="Arial"/>
          <w:sz w:val="24"/>
          <w:szCs w:val="24"/>
        </w:rPr>
        <w:t xml:space="preserve">As </w:t>
      </w:r>
      <w:r>
        <w:rPr>
          <w:rFonts w:ascii="Arial" w:hAnsi="Arial" w:cs="Arial"/>
          <w:sz w:val="24"/>
          <w:szCs w:val="24"/>
        </w:rPr>
        <w:t>WCAG</w:t>
      </w:r>
      <w:r w:rsidRPr="006A4FD5">
        <w:rPr>
          <w:rFonts w:ascii="Arial" w:hAnsi="Arial" w:cs="Arial"/>
          <w:sz w:val="24"/>
          <w:szCs w:val="24"/>
        </w:rPr>
        <w:t xml:space="preserve"> abrangem diversas orientações com a finalidade de tornar o conteúdo Web mais acessível, são definidos critérios de sucesso, escritos como declarações testáveis e não se referem a tecnologias específicas, sendo muitas vezes utilizadas para guiar o desenvolvimento de aplicações móveis acessíveis, mas não considera as características gerais dos smartphones ou requisitos para customização de acessibilidade nesses dispositivos. </w:t>
      </w:r>
    </w:p>
    <w:bookmarkEnd w:id="6"/>
    <w:bookmarkEnd w:id="7"/>
    <w:p w14:paraId="55B045F0" w14:textId="4F47931C" w:rsidR="00A10676" w:rsidRDefault="008D229E" w:rsidP="006A4FD5">
      <w:pPr>
        <w:spacing w:after="0" w:line="360" w:lineRule="auto"/>
        <w:ind w:firstLine="709"/>
        <w:jc w:val="both"/>
        <w:rPr>
          <w:rFonts w:ascii="Arial" w:hAnsi="Arial" w:cs="Arial"/>
          <w:sz w:val="24"/>
          <w:szCs w:val="24"/>
        </w:rPr>
      </w:pPr>
      <w:r w:rsidRPr="006A4FD5">
        <w:rPr>
          <w:rFonts w:ascii="Arial" w:hAnsi="Arial" w:cs="Arial"/>
          <w:sz w:val="24"/>
          <w:szCs w:val="24"/>
        </w:rPr>
        <w:t xml:space="preserve">O </w:t>
      </w:r>
      <w:r w:rsidR="00413871">
        <w:rPr>
          <w:rFonts w:ascii="Arial" w:hAnsi="Arial" w:cs="Arial"/>
          <w:sz w:val="24"/>
          <w:szCs w:val="24"/>
        </w:rPr>
        <w:t>e</w:t>
      </w:r>
      <w:r w:rsidRPr="006A4FD5">
        <w:rPr>
          <w:rFonts w:ascii="Arial" w:hAnsi="Arial" w:cs="Arial"/>
          <w:sz w:val="24"/>
          <w:szCs w:val="24"/>
        </w:rPr>
        <w:t xml:space="preserve">MAG </w:t>
      </w:r>
      <w:r w:rsidR="00AA6608">
        <w:rPr>
          <w:rFonts w:ascii="Arial" w:hAnsi="Arial" w:cs="Arial"/>
          <w:sz w:val="24"/>
          <w:szCs w:val="24"/>
        </w:rPr>
        <w:t>-</w:t>
      </w:r>
      <w:r w:rsidR="005C15FE">
        <w:rPr>
          <w:rFonts w:ascii="Arial" w:hAnsi="Arial" w:cs="Arial"/>
          <w:sz w:val="24"/>
          <w:szCs w:val="24"/>
        </w:rPr>
        <w:t xml:space="preserve"> Modelo de</w:t>
      </w:r>
      <w:r w:rsidRPr="006A4FD5">
        <w:rPr>
          <w:rFonts w:ascii="Arial" w:hAnsi="Arial" w:cs="Arial"/>
          <w:sz w:val="24"/>
          <w:szCs w:val="24"/>
        </w:rPr>
        <w:t xml:space="preserve"> Acessibilidade em Governo Eletrônico</w:t>
      </w:r>
      <w:r w:rsidR="005C15FE">
        <w:rPr>
          <w:rFonts w:ascii="Arial" w:hAnsi="Arial" w:cs="Arial"/>
          <w:sz w:val="24"/>
          <w:szCs w:val="24"/>
        </w:rPr>
        <w:t xml:space="preserve"> 3.</w:t>
      </w:r>
      <w:r w:rsidR="00235528">
        <w:rPr>
          <w:rFonts w:ascii="Arial" w:hAnsi="Arial" w:cs="Arial"/>
          <w:sz w:val="24"/>
          <w:szCs w:val="24"/>
        </w:rPr>
        <w:t>0</w:t>
      </w:r>
      <w:r w:rsidR="00AA6608">
        <w:rPr>
          <w:rFonts w:ascii="Arial" w:hAnsi="Arial" w:cs="Arial"/>
          <w:sz w:val="24"/>
          <w:szCs w:val="24"/>
        </w:rPr>
        <w:t xml:space="preserve"> (eMAG,2014)</w:t>
      </w:r>
      <w:r w:rsidRPr="006A4FD5">
        <w:rPr>
          <w:rFonts w:ascii="Arial" w:hAnsi="Arial" w:cs="Arial"/>
          <w:sz w:val="24"/>
          <w:szCs w:val="24"/>
        </w:rPr>
        <w:t xml:space="preserve"> norteia o desenvolvimento e adaptação de conteúdos digitais no Governo Federal, padronizando a implementação da </w:t>
      </w:r>
      <w:r w:rsidR="00406144">
        <w:rPr>
          <w:rFonts w:ascii="Arial" w:hAnsi="Arial" w:cs="Arial"/>
          <w:sz w:val="24"/>
          <w:szCs w:val="24"/>
        </w:rPr>
        <w:t>a</w:t>
      </w:r>
      <w:r w:rsidRPr="006A4FD5">
        <w:rPr>
          <w:rFonts w:ascii="Arial" w:hAnsi="Arial" w:cs="Arial"/>
          <w:sz w:val="24"/>
          <w:szCs w:val="24"/>
        </w:rPr>
        <w:t xml:space="preserve">cessibilidade </w:t>
      </w:r>
      <w:r w:rsidR="00406144">
        <w:rPr>
          <w:rFonts w:ascii="Arial" w:hAnsi="Arial" w:cs="Arial"/>
          <w:sz w:val="24"/>
          <w:szCs w:val="24"/>
        </w:rPr>
        <w:t>d</w:t>
      </w:r>
      <w:r w:rsidRPr="006A4FD5">
        <w:rPr>
          <w:rFonts w:ascii="Arial" w:hAnsi="Arial" w:cs="Arial"/>
          <w:sz w:val="24"/>
          <w:szCs w:val="24"/>
        </w:rPr>
        <w:t xml:space="preserve">igital coerente com necessidades brasileiras, é uma versão especializada do WCAG voltada para o governo brasileiro. Também não é voltada especialmente para o desenvolvimento de aplicativos para dispositivos móveis. </w:t>
      </w:r>
    </w:p>
    <w:p w14:paraId="2376F211" w14:textId="362A34B0" w:rsidR="00A10676" w:rsidRDefault="008D229E" w:rsidP="006A4FD5">
      <w:pPr>
        <w:spacing w:after="0" w:line="360" w:lineRule="auto"/>
        <w:ind w:firstLine="709"/>
        <w:jc w:val="both"/>
        <w:rPr>
          <w:rFonts w:ascii="Arial" w:hAnsi="Arial" w:cs="Arial"/>
          <w:sz w:val="24"/>
          <w:szCs w:val="24"/>
        </w:rPr>
      </w:pPr>
      <w:r w:rsidRPr="006A4FD5">
        <w:rPr>
          <w:rFonts w:ascii="Arial" w:hAnsi="Arial" w:cs="Arial"/>
          <w:sz w:val="24"/>
          <w:szCs w:val="24"/>
        </w:rPr>
        <w:t>O GDAMA – Guia para Desenvolvimento de Aplicações Móveis Acessíveis</w:t>
      </w:r>
      <w:r w:rsidR="00AA6608">
        <w:rPr>
          <w:rFonts w:ascii="Arial" w:hAnsi="Arial" w:cs="Arial"/>
          <w:sz w:val="24"/>
          <w:szCs w:val="24"/>
        </w:rPr>
        <w:t xml:space="preserve"> (GDAMA, 2019)</w:t>
      </w:r>
      <w:r w:rsidR="005E6C09">
        <w:rPr>
          <w:rFonts w:ascii="Arial" w:hAnsi="Arial" w:cs="Arial"/>
          <w:sz w:val="24"/>
          <w:szCs w:val="24"/>
        </w:rPr>
        <w:t xml:space="preserve"> </w:t>
      </w:r>
      <w:r w:rsidR="005E6C09" w:rsidRPr="006A4FD5">
        <w:rPr>
          <w:rFonts w:ascii="Arial" w:hAnsi="Arial" w:cs="Arial"/>
          <w:sz w:val="24"/>
          <w:szCs w:val="24"/>
        </w:rPr>
        <w:t>tem</w:t>
      </w:r>
      <w:r w:rsidRPr="006A4FD5">
        <w:rPr>
          <w:rFonts w:ascii="Arial" w:hAnsi="Arial" w:cs="Arial"/>
          <w:sz w:val="24"/>
          <w:szCs w:val="24"/>
        </w:rPr>
        <w:t xml:space="preserve"> como objetivo orientar programadores, UX/UI designers e testadores a desenvolver aplicações móveis acessíveis, possuindo uma lista de requisitos que podem auxiliar e nortear o desenvolvimento. </w:t>
      </w:r>
    </w:p>
    <w:p w14:paraId="724B779A" w14:textId="77777777" w:rsidR="00494E06" w:rsidRDefault="00494E06" w:rsidP="000D4F56">
      <w:pPr>
        <w:spacing w:after="0" w:line="360" w:lineRule="auto"/>
        <w:ind w:firstLine="709"/>
        <w:jc w:val="both"/>
        <w:rPr>
          <w:rFonts w:ascii="Arial" w:hAnsi="Arial" w:cs="Arial"/>
          <w:sz w:val="24"/>
          <w:szCs w:val="24"/>
        </w:rPr>
      </w:pPr>
      <w:r w:rsidRPr="00494E06">
        <w:rPr>
          <w:rFonts w:ascii="Arial" w:hAnsi="Arial" w:cs="Arial"/>
          <w:sz w:val="24"/>
          <w:szCs w:val="24"/>
        </w:rPr>
        <w:t>A ABNT NBR 17060:2022 (“Acessibilidade em aplicativos de dispositivos móveis – Requisitos”), elaborada pela Associação Brasileira de Normas Técnicas (ABNT), no âmbito do ABNT/CB-040 – Acessibilidade, estabelece requisitos de acessibilidade para aplicativos de dispositivos móveis, organizados com base em critérios de desempenho funcional.</w:t>
      </w:r>
    </w:p>
    <w:p w14:paraId="47DFA8F5" w14:textId="0BCA7DDE" w:rsidR="000D4F56" w:rsidRDefault="000D4F56" w:rsidP="000D4F56">
      <w:pPr>
        <w:spacing w:after="0" w:line="360" w:lineRule="auto"/>
        <w:ind w:firstLine="709"/>
        <w:jc w:val="both"/>
        <w:rPr>
          <w:rFonts w:ascii="Arial" w:hAnsi="Arial" w:cs="Arial"/>
          <w:sz w:val="24"/>
          <w:szCs w:val="24"/>
        </w:rPr>
      </w:pPr>
      <w:r w:rsidRPr="00550573">
        <w:rPr>
          <w:rFonts w:ascii="Arial" w:hAnsi="Arial" w:cs="Arial"/>
          <w:sz w:val="24"/>
          <w:szCs w:val="24"/>
        </w:rPr>
        <w:t xml:space="preserve">Segundo Nery (2021), as iniciativas para direcionar o desenvolvimento de aplicativos móveis customizáveis são insuficientes e as abordagens existentes apresentam sugestões ao invés de uma lista de diretrizes. Alguns trabalhos focam apenas </w:t>
      </w:r>
      <w:r w:rsidRPr="006A4FD5">
        <w:rPr>
          <w:rFonts w:ascii="Arial" w:hAnsi="Arial" w:cs="Arial"/>
          <w:sz w:val="24"/>
          <w:szCs w:val="24"/>
        </w:rPr>
        <w:t xml:space="preserve">em algum tipo de pessoa com alguma deficiência, desconsiderando o </w:t>
      </w:r>
      <w:r>
        <w:rPr>
          <w:rFonts w:ascii="Arial" w:hAnsi="Arial" w:cs="Arial"/>
          <w:sz w:val="24"/>
          <w:szCs w:val="24"/>
        </w:rPr>
        <w:t xml:space="preserve">Desenho </w:t>
      </w:r>
      <w:r w:rsidRPr="006A4FD5">
        <w:rPr>
          <w:rFonts w:ascii="Arial" w:hAnsi="Arial" w:cs="Arial"/>
          <w:sz w:val="24"/>
          <w:szCs w:val="24"/>
        </w:rPr>
        <w:t xml:space="preserve">Universal. Outros documentos e regulamentações não tratam de maneira prática e efetiva. </w:t>
      </w:r>
    </w:p>
    <w:p w14:paraId="391D3BCA" w14:textId="2F90CC12" w:rsidR="00DA6626" w:rsidRDefault="00DA6626" w:rsidP="00651D11">
      <w:pPr>
        <w:spacing w:after="0" w:line="360" w:lineRule="auto"/>
        <w:ind w:firstLine="709"/>
        <w:jc w:val="both"/>
        <w:rPr>
          <w:rFonts w:ascii="Arial" w:hAnsi="Arial" w:cs="Arial"/>
          <w:sz w:val="24"/>
          <w:szCs w:val="24"/>
        </w:rPr>
      </w:pPr>
      <w:r w:rsidRPr="00DA6626">
        <w:rPr>
          <w:rFonts w:ascii="Arial" w:hAnsi="Arial" w:cs="Arial"/>
          <w:sz w:val="24"/>
          <w:szCs w:val="24"/>
        </w:rPr>
        <w:t xml:space="preserve">De acordo com Afacan e Erbug (2009), apesar dos avanços observados no campo do </w:t>
      </w:r>
      <w:r w:rsidR="00D95E57">
        <w:rPr>
          <w:rFonts w:ascii="Arial" w:hAnsi="Arial" w:cs="Arial"/>
          <w:sz w:val="24"/>
          <w:szCs w:val="24"/>
        </w:rPr>
        <w:t xml:space="preserve">Desenho </w:t>
      </w:r>
      <w:r w:rsidRPr="00DA6626">
        <w:rPr>
          <w:rFonts w:ascii="Arial" w:hAnsi="Arial" w:cs="Arial"/>
          <w:sz w:val="24"/>
          <w:szCs w:val="24"/>
        </w:rPr>
        <w:t xml:space="preserve">Universal, essa abordagem ainda não alcançou um nível de maturidade suficiente para viabilizar produtos verdadeiramente universais, capazes de atender de forma adequada a diferentes perfis de usuários, considerando a diversidade de características, habilidades e necessidades existentes. Os autores </w:t>
      </w:r>
      <w:r w:rsidRPr="00DA6626">
        <w:rPr>
          <w:rFonts w:ascii="Arial" w:hAnsi="Arial" w:cs="Arial"/>
          <w:sz w:val="24"/>
          <w:szCs w:val="24"/>
        </w:rPr>
        <w:lastRenderedPageBreak/>
        <w:t xml:space="preserve">destacam a necessidade de ampliar a conscientização de designers e fabricantes quanto à importância do </w:t>
      </w:r>
      <w:r w:rsidR="00D95E57">
        <w:rPr>
          <w:rFonts w:ascii="Arial" w:hAnsi="Arial" w:cs="Arial"/>
          <w:sz w:val="24"/>
          <w:szCs w:val="24"/>
        </w:rPr>
        <w:t xml:space="preserve">Desenho </w:t>
      </w:r>
      <w:r w:rsidRPr="00DA6626">
        <w:rPr>
          <w:rFonts w:ascii="Arial" w:hAnsi="Arial" w:cs="Arial"/>
          <w:sz w:val="24"/>
          <w:szCs w:val="24"/>
        </w:rPr>
        <w:t xml:space="preserve">Universal e recomendam que seus princípios sejam incorporados desde as fases iniciais do processo de design. Nesse contexto, a presente pesquisa busca contribuir para o avanço da incorporação do </w:t>
      </w:r>
      <w:r w:rsidR="00D95E57">
        <w:rPr>
          <w:rFonts w:ascii="Arial" w:hAnsi="Arial" w:cs="Arial"/>
          <w:sz w:val="24"/>
          <w:szCs w:val="24"/>
        </w:rPr>
        <w:t xml:space="preserve">Desenho </w:t>
      </w:r>
      <w:r w:rsidRPr="00DA6626">
        <w:rPr>
          <w:rFonts w:ascii="Arial" w:hAnsi="Arial" w:cs="Arial"/>
          <w:sz w:val="24"/>
          <w:szCs w:val="24"/>
        </w:rPr>
        <w:t>Universal no desenvolvimento de aplicativos móveis, por meio da proposição de ferramentas capazes de incorporar esses princípios já nas etapas de concepção e desenvolvimento das aplicações.</w:t>
      </w:r>
    </w:p>
    <w:p w14:paraId="31DF617B" w14:textId="19AD4915" w:rsidR="00DA6626" w:rsidRPr="00DA6626" w:rsidRDefault="00143E91" w:rsidP="00DA6626">
      <w:pPr>
        <w:spacing w:after="0" w:line="360" w:lineRule="auto"/>
        <w:ind w:firstLine="709"/>
        <w:jc w:val="both"/>
        <w:rPr>
          <w:rFonts w:ascii="Arial" w:hAnsi="Arial" w:cs="Arial"/>
          <w:sz w:val="24"/>
          <w:szCs w:val="24"/>
        </w:rPr>
      </w:pPr>
      <w:r w:rsidRPr="007C0380">
        <w:rPr>
          <w:rFonts w:ascii="Arial" w:hAnsi="Arial" w:cs="Arial"/>
          <w:sz w:val="24"/>
          <w:szCs w:val="24"/>
        </w:rPr>
        <w:t>Já Agner (2009) cita que existem diversas recomendações em forma de diretrizes, heurísticas e princípios, visando auxiliar o desenvolvedor a implementar ou adaptar um sistema de modo a melhorar a experiência do usuário. Porém, como o desenvolvedor é responsável por selecionar as recomendações e situações de uso delas, pode ocorrer de muitas vezes ele ter uma perda de tempo na busca por determinadas diretrizes, aliado muitas vezes a um tempo curto para entrega do sistema, além do fato do mesmo poder interpretar erroneamente alguma delas. Com isso corre-se o risco de muitas dessas diretrizes não serem implementadas</w:t>
      </w:r>
      <w:r>
        <w:rPr>
          <w:rFonts w:ascii="Arial" w:hAnsi="Arial" w:cs="Arial"/>
          <w:sz w:val="24"/>
          <w:szCs w:val="24"/>
        </w:rPr>
        <w:t xml:space="preserve">. </w:t>
      </w:r>
      <w:r w:rsidR="007366EA" w:rsidRPr="007366EA">
        <w:rPr>
          <w:rFonts w:ascii="Arial" w:hAnsi="Arial" w:cs="Arial"/>
          <w:sz w:val="24"/>
          <w:szCs w:val="24"/>
        </w:rPr>
        <w:t>Embora o trabalho de Agner tenha sido publicado há 17 anos, o problema por ele identificado permanece</w:t>
      </w:r>
      <w:r w:rsidR="007366EA">
        <w:rPr>
          <w:rFonts w:ascii="Arial" w:hAnsi="Arial" w:cs="Arial"/>
          <w:sz w:val="24"/>
          <w:szCs w:val="24"/>
        </w:rPr>
        <w:t xml:space="preserve"> nos dias atuais</w:t>
      </w:r>
      <w:r w:rsidR="007366EA" w:rsidRPr="007366EA">
        <w:rPr>
          <w:rFonts w:ascii="Arial" w:hAnsi="Arial" w:cs="Arial"/>
          <w:sz w:val="24"/>
          <w:szCs w:val="24"/>
        </w:rPr>
        <w:t xml:space="preserve"> e constitui o foco de investigação desta pesquisa</w:t>
      </w:r>
      <w:r w:rsidR="007366EA">
        <w:rPr>
          <w:rFonts w:ascii="Arial" w:hAnsi="Arial" w:cs="Arial"/>
          <w:sz w:val="24"/>
          <w:szCs w:val="24"/>
        </w:rPr>
        <w:t xml:space="preserve">. </w:t>
      </w:r>
      <w:r w:rsidR="00DA6626" w:rsidRPr="00DA6626">
        <w:rPr>
          <w:rFonts w:ascii="Arial" w:hAnsi="Arial" w:cs="Arial"/>
          <w:sz w:val="24"/>
          <w:szCs w:val="24"/>
        </w:rPr>
        <w:t xml:space="preserve">Considerando a importância da utilização inclusiva de aplicativos móveis, torna-se fundamental que essas aplicações sejam acessíveis e utilizáveis por todos os usuários, independentemente de </w:t>
      </w:r>
      <w:r w:rsidR="00660EB8" w:rsidRPr="00DA6626">
        <w:rPr>
          <w:rFonts w:ascii="Arial" w:hAnsi="Arial" w:cs="Arial"/>
          <w:sz w:val="24"/>
          <w:szCs w:val="24"/>
        </w:rPr>
        <w:t>suas habilidades</w:t>
      </w:r>
      <w:r w:rsidR="00DA6626" w:rsidRPr="00DA6626">
        <w:rPr>
          <w:rFonts w:ascii="Arial" w:hAnsi="Arial" w:cs="Arial"/>
          <w:sz w:val="24"/>
          <w:szCs w:val="24"/>
        </w:rPr>
        <w:t xml:space="preserve">. </w:t>
      </w:r>
    </w:p>
    <w:p w14:paraId="61AB87D8" w14:textId="77777777" w:rsidR="00DA6626" w:rsidRPr="00DA6626" w:rsidRDefault="00DA6626" w:rsidP="00DA6626">
      <w:pPr>
        <w:spacing w:after="0" w:line="360" w:lineRule="auto"/>
        <w:ind w:firstLine="709"/>
        <w:jc w:val="both"/>
        <w:rPr>
          <w:rFonts w:ascii="Arial" w:hAnsi="Arial" w:cs="Arial"/>
          <w:sz w:val="24"/>
          <w:szCs w:val="24"/>
        </w:rPr>
      </w:pPr>
      <w:r w:rsidRPr="00DA6626">
        <w:rPr>
          <w:rFonts w:ascii="Arial" w:hAnsi="Arial" w:cs="Arial"/>
          <w:sz w:val="24"/>
          <w:szCs w:val="24"/>
        </w:rPr>
        <w:t>Essas dificuldades são, muitas vezes, agravadas por prazos reduzidos de desenvolvimento ou por interpretações inadequadas das diretrizes existentes, o que pode resultar na não implementação de parte significativa dos requisitos de acessibilidade.</w:t>
      </w:r>
    </w:p>
    <w:p w14:paraId="0C875359" w14:textId="447FB9AA" w:rsidR="00DA6626" w:rsidRDefault="00701E22" w:rsidP="00DA6626">
      <w:pPr>
        <w:spacing w:after="0" w:line="360" w:lineRule="auto"/>
        <w:ind w:firstLine="709"/>
        <w:jc w:val="both"/>
        <w:rPr>
          <w:rFonts w:ascii="Arial" w:hAnsi="Arial" w:cs="Arial"/>
          <w:sz w:val="24"/>
          <w:szCs w:val="24"/>
        </w:rPr>
      </w:pPr>
      <w:r w:rsidRPr="00701E22">
        <w:rPr>
          <w:rFonts w:ascii="Arial" w:hAnsi="Arial" w:cs="Arial"/>
          <w:sz w:val="24"/>
          <w:szCs w:val="24"/>
        </w:rPr>
        <w:t>Diante desse contexto, este trabalho, fundamentado nos princípios do Desenho Universal, propõe um conjunto de diretrizes voltadas ao apoio ao desenvolvimento de aplicativos móveis acessíveis, bem como uma biblioteca baseada nessas diretrizes, destinada à etapa de implementação. Ressalta-se que tais diretrizes devem estar alinhadas a decisões de projeto concebidas desde as fases iniciais do design, uma vez que a aplicação isolada de soluções técnicas não é suficiente para garantir, por si só, a plena acessibilidade das aplicações</w:t>
      </w:r>
      <w:r>
        <w:rPr>
          <w:rFonts w:ascii="Arial" w:hAnsi="Arial" w:cs="Arial"/>
          <w:sz w:val="24"/>
          <w:szCs w:val="24"/>
        </w:rPr>
        <w:t xml:space="preserve">. </w:t>
      </w:r>
      <w:r w:rsidR="00DA6626" w:rsidRPr="00DA6626">
        <w:rPr>
          <w:rFonts w:ascii="Arial" w:hAnsi="Arial" w:cs="Arial"/>
          <w:sz w:val="24"/>
          <w:szCs w:val="24"/>
        </w:rPr>
        <w:t>Para isso, são elencadas diretrizes voltadas à construção de uma biblioteca que possa ser utilizada por desenvolvedores como apoio ao desenvolvimento de aplicações móveis acessíveis e customizáveis.</w:t>
      </w:r>
    </w:p>
    <w:p w14:paraId="5F384848" w14:textId="77777777" w:rsidR="00B50FF2" w:rsidRPr="00B50FF2" w:rsidRDefault="00B50FF2" w:rsidP="00B50FF2">
      <w:pPr>
        <w:spacing w:after="0" w:line="360" w:lineRule="auto"/>
        <w:ind w:firstLine="709"/>
        <w:jc w:val="both"/>
        <w:rPr>
          <w:rFonts w:ascii="Arial" w:hAnsi="Arial" w:cs="Arial"/>
          <w:sz w:val="24"/>
          <w:szCs w:val="24"/>
        </w:rPr>
      </w:pPr>
      <w:r w:rsidRPr="00B50FF2">
        <w:rPr>
          <w:rFonts w:ascii="Arial" w:hAnsi="Arial" w:cs="Arial"/>
          <w:sz w:val="24"/>
          <w:szCs w:val="24"/>
        </w:rPr>
        <w:lastRenderedPageBreak/>
        <w:t>A presente pesquisa enquadra-se como aplicada, uma vez que tem como finalidade a proposição de uma solução tecnológica voltada à mitigação de um problema concreto no contexto do desenvolvimento de aplicativos móveis acessíveis. Do ponto de vista metodológico, assume caráter qualitativo e tecnológico, pois envolve análise conceitual, decisões de projeto, definição arquitetural e desenvolvimento de software, sem a pretensão de realizar generalizações estatísticas.</w:t>
      </w:r>
    </w:p>
    <w:p w14:paraId="0D39E660" w14:textId="77777777" w:rsidR="00B50FF2" w:rsidRPr="00B50FF2" w:rsidRDefault="00B50FF2" w:rsidP="00B50FF2">
      <w:pPr>
        <w:spacing w:after="0" w:line="360" w:lineRule="auto"/>
        <w:ind w:firstLine="709"/>
        <w:jc w:val="both"/>
        <w:rPr>
          <w:rFonts w:ascii="Arial" w:hAnsi="Arial" w:cs="Arial"/>
          <w:sz w:val="24"/>
          <w:szCs w:val="24"/>
        </w:rPr>
      </w:pPr>
      <w:r w:rsidRPr="00B50FF2">
        <w:rPr>
          <w:rFonts w:ascii="Arial" w:hAnsi="Arial" w:cs="Arial"/>
          <w:sz w:val="24"/>
          <w:szCs w:val="24"/>
        </w:rPr>
        <w:t>A investigação insere-se no campo de pesquisas orientadas à construção de artefatos, nas quais o conhecimento científico é produzido a partir do processo de concepção, desenvolvimento e análise de uma solução tecnológica, articulando fundamentação teórica e implementação prática.</w:t>
      </w:r>
    </w:p>
    <w:p w14:paraId="6798B1FD" w14:textId="13C14357" w:rsidR="006577F2" w:rsidRDefault="00701E22" w:rsidP="00C36B92">
      <w:pPr>
        <w:spacing w:after="0" w:line="360" w:lineRule="auto"/>
        <w:ind w:firstLine="709"/>
        <w:jc w:val="both"/>
        <w:rPr>
          <w:rFonts w:ascii="Arial" w:hAnsi="Arial" w:cs="Arial"/>
          <w:sz w:val="24"/>
          <w:szCs w:val="24"/>
        </w:rPr>
      </w:pPr>
      <w:r w:rsidRPr="00701E22">
        <w:rPr>
          <w:rFonts w:ascii="Arial" w:hAnsi="Arial" w:cs="Arial"/>
          <w:sz w:val="24"/>
          <w:szCs w:val="24"/>
        </w:rPr>
        <w:t>Nesse sentido, como forma de operacionalizar as diretrizes propostas e apoiar sua aplicação prática no desenvolvimento de aplicativos móveis, é concebida uma biblioteca de software. Essa biblioteca tem como objetivo facilitar a incorporação de recursos de acessibilidade aos aplicativos, de modo que sua utilização seja simples e intuitiva para os usuários, permitindo que estes personalizem as aplicações de acordo com suas preferências e necessidades.</w:t>
      </w:r>
    </w:p>
    <w:p w14:paraId="6D183CCE" w14:textId="6EBC9FD0" w:rsidR="006577F2" w:rsidRPr="00C87B90" w:rsidRDefault="00C302E4" w:rsidP="00523255">
      <w:pPr>
        <w:pStyle w:val="Ttulo2"/>
      </w:pPr>
      <w:bookmarkStart w:id="8" w:name="_Toc223367599"/>
      <w:bookmarkEnd w:id="2"/>
      <w:r w:rsidRPr="00523255">
        <w:t>Problema</w:t>
      </w:r>
      <w:r w:rsidRPr="00C87B90">
        <w:t xml:space="preserve"> de </w:t>
      </w:r>
      <w:r w:rsidRPr="00523255">
        <w:t>Pesquisa</w:t>
      </w:r>
      <w:r w:rsidRPr="00C87B90">
        <w:t xml:space="preserve"> e Questão de Pesquisa</w:t>
      </w:r>
      <w:bookmarkEnd w:id="8"/>
    </w:p>
    <w:p w14:paraId="1FE65D90" w14:textId="11641699" w:rsidR="00C302E4" w:rsidRPr="00C87B90" w:rsidRDefault="00C302E4" w:rsidP="00C302E4">
      <w:pPr>
        <w:spacing w:after="0" w:line="360" w:lineRule="auto"/>
        <w:ind w:firstLine="709"/>
        <w:jc w:val="both"/>
        <w:rPr>
          <w:rFonts w:ascii="Arial" w:hAnsi="Arial" w:cs="Arial"/>
          <w:sz w:val="24"/>
          <w:szCs w:val="24"/>
        </w:rPr>
      </w:pPr>
      <w:r w:rsidRPr="00C87B90">
        <w:rPr>
          <w:rFonts w:ascii="Arial" w:hAnsi="Arial" w:cs="Arial"/>
          <w:sz w:val="24"/>
          <w:szCs w:val="24"/>
        </w:rPr>
        <w:t>Embora existam normas, recomendações e diretrizes consolidadas voltadas à acessibilidade digital e ao Desenho Universal, observa-se que tais documentos apresentam caráter predominantemente orientativo e descritivo. Em geral, indicam o que deve ser atendido, mas não oferecem mecanismos estruturados que apoiem diretamente sua implementação técnica no desenvolvimento de aplicações móveis.</w:t>
      </w:r>
    </w:p>
    <w:p w14:paraId="63A01701" w14:textId="77777777" w:rsidR="00C302E4" w:rsidRPr="00C87B90" w:rsidRDefault="00C302E4" w:rsidP="00C302E4">
      <w:pPr>
        <w:spacing w:after="0" w:line="360" w:lineRule="auto"/>
        <w:ind w:firstLine="709"/>
        <w:jc w:val="both"/>
        <w:rPr>
          <w:rFonts w:ascii="Arial" w:hAnsi="Arial" w:cs="Arial"/>
          <w:sz w:val="24"/>
          <w:szCs w:val="24"/>
        </w:rPr>
      </w:pPr>
      <w:r w:rsidRPr="00C87B90">
        <w:rPr>
          <w:rFonts w:ascii="Arial" w:hAnsi="Arial" w:cs="Arial"/>
          <w:sz w:val="24"/>
          <w:szCs w:val="24"/>
        </w:rPr>
        <w:t>No contexto prático do desenvolvimento de software, a incorporação dessas diretrizes depende, em grande medida, da interpretação individual dos desenvolvedores, da seleção manual de recomendações dispersas em diferentes documentos e da adaptação às especificidades das plataformas tecnológicas. Essa dependência pode resultar em interpretações inconsistentes, retrabalho e, frequentemente, na não implementação sistemática de parte significativa dos requisitos de acessibilidade.</w:t>
      </w:r>
    </w:p>
    <w:p w14:paraId="0F9F7C53" w14:textId="6372107B" w:rsidR="00C302E4" w:rsidRPr="00C87B90" w:rsidRDefault="00C302E4" w:rsidP="00C302E4">
      <w:pPr>
        <w:spacing w:after="0" w:line="360" w:lineRule="auto"/>
        <w:ind w:firstLine="709"/>
        <w:jc w:val="both"/>
        <w:rPr>
          <w:rFonts w:ascii="Arial" w:hAnsi="Arial" w:cs="Arial"/>
          <w:sz w:val="24"/>
          <w:szCs w:val="24"/>
        </w:rPr>
      </w:pPr>
      <w:r w:rsidRPr="00C87B90">
        <w:rPr>
          <w:rFonts w:ascii="Arial" w:hAnsi="Arial" w:cs="Arial"/>
          <w:sz w:val="24"/>
          <w:szCs w:val="24"/>
        </w:rPr>
        <w:t>Configura-se, portanto, uma lacuna entre o plano normativo</w:t>
      </w:r>
      <w:r w:rsidR="004C0562" w:rsidRPr="00C87B90">
        <w:rPr>
          <w:rFonts w:ascii="Arial" w:hAnsi="Arial" w:cs="Arial"/>
          <w:sz w:val="24"/>
          <w:szCs w:val="24"/>
        </w:rPr>
        <w:t>,</w:t>
      </w:r>
      <w:r w:rsidRPr="00C87B90">
        <w:rPr>
          <w:rFonts w:ascii="Arial" w:hAnsi="Arial" w:cs="Arial"/>
          <w:sz w:val="24"/>
          <w:szCs w:val="24"/>
        </w:rPr>
        <w:t xml:space="preserve"> composto por diretrizes e recomendações amplamente reconhecidas</w:t>
      </w:r>
      <w:r w:rsidR="004C0562" w:rsidRPr="00C87B90">
        <w:rPr>
          <w:rFonts w:ascii="Arial" w:hAnsi="Arial" w:cs="Arial"/>
          <w:sz w:val="24"/>
          <w:szCs w:val="24"/>
        </w:rPr>
        <w:t>,</w:t>
      </w:r>
      <w:r w:rsidRPr="00C87B90">
        <w:rPr>
          <w:rFonts w:ascii="Arial" w:hAnsi="Arial" w:cs="Arial"/>
          <w:sz w:val="24"/>
          <w:szCs w:val="24"/>
        </w:rPr>
        <w:t xml:space="preserve"> </w:t>
      </w:r>
      <w:r w:rsidR="004C0562" w:rsidRPr="00C87B90">
        <w:rPr>
          <w:rFonts w:ascii="Arial" w:hAnsi="Arial" w:cs="Arial"/>
          <w:sz w:val="24"/>
          <w:szCs w:val="24"/>
        </w:rPr>
        <w:t xml:space="preserve">e sua incorporação efetiva no </w:t>
      </w:r>
      <w:r w:rsidR="004C0562" w:rsidRPr="00C87B90">
        <w:rPr>
          <w:rFonts w:ascii="Arial" w:hAnsi="Arial" w:cs="Arial"/>
          <w:sz w:val="24"/>
          <w:szCs w:val="24"/>
        </w:rPr>
        <w:lastRenderedPageBreak/>
        <w:t>código das aplicações móveis, especialmente no que se refere a mecanismos de configuração e personalização acessível pelo usuário.</w:t>
      </w:r>
    </w:p>
    <w:p w14:paraId="74713266" w14:textId="3445A854" w:rsidR="00C302E4" w:rsidRPr="00C87B90" w:rsidRDefault="00C302E4" w:rsidP="00C302E4">
      <w:pPr>
        <w:spacing w:after="0" w:line="360" w:lineRule="auto"/>
        <w:ind w:firstLine="709"/>
        <w:jc w:val="both"/>
        <w:rPr>
          <w:rFonts w:ascii="Arial" w:hAnsi="Arial" w:cs="Arial"/>
          <w:sz w:val="24"/>
          <w:szCs w:val="24"/>
        </w:rPr>
      </w:pPr>
      <w:r w:rsidRPr="00C87B90">
        <w:rPr>
          <w:rFonts w:ascii="Arial" w:hAnsi="Arial" w:cs="Arial"/>
          <w:sz w:val="24"/>
          <w:szCs w:val="24"/>
        </w:rPr>
        <w:t>Diante desse c</w:t>
      </w:r>
      <w:r w:rsidR="004C0562" w:rsidRPr="00C87B90">
        <w:rPr>
          <w:rFonts w:ascii="Arial" w:hAnsi="Arial" w:cs="Arial"/>
          <w:sz w:val="24"/>
          <w:szCs w:val="24"/>
        </w:rPr>
        <w:t>ontexto</w:t>
      </w:r>
      <w:r w:rsidRPr="00C87B90">
        <w:rPr>
          <w:rFonts w:ascii="Arial" w:hAnsi="Arial" w:cs="Arial"/>
          <w:sz w:val="24"/>
          <w:szCs w:val="24"/>
        </w:rPr>
        <w:t>, o problema de pesquisa que orienta este estudo pode ser assim definido:</w:t>
      </w:r>
    </w:p>
    <w:p w14:paraId="2836A846" w14:textId="77777777" w:rsidR="004C0562" w:rsidRPr="00660EB8" w:rsidRDefault="004C0562" w:rsidP="00C302E4">
      <w:pPr>
        <w:spacing w:after="0" w:line="360" w:lineRule="auto"/>
        <w:ind w:firstLine="709"/>
        <w:jc w:val="both"/>
        <w:rPr>
          <w:rFonts w:ascii="Arial" w:hAnsi="Arial" w:cs="Arial"/>
          <w:sz w:val="24"/>
          <w:szCs w:val="24"/>
        </w:rPr>
      </w:pPr>
      <w:r w:rsidRPr="00660EB8">
        <w:rPr>
          <w:rFonts w:ascii="Arial" w:hAnsi="Arial" w:cs="Arial"/>
          <w:sz w:val="24"/>
          <w:szCs w:val="24"/>
        </w:rPr>
        <w:t>Existe uma dificuldade estrutural na transposição de diretrizes consolidadas de acessibilidade para soluções técnicas reutilizáveis no desenvolvimento de aplicações móveis.</w:t>
      </w:r>
    </w:p>
    <w:p w14:paraId="71291D50" w14:textId="20EFBD1C" w:rsidR="00C302E4" w:rsidRPr="00C87B90" w:rsidRDefault="00C302E4" w:rsidP="00C302E4">
      <w:pPr>
        <w:spacing w:after="0" w:line="360" w:lineRule="auto"/>
        <w:ind w:firstLine="709"/>
        <w:jc w:val="both"/>
        <w:rPr>
          <w:rFonts w:ascii="Arial" w:hAnsi="Arial" w:cs="Arial"/>
          <w:sz w:val="24"/>
          <w:szCs w:val="24"/>
        </w:rPr>
      </w:pPr>
      <w:r w:rsidRPr="00C87B90">
        <w:rPr>
          <w:rFonts w:ascii="Arial" w:hAnsi="Arial" w:cs="Arial"/>
          <w:sz w:val="24"/>
          <w:szCs w:val="24"/>
        </w:rPr>
        <w:t>A partir dessa delimitação, estabelece-se a seguinte questão de pesquisa:</w:t>
      </w:r>
    </w:p>
    <w:p w14:paraId="5156691E" w14:textId="77777777" w:rsidR="00C302E4" w:rsidRPr="00660EB8" w:rsidRDefault="00C302E4" w:rsidP="00C87B90">
      <w:pPr>
        <w:spacing w:after="0" w:line="360" w:lineRule="auto"/>
        <w:ind w:firstLine="709"/>
        <w:jc w:val="both"/>
        <w:rPr>
          <w:rFonts w:ascii="Arial" w:hAnsi="Arial" w:cs="Arial"/>
          <w:sz w:val="24"/>
          <w:szCs w:val="24"/>
        </w:rPr>
      </w:pPr>
      <w:r w:rsidRPr="00660EB8">
        <w:rPr>
          <w:rFonts w:ascii="Arial" w:hAnsi="Arial" w:cs="Arial"/>
          <w:sz w:val="24"/>
          <w:szCs w:val="24"/>
        </w:rPr>
        <w:t>Como estruturar uma biblioteca de software reutilizável, fundamentada nos princípios do Desenho Universal e em diretrizes consolidadas de acessibilidade, capaz de apoiar sua implementação técnica e reduzir o esforço de desenvolvimento de aplicações móveis acessíveis e customizáveis?</w:t>
      </w:r>
    </w:p>
    <w:p w14:paraId="71574366" w14:textId="49638799" w:rsidR="00B73041" w:rsidRDefault="00B73041" w:rsidP="00523255">
      <w:pPr>
        <w:pStyle w:val="Ttulo2"/>
      </w:pPr>
      <w:bookmarkStart w:id="9" w:name="_Toc223367600"/>
      <w:r w:rsidRPr="00523255">
        <w:t>O</w:t>
      </w:r>
      <w:r w:rsidR="0020544C" w:rsidRPr="00523255">
        <w:t>b</w:t>
      </w:r>
      <w:r w:rsidR="00731F5A" w:rsidRPr="00523255">
        <w:t>jetivo</w:t>
      </w:r>
      <w:r w:rsidR="00C75F85" w:rsidRPr="00523255">
        <w:t>s</w:t>
      </w:r>
      <w:bookmarkEnd w:id="9"/>
    </w:p>
    <w:p w14:paraId="3AAAE56D" w14:textId="7B989FC4" w:rsidR="00202BD1" w:rsidRPr="00C87B90" w:rsidRDefault="005F1298" w:rsidP="005A1FD2">
      <w:pPr>
        <w:pStyle w:val="Ttulo3"/>
      </w:pPr>
      <w:bookmarkStart w:id="10" w:name="_Toc223367601"/>
      <w:r w:rsidRPr="005A1FD2">
        <w:t>Objetivo</w:t>
      </w:r>
      <w:r w:rsidRPr="00C87B90">
        <w:t xml:space="preserve"> Geral</w:t>
      </w:r>
      <w:bookmarkEnd w:id="10"/>
    </w:p>
    <w:p w14:paraId="098F777D" w14:textId="67352451" w:rsidR="0020349B" w:rsidRDefault="007E5C3A" w:rsidP="00C36B92">
      <w:pPr>
        <w:spacing w:after="0" w:line="360" w:lineRule="auto"/>
        <w:ind w:firstLine="709"/>
        <w:jc w:val="both"/>
        <w:rPr>
          <w:rFonts w:ascii="Arial" w:hAnsi="Arial" w:cs="Arial"/>
          <w:color w:val="000000" w:themeColor="text1"/>
          <w:sz w:val="24"/>
          <w:szCs w:val="24"/>
        </w:rPr>
      </w:pPr>
      <w:bookmarkStart w:id="11" w:name="_Hlk217047550"/>
      <w:r w:rsidRPr="00C87B90">
        <w:rPr>
          <w:rFonts w:ascii="Arial" w:hAnsi="Arial" w:cs="Arial"/>
          <w:color w:val="000000" w:themeColor="text1"/>
          <w:sz w:val="24"/>
          <w:szCs w:val="24"/>
        </w:rPr>
        <w:t>O objetivo geral desta pesquisa é identificar, complementar e sistematizar diretrizes de acessibilidade e customização fundamentadas nos princípios do Desenho Universal, bem como investigar de que forma essa sistematização pode subsidiar a estruturação de uma biblioteca de software reutilizável capaz de apoiar a implementação técnica de aplicações móveis acessíveis.</w:t>
      </w:r>
    </w:p>
    <w:p w14:paraId="0862298F" w14:textId="764FC77A" w:rsidR="000C0BDA" w:rsidRDefault="009C7DEE" w:rsidP="005A1FD2">
      <w:pPr>
        <w:pStyle w:val="Ttulo3"/>
      </w:pPr>
      <w:bookmarkStart w:id="12" w:name="_Toc223367602"/>
      <w:r w:rsidRPr="00C87B90">
        <w:t xml:space="preserve">Objetivos </w:t>
      </w:r>
      <w:r w:rsidRPr="005A1FD2">
        <w:t>Específicos</w:t>
      </w:r>
      <w:bookmarkEnd w:id="12"/>
    </w:p>
    <w:bookmarkEnd w:id="11"/>
    <w:p w14:paraId="53DD1697" w14:textId="77777777" w:rsidR="007E5C3A" w:rsidRPr="00C87B90" w:rsidRDefault="007E5C3A" w:rsidP="00C87B90">
      <w:pPr>
        <w:spacing w:after="0" w:line="360" w:lineRule="auto"/>
        <w:ind w:firstLine="709"/>
        <w:jc w:val="both"/>
        <w:rPr>
          <w:rFonts w:ascii="Arial" w:hAnsi="Arial" w:cs="Arial"/>
          <w:sz w:val="24"/>
          <w:szCs w:val="24"/>
        </w:rPr>
      </w:pPr>
      <w:r w:rsidRPr="00C87B90">
        <w:rPr>
          <w:rFonts w:ascii="Arial" w:hAnsi="Arial" w:cs="Arial"/>
          <w:sz w:val="24"/>
          <w:szCs w:val="24"/>
        </w:rPr>
        <w:t>São objetivos específicos desta pesquisa:</w:t>
      </w:r>
    </w:p>
    <w:p w14:paraId="63B87E2A" w14:textId="287BE30C" w:rsidR="007E5C3A" w:rsidRPr="00C87B90" w:rsidRDefault="007E5C3A" w:rsidP="007E5C3A">
      <w:pPr>
        <w:pStyle w:val="PargrafodaLista"/>
        <w:numPr>
          <w:ilvl w:val="0"/>
          <w:numId w:val="20"/>
        </w:numPr>
        <w:spacing w:after="0" w:line="360" w:lineRule="auto"/>
        <w:jc w:val="both"/>
        <w:rPr>
          <w:rFonts w:ascii="Arial" w:hAnsi="Arial" w:cs="Arial"/>
          <w:sz w:val="24"/>
          <w:szCs w:val="24"/>
        </w:rPr>
      </w:pPr>
      <w:r w:rsidRPr="00C87B90">
        <w:rPr>
          <w:rFonts w:ascii="Arial" w:hAnsi="Arial" w:cs="Arial"/>
          <w:sz w:val="24"/>
          <w:szCs w:val="24"/>
        </w:rPr>
        <w:t>Analisar normas, recomendações, diretrizes e trabalhos relacionados à acessibilidade e à customização em aplicações móveis, com foco na interface e na interação com o usuário, identificando convergências, lacunas e limitações.</w:t>
      </w:r>
    </w:p>
    <w:p w14:paraId="37CCECE5" w14:textId="382387FF" w:rsidR="007E5C3A" w:rsidRPr="00C87B90" w:rsidRDefault="007E5C3A" w:rsidP="007E5C3A">
      <w:pPr>
        <w:pStyle w:val="PargrafodaLista"/>
        <w:numPr>
          <w:ilvl w:val="0"/>
          <w:numId w:val="20"/>
        </w:numPr>
        <w:spacing w:after="0" w:line="360" w:lineRule="auto"/>
        <w:jc w:val="both"/>
        <w:rPr>
          <w:rFonts w:ascii="Arial" w:hAnsi="Arial" w:cs="Arial"/>
          <w:sz w:val="24"/>
          <w:szCs w:val="24"/>
        </w:rPr>
      </w:pPr>
      <w:r w:rsidRPr="00C87B90">
        <w:rPr>
          <w:rFonts w:ascii="Arial" w:hAnsi="Arial" w:cs="Arial"/>
          <w:sz w:val="24"/>
          <w:szCs w:val="24"/>
        </w:rPr>
        <w:t>Identificar, complementar e consolidar um conjunto de diretrizes de configuração aplicáveis a aplicativos móveis, fundamentadas nos princípios do Desenho Universal.</w:t>
      </w:r>
    </w:p>
    <w:p w14:paraId="4BA8ECA6" w14:textId="148B57D0" w:rsidR="007E5C3A" w:rsidRPr="00C87B90" w:rsidRDefault="007E5C3A" w:rsidP="007E5C3A">
      <w:pPr>
        <w:pStyle w:val="PargrafodaLista"/>
        <w:numPr>
          <w:ilvl w:val="0"/>
          <w:numId w:val="20"/>
        </w:numPr>
        <w:spacing w:after="0" w:line="360" w:lineRule="auto"/>
        <w:jc w:val="both"/>
        <w:rPr>
          <w:rFonts w:ascii="Arial" w:hAnsi="Arial" w:cs="Arial"/>
          <w:sz w:val="24"/>
          <w:szCs w:val="24"/>
        </w:rPr>
      </w:pPr>
      <w:r w:rsidRPr="00C87B90">
        <w:rPr>
          <w:rFonts w:ascii="Arial" w:hAnsi="Arial" w:cs="Arial"/>
          <w:sz w:val="24"/>
          <w:szCs w:val="24"/>
        </w:rPr>
        <w:lastRenderedPageBreak/>
        <w:t>Classificar e organizar as diretrizes identificadas em categorias e padrões de configuração, de modo a favorecer sua compreensão e aplicação no contexto do desenvolvimento de aplicativos móveis.</w:t>
      </w:r>
    </w:p>
    <w:p w14:paraId="2A8B85E1" w14:textId="6602AB94" w:rsidR="007E5C3A" w:rsidRPr="00C87B90" w:rsidRDefault="007E5C3A" w:rsidP="007E5C3A">
      <w:pPr>
        <w:pStyle w:val="PargrafodaLista"/>
        <w:numPr>
          <w:ilvl w:val="0"/>
          <w:numId w:val="20"/>
        </w:numPr>
        <w:spacing w:after="0" w:line="360" w:lineRule="auto"/>
        <w:jc w:val="both"/>
        <w:rPr>
          <w:rFonts w:ascii="Arial" w:hAnsi="Arial" w:cs="Arial"/>
          <w:sz w:val="24"/>
          <w:szCs w:val="24"/>
        </w:rPr>
      </w:pPr>
      <w:r w:rsidRPr="00C87B90">
        <w:rPr>
          <w:rFonts w:ascii="Arial" w:hAnsi="Arial" w:cs="Arial"/>
          <w:sz w:val="24"/>
          <w:szCs w:val="24"/>
        </w:rPr>
        <w:t>Propor a estrutura conceitual e arquitetural de uma biblioteca de software fundamentada nas diretrizes sistematizadas.</w:t>
      </w:r>
    </w:p>
    <w:p w14:paraId="459BDFF4" w14:textId="02C443BA" w:rsidR="007E5C3A" w:rsidRPr="00C87B90" w:rsidRDefault="007E5C3A" w:rsidP="007E5C3A">
      <w:pPr>
        <w:pStyle w:val="PargrafodaLista"/>
        <w:numPr>
          <w:ilvl w:val="0"/>
          <w:numId w:val="20"/>
        </w:numPr>
        <w:spacing w:after="0" w:line="360" w:lineRule="auto"/>
        <w:jc w:val="both"/>
        <w:rPr>
          <w:rFonts w:ascii="Arial" w:hAnsi="Arial" w:cs="Arial"/>
          <w:sz w:val="24"/>
          <w:szCs w:val="24"/>
        </w:rPr>
      </w:pPr>
      <w:r w:rsidRPr="00C87B90">
        <w:rPr>
          <w:rFonts w:ascii="Arial" w:hAnsi="Arial" w:cs="Arial"/>
          <w:sz w:val="24"/>
          <w:szCs w:val="24"/>
        </w:rPr>
        <w:t xml:space="preserve">Desenvolver e implementar uma biblioteca de software funcional </w:t>
      </w:r>
      <w:r w:rsidR="00494E06" w:rsidRPr="00C87B90">
        <w:rPr>
          <w:rFonts w:ascii="Arial" w:hAnsi="Arial" w:cs="Arial"/>
          <w:sz w:val="24"/>
          <w:szCs w:val="24"/>
        </w:rPr>
        <w:t>(MobileDU)</w:t>
      </w:r>
      <w:r w:rsidR="00E30F4B" w:rsidRPr="00C87B90">
        <w:rPr>
          <w:rFonts w:ascii="Arial" w:hAnsi="Arial" w:cs="Arial"/>
          <w:sz w:val="24"/>
          <w:szCs w:val="24"/>
        </w:rPr>
        <w:t xml:space="preserve">, concebida como solução de código </w:t>
      </w:r>
      <w:r w:rsidR="00DF2EAC" w:rsidRPr="00C87B90">
        <w:rPr>
          <w:rFonts w:ascii="Arial" w:hAnsi="Arial" w:cs="Arial"/>
          <w:sz w:val="24"/>
          <w:szCs w:val="24"/>
        </w:rPr>
        <w:t>aberto, baseada</w:t>
      </w:r>
      <w:r w:rsidRPr="00C87B90">
        <w:rPr>
          <w:rFonts w:ascii="Arial" w:hAnsi="Arial" w:cs="Arial"/>
          <w:sz w:val="24"/>
          <w:szCs w:val="24"/>
        </w:rPr>
        <w:t xml:space="preserve"> nas diretrizes propostas.</w:t>
      </w:r>
      <w:r w:rsidR="00494E06" w:rsidRPr="00C87B90">
        <w:rPr>
          <w:rFonts w:ascii="Arial" w:hAnsi="Arial" w:cs="Arial"/>
          <w:sz w:val="24"/>
          <w:szCs w:val="24"/>
        </w:rPr>
        <w:t xml:space="preserve"> </w:t>
      </w:r>
    </w:p>
    <w:p w14:paraId="07EB7DF8" w14:textId="314B8E40" w:rsidR="007E5C3A" w:rsidRPr="00C87B90" w:rsidRDefault="007E5C3A" w:rsidP="007E5C3A">
      <w:pPr>
        <w:pStyle w:val="PargrafodaLista"/>
        <w:numPr>
          <w:ilvl w:val="0"/>
          <w:numId w:val="20"/>
        </w:numPr>
        <w:spacing w:after="0" w:line="360" w:lineRule="auto"/>
        <w:jc w:val="both"/>
        <w:rPr>
          <w:rFonts w:ascii="Arial" w:hAnsi="Arial" w:cs="Arial"/>
          <w:sz w:val="24"/>
          <w:szCs w:val="24"/>
        </w:rPr>
      </w:pPr>
      <w:r w:rsidRPr="00C87B90">
        <w:rPr>
          <w:rFonts w:ascii="Arial" w:hAnsi="Arial" w:cs="Arial"/>
          <w:sz w:val="24"/>
          <w:szCs w:val="24"/>
        </w:rPr>
        <w:t>Avaliar empiricamente a aplicabilidade da biblioteca junto a desenvolvedores, considerando aspectos de utilidade, clareza e potencial de apoio ao desenvolvimento de aplicações móveis acessíveis e customizáveis.</w:t>
      </w:r>
    </w:p>
    <w:p w14:paraId="3B94267F" w14:textId="1250969C" w:rsidR="004C0562" w:rsidRDefault="004C0562" w:rsidP="00523255">
      <w:pPr>
        <w:pStyle w:val="Ttulo2"/>
      </w:pPr>
      <w:bookmarkStart w:id="13" w:name="_Toc223367603"/>
      <w:r w:rsidRPr="00C87B90">
        <w:t>Trajeto, Planejamento e Proposta do Trabalho</w:t>
      </w:r>
      <w:bookmarkEnd w:id="13"/>
    </w:p>
    <w:p w14:paraId="04D816B1" w14:textId="77777777" w:rsidR="004C0562" w:rsidRPr="004C0562" w:rsidRDefault="004C0562" w:rsidP="004C0562">
      <w:pPr>
        <w:pBdr>
          <w:top w:val="nil"/>
          <w:left w:val="nil"/>
          <w:bottom w:val="nil"/>
          <w:right w:val="nil"/>
          <w:between w:val="nil"/>
        </w:pBdr>
        <w:spacing w:after="0" w:line="360" w:lineRule="auto"/>
        <w:ind w:firstLine="709"/>
        <w:jc w:val="both"/>
        <w:rPr>
          <w:rFonts w:ascii="Arial" w:hAnsi="Arial" w:cs="Arial"/>
          <w:sz w:val="24"/>
          <w:szCs w:val="24"/>
        </w:rPr>
      </w:pPr>
      <w:r w:rsidRPr="004C0562">
        <w:rPr>
          <w:rFonts w:ascii="Arial" w:hAnsi="Arial" w:cs="Arial"/>
          <w:sz w:val="24"/>
          <w:szCs w:val="24"/>
        </w:rPr>
        <w:t>A presente pesquisa foi planejada e executada como uma investigação aplicada e orientada à construção de artefatos, estruturada em dois eixos complementares: (i) a sistematização e organização de diretrizes de acessibilidade e customização para aplicativos móveis sob a perspectiva do Desenho Universal; e (ii) a materialização de parte dessas diretrizes em um artefato tecnológico reutilizável, a biblioteca MobileDU, desenvolvida para a plataforma Android.</w:t>
      </w:r>
    </w:p>
    <w:p w14:paraId="70EB263E" w14:textId="77777777" w:rsidR="004C0562" w:rsidRPr="004C0562" w:rsidRDefault="004C0562" w:rsidP="004C0562">
      <w:pPr>
        <w:pBdr>
          <w:top w:val="nil"/>
          <w:left w:val="nil"/>
          <w:bottom w:val="nil"/>
          <w:right w:val="nil"/>
          <w:between w:val="nil"/>
        </w:pBdr>
        <w:spacing w:after="0" w:line="360" w:lineRule="auto"/>
        <w:ind w:firstLine="709"/>
        <w:jc w:val="both"/>
        <w:rPr>
          <w:rFonts w:ascii="Arial" w:hAnsi="Arial" w:cs="Arial"/>
          <w:sz w:val="24"/>
          <w:szCs w:val="24"/>
        </w:rPr>
      </w:pPr>
      <w:r w:rsidRPr="004C0562">
        <w:rPr>
          <w:rFonts w:ascii="Arial" w:hAnsi="Arial" w:cs="Arial"/>
          <w:sz w:val="24"/>
          <w:szCs w:val="24"/>
        </w:rPr>
        <w:t>O percurso metodológico iniciou-se com a análise de um conjunto inicial de diretrizes previamente identificadas na literatura, seguido de levantamento estruturado em bases científicas e documentos normativos nacionais e internacionais. A partir dessa etapa, procedeu-se à consolidação, categorização e refinamento das diretrizes, com foco naquelas passíveis de configuração direta pelo usuário no contexto de aplicações móveis.</w:t>
      </w:r>
    </w:p>
    <w:p w14:paraId="0826FD3B" w14:textId="77777777" w:rsidR="004C0562" w:rsidRPr="004C0562" w:rsidRDefault="004C0562" w:rsidP="004C0562">
      <w:pPr>
        <w:pBdr>
          <w:top w:val="nil"/>
          <w:left w:val="nil"/>
          <w:bottom w:val="nil"/>
          <w:right w:val="nil"/>
          <w:between w:val="nil"/>
        </w:pBdr>
        <w:spacing w:after="0" w:line="360" w:lineRule="auto"/>
        <w:ind w:firstLine="709"/>
        <w:jc w:val="both"/>
        <w:rPr>
          <w:rFonts w:ascii="Arial" w:hAnsi="Arial" w:cs="Arial"/>
          <w:sz w:val="24"/>
          <w:szCs w:val="24"/>
        </w:rPr>
      </w:pPr>
      <w:r w:rsidRPr="004C0562">
        <w:rPr>
          <w:rFonts w:ascii="Arial" w:hAnsi="Arial" w:cs="Arial"/>
          <w:sz w:val="24"/>
          <w:szCs w:val="24"/>
        </w:rPr>
        <w:t>Na etapa seguinte, as diretrizes selecionadas foram analisadas sob critérios de viabilidade técnica e aplicabilidade no nível da aplicação, permitindo sua tradução em requisitos de software. Com base nesses requisitos, foi definida a arquitetura conceitual da biblioteca, seguida de sua implementação incremental, priorizando funcionalidades essenciais relacionadas à personalização de interface, ambiente e interação.</w:t>
      </w:r>
    </w:p>
    <w:p w14:paraId="5ACD78B4" w14:textId="77777777" w:rsidR="004C0562" w:rsidRPr="004C0562" w:rsidRDefault="004C0562" w:rsidP="004C0562">
      <w:pPr>
        <w:pBdr>
          <w:top w:val="nil"/>
          <w:left w:val="nil"/>
          <w:bottom w:val="nil"/>
          <w:right w:val="nil"/>
          <w:between w:val="nil"/>
        </w:pBdr>
        <w:spacing w:after="0" w:line="360" w:lineRule="auto"/>
        <w:ind w:firstLine="709"/>
        <w:jc w:val="both"/>
        <w:rPr>
          <w:rFonts w:ascii="Arial" w:hAnsi="Arial" w:cs="Arial"/>
          <w:sz w:val="24"/>
          <w:szCs w:val="24"/>
        </w:rPr>
      </w:pPr>
      <w:r w:rsidRPr="004C0562">
        <w:rPr>
          <w:rFonts w:ascii="Arial" w:hAnsi="Arial" w:cs="Arial"/>
          <w:sz w:val="24"/>
          <w:szCs w:val="24"/>
        </w:rPr>
        <w:lastRenderedPageBreak/>
        <w:t>Aplicativos consumidores foram desenvolvidos com a finalidade de verificar a integração da biblioteca e sua aplicabilidade prática. Após a consolidação de uma versão estável da MobileDU, procedeu-se à etapa de validação empírica, realizada por meio de um curso de extensão voltado à capacitação de desenvolvedores, no qual a biblioteca foi utilizada em atividades práticas, possibilitando a coleta de evidências sobre sua utilidade percebida e potencial de aplicação.</w:t>
      </w:r>
    </w:p>
    <w:p w14:paraId="179C7B0B" w14:textId="77777777" w:rsidR="004C0562" w:rsidRPr="004C0562" w:rsidRDefault="004C0562" w:rsidP="004C0562">
      <w:pPr>
        <w:pBdr>
          <w:top w:val="nil"/>
          <w:left w:val="nil"/>
          <w:bottom w:val="nil"/>
          <w:right w:val="nil"/>
          <w:between w:val="nil"/>
        </w:pBdr>
        <w:spacing w:after="0" w:line="360" w:lineRule="auto"/>
        <w:ind w:firstLine="709"/>
        <w:jc w:val="both"/>
        <w:rPr>
          <w:rFonts w:ascii="Arial" w:hAnsi="Arial" w:cs="Arial"/>
          <w:sz w:val="24"/>
          <w:szCs w:val="24"/>
        </w:rPr>
      </w:pPr>
      <w:r w:rsidRPr="004C0562">
        <w:rPr>
          <w:rFonts w:ascii="Arial" w:hAnsi="Arial" w:cs="Arial"/>
          <w:sz w:val="24"/>
          <w:szCs w:val="24"/>
        </w:rPr>
        <w:t>Dessa forma, a proposta do trabalho articula a sistematização conceitual de diretrizes com sua implementação técnica em um componente reutilizável, oferecendo um mecanismo estruturado de apoio à incorporação de recursos de acessibilidade no desenvolvimento de aplicativos móveis.</w:t>
      </w:r>
    </w:p>
    <w:p w14:paraId="1C97ADFC" w14:textId="1A2FE579" w:rsidR="00714EB7" w:rsidRDefault="00B770B6" w:rsidP="005B5D43">
      <w:pPr>
        <w:pStyle w:val="Ttulo1"/>
      </w:pPr>
      <w:bookmarkStart w:id="14" w:name="_Toc223367604"/>
      <w:r>
        <w:lastRenderedPageBreak/>
        <w:t>REFERENCIAL TEÓRICO</w:t>
      </w:r>
      <w:bookmarkEnd w:id="14"/>
    </w:p>
    <w:p w14:paraId="648B9FEA" w14:textId="77777777" w:rsidR="00233F47" w:rsidRPr="006C4B6B" w:rsidRDefault="00233F47" w:rsidP="0084585C">
      <w:pPr>
        <w:pBdr>
          <w:top w:val="nil"/>
          <w:left w:val="nil"/>
          <w:bottom w:val="nil"/>
          <w:right w:val="nil"/>
          <w:between w:val="nil"/>
        </w:pBdr>
        <w:spacing w:after="0" w:line="360" w:lineRule="auto"/>
        <w:ind w:firstLine="709"/>
        <w:jc w:val="both"/>
        <w:rPr>
          <w:rFonts w:ascii="Arial" w:hAnsi="Arial" w:cs="Arial"/>
          <w:sz w:val="24"/>
          <w:szCs w:val="24"/>
        </w:rPr>
      </w:pPr>
      <w:r w:rsidRPr="006C4B6B">
        <w:rPr>
          <w:rFonts w:ascii="Arial" w:hAnsi="Arial" w:cs="Arial"/>
          <w:sz w:val="24"/>
          <w:szCs w:val="24"/>
        </w:rPr>
        <w:t>A seguir, é apresentado o aporte teórico necessário para que as recomendações, diretrizes e sugestões presentes nas diversas fontes possam ser listadas, analisadas e validadas de forma adequada. São discutidas características, particularidades e contextualizações que permitem o entendimento da proposta e de sua aplicação.</w:t>
      </w:r>
    </w:p>
    <w:p w14:paraId="332FF775" w14:textId="4067C399" w:rsidR="007E5A3A" w:rsidRDefault="00233F47" w:rsidP="0084585C">
      <w:pPr>
        <w:pBdr>
          <w:top w:val="nil"/>
          <w:left w:val="nil"/>
          <w:bottom w:val="nil"/>
          <w:right w:val="nil"/>
          <w:between w:val="nil"/>
        </w:pBdr>
        <w:spacing w:after="0" w:line="360" w:lineRule="auto"/>
        <w:ind w:firstLine="709"/>
        <w:jc w:val="both"/>
        <w:rPr>
          <w:rFonts w:ascii="Arial" w:hAnsi="Arial" w:cs="Arial"/>
          <w:sz w:val="24"/>
          <w:szCs w:val="24"/>
        </w:rPr>
      </w:pPr>
      <w:r w:rsidRPr="006C4B6B">
        <w:rPr>
          <w:rFonts w:ascii="Arial" w:hAnsi="Arial" w:cs="Arial"/>
          <w:sz w:val="24"/>
          <w:szCs w:val="24"/>
        </w:rPr>
        <w:t>Antes de avançar para o aprofundamento teórico desta tese, faz-se necessário, para fins de esclarecimento, diferenciar alguns conceitos inseridos no escopo do trabalho, uma vez que determinados termos são semelhantes ou convergentes e, por isso, podem gerar ambiguidades na literatura.</w:t>
      </w:r>
    </w:p>
    <w:p w14:paraId="67E18859" w14:textId="77777777" w:rsidR="00FA60BF" w:rsidRDefault="00FA60BF" w:rsidP="00FA60BF">
      <w:pPr>
        <w:pBdr>
          <w:top w:val="nil"/>
          <w:left w:val="nil"/>
          <w:bottom w:val="nil"/>
          <w:right w:val="nil"/>
          <w:between w:val="nil"/>
        </w:pBdr>
        <w:spacing w:after="0" w:line="360" w:lineRule="auto"/>
        <w:ind w:firstLine="709"/>
        <w:jc w:val="both"/>
        <w:rPr>
          <w:rFonts w:ascii="Arial" w:hAnsi="Arial" w:cs="Arial"/>
          <w:sz w:val="24"/>
          <w:szCs w:val="24"/>
        </w:rPr>
      </w:pPr>
      <w:r w:rsidRPr="00FA60BF">
        <w:rPr>
          <w:rFonts w:ascii="Arial" w:hAnsi="Arial" w:cs="Arial"/>
          <w:sz w:val="24"/>
          <w:szCs w:val="24"/>
        </w:rPr>
        <w:t>Assim, o capítulo organiza-se a partir dos conceitos de personalização e customização e de sua relação com requisitos e diretrizes, avançando para os fundamentos de acessibilidade e Desenho Universal e, por fim, para as normas e trabalhos que embasam a proposição da biblioteca MobileDU.</w:t>
      </w:r>
    </w:p>
    <w:p w14:paraId="07258B08" w14:textId="5948DD1F" w:rsidR="0020349B" w:rsidRDefault="000500B9" w:rsidP="00523255">
      <w:pPr>
        <w:pStyle w:val="Ttulo2"/>
      </w:pPr>
      <w:bookmarkStart w:id="15" w:name="_Toc223367605"/>
      <w:r>
        <w:t>Conceitos Fundamentais</w:t>
      </w:r>
      <w:bookmarkEnd w:id="15"/>
      <w:r w:rsidR="0020349B">
        <w:tab/>
      </w:r>
    </w:p>
    <w:p w14:paraId="5618CAAC" w14:textId="192F7F59" w:rsidR="00987FB5" w:rsidRDefault="00987FB5" w:rsidP="005A1FD2">
      <w:pPr>
        <w:pStyle w:val="Ttulo3"/>
      </w:pPr>
      <w:bookmarkStart w:id="16" w:name="_Toc223367606"/>
      <w:r w:rsidRPr="008F391C">
        <w:t>Personalização</w:t>
      </w:r>
      <w:bookmarkEnd w:id="16"/>
    </w:p>
    <w:p w14:paraId="10241429" w14:textId="5B2A1C6F" w:rsidR="00987FB5" w:rsidRDefault="00F3559E" w:rsidP="00987FB5">
      <w:pPr>
        <w:pBdr>
          <w:top w:val="nil"/>
          <w:left w:val="nil"/>
          <w:bottom w:val="nil"/>
          <w:right w:val="nil"/>
          <w:between w:val="nil"/>
        </w:pBdr>
        <w:spacing w:after="0" w:line="360" w:lineRule="auto"/>
        <w:ind w:firstLine="709"/>
        <w:jc w:val="both"/>
        <w:rPr>
          <w:rFonts w:ascii="Arial" w:hAnsi="Arial" w:cs="Arial"/>
          <w:sz w:val="24"/>
          <w:szCs w:val="24"/>
        </w:rPr>
      </w:pPr>
      <w:r w:rsidRPr="00F3559E">
        <w:rPr>
          <w:rFonts w:ascii="Arial" w:hAnsi="Arial" w:cs="Arial"/>
          <w:sz w:val="24"/>
          <w:szCs w:val="24"/>
        </w:rPr>
        <w:t>A personalização ocorre quando o sistema é configurado pelos desenvolvedores para identificar os usuários e fornecer automaticamente conteúdos, experiências ou funcionalidades mais ajustadas às suas necessidades (</w:t>
      </w:r>
      <w:r w:rsidR="00DF2EAC" w:rsidRPr="00F3559E">
        <w:rPr>
          <w:rFonts w:ascii="Arial" w:hAnsi="Arial" w:cs="Arial"/>
          <w:sz w:val="24"/>
          <w:szCs w:val="24"/>
        </w:rPr>
        <w:t>Nielsen</w:t>
      </w:r>
      <w:r w:rsidRPr="00F3559E">
        <w:rPr>
          <w:rFonts w:ascii="Arial" w:hAnsi="Arial" w:cs="Arial"/>
          <w:sz w:val="24"/>
          <w:szCs w:val="24"/>
        </w:rPr>
        <w:t>, 1998). Esse processo refere-se à adaptação automática de produtos, serviços ou experiências com base em dados coletados sobre os usuários, visando atender às suas necessidades e preferências sem a necessidade de ajustes manuais. Em aplicativos móveis, a personalização manifesta-se na adaptação automática de conteúdo, interface e funcionalidades a partir dos dados e comportamentos do usuário.</w:t>
      </w:r>
      <w:r>
        <w:rPr>
          <w:rFonts w:ascii="Arial" w:hAnsi="Arial" w:cs="Arial"/>
          <w:sz w:val="24"/>
          <w:szCs w:val="24"/>
        </w:rPr>
        <w:t xml:space="preserve"> </w:t>
      </w:r>
      <w:r w:rsidR="00987FB5">
        <w:rPr>
          <w:rFonts w:ascii="Arial" w:hAnsi="Arial" w:cs="Arial"/>
          <w:sz w:val="24"/>
          <w:szCs w:val="24"/>
        </w:rPr>
        <w:t>Essa adaptação geralmente é feita pelo sistema ou pelos desenvolvedores do aplicativo. De acordo com Fan e Poole (2006)</w:t>
      </w:r>
      <w:r w:rsidR="00E30F4B">
        <w:rPr>
          <w:rFonts w:ascii="Arial" w:hAnsi="Arial" w:cs="Arial"/>
          <w:sz w:val="24"/>
          <w:szCs w:val="24"/>
        </w:rPr>
        <w:t xml:space="preserve">, </w:t>
      </w:r>
      <w:r w:rsidR="00987FB5">
        <w:rPr>
          <w:rFonts w:ascii="Arial" w:hAnsi="Arial" w:cs="Arial"/>
          <w:sz w:val="24"/>
          <w:szCs w:val="24"/>
        </w:rPr>
        <w:t xml:space="preserve"> grupos de pesquisa </w:t>
      </w:r>
      <w:r w:rsidR="00267478">
        <w:rPr>
          <w:rFonts w:ascii="Arial" w:hAnsi="Arial" w:cs="Arial"/>
          <w:sz w:val="24"/>
          <w:szCs w:val="24"/>
        </w:rPr>
        <w:t>de IHC</w:t>
      </w:r>
      <w:r w:rsidR="00987FB5">
        <w:rPr>
          <w:rFonts w:ascii="Arial" w:hAnsi="Arial" w:cs="Arial"/>
          <w:sz w:val="24"/>
          <w:szCs w:val="24"/>
        </w:rPr>
        <w:t xml:space="preserve"> veem a personalização como uma forma de fechar a lacuna entre o usuário e os sistemas, sendo que a suposição nesse caso é que os sistemas que são projetados e adaptados aos requisitos do usuário facilitarão a obtenção de suas metas.</w:t>
      </w:r>
    </w:p>
    <w:p w14:paraId="291899B2" w14:textId="77777777" w:rsidR="00660EB8" w:rsidRDefault="00660EB8">
      <w:pPr>
        <w:rPr>
          <w:rFonts w:ascii="Arial" w:hAnsi="Arial" w:cs="Arial"/>
          <w:sz w:val="24"/>
          <w:szCs w:val="24"/>
        </w:rPr>
      </w:pPr>
      <w:r>
        <w:rPr>
          <w:rFonts w:ascii="Arial" w:hAnsi="Arial" w:cs="Arial"/>
          <w:sz w:val="24"/>
          <w:szCs w:val="24"/>
        </w:rPr>
        <w:br w:type="page"/>
      </w:r>
    </w:p>
    <w:p w14:paraId="53261D0B" w14:textId="4177B99D" w:rsidR="00987FB5" w:rsidRDefault="00987FB5" w:rsidP="00987FB5">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lastRenderedPageBreak/>
        <w:t xml:space="preserve">Podem ser citados como exemplos: </w:t>
      </w:r>
    </w:p>
    <w:p w14:paraId="5470C859" w14:textId="77777777" w:rsidR="003036F7" w:rsidRPr="003036F7" w:rsidRDefault="003036F7" w:rsidP="002D6A33">
      <w:pPr>
        <w:pStyle w:val="PargrafodaLista"/>
        <w:numPr>
          <w:ilvl w:val="0"/>
          <w:numId w:val="6"/>
        </w:numPr>
        <w:pBdr>
          <w:top w:val="nil"/>
          <w:left w:val="nil"/>
          <w:bottom w:val="nil"/>
          <w:right w:val="nil"/>
          <w:between w:val="nil"/>
        </w:pBdr>
        <w:spacing w:after="0" w:line="360" w:lineRule="auto"/>
        <w:jc w:val="both"/>
        <w:rPr>
          <w:rFonts w:ascii="Arial" w:hAnsi="Arial" w:cs="Arial"/>
          <w:sz w:val="24"/>
          <w:szCs w:val="24"/>
        </w:rPr>
      </w:pPr>
      <w:r w:rsidRPr="003036F7">
        <w:rPr>
          <w:rFonts w:ascii="Arial" w:hAnsi="Arial" w:cs="Arial"/>
          <w:sz w:val="24"/>
          <w:szCs w:val="24"/>
        </w:rPr>
        <w:t xml:space="preserve">Plataformas de </w:t>
      </w:r>
      <w:r w:rsidRPr="007F258E">
        <w:rPr>
          <w:rFonts w:ascii="Arial" w:hAnsi="Arial" w:cs="Arial"/>
          <w:i/>
          <w:iCs/>
          <w:sz w:val="24"/>
          <w:szCs w:val="24"/>
        </w:rPr>
        <w:t>streaming</w:t>
      </w:r>
      <w:r w:rsidRPr="003036F7">
        <w:rPr>
          <w:rFonts w:ascii="Arial" w:hAnsi="Arial" w:cs="Arial"/>
          <w:sz w:val="24"/>
          <w:szCs w:val="24"/>
        </w:rPr>
        <w:t>, como Netflix e Spotify, utilizam sistemas de recomendação baseados em técnicas de filtragem colaborativa, modelos baseados em conteúdo e abordagens híbridas fundamentadas em aprendizado de máquina, com o objetivo de personalizar a oferta de conteúdo de acordo com os hábitos de consumo dos usuários.</w:t>
      </w:r>
    </w:p>
    <w:p w14:paraId="05C2D554" w14:textId="1F814FAF" w:rsidR="003036F7" w:rsidRPr="003036F7" w:rsidRDefault="003036F7" w:rsidP="003036F7">
      <w:pPr>
        <w:pStyle w:val="PargrafodaLista"/>
        <w:pBdr>
          <w:top w:val="nil"/>
          <w:left w:val="nil"/>
          <w:bottom w:val="nil"/>
          <w:right w:val="nil"/>
          <w:between w:val="nil"/>
        </w:pBdr>
        <w:spacing w:after="0" w:line="360" w:lineRule="auto"/>
        <w:ind w:left="1429"/>
        <w:jc w:val="both"/>
        <w:rPr>
          <w:rFonts w:ascii="Arial" w:hAnsi="Arial" w:cs="Arial"/>
          <w:sz w:val="24"/>
          <w:szCs w:val="24"/>
        </w:rPr>
      </w:pPr>
      <w:r w:rsidRPr="003036F7">
        <w:rPr>
          <w:rFonts w:ascii="Arial" w:hAnsi="Arial" w:cs="Arial"/>
          <w:sz w:val="24"/>
          <w:szCs w:val="24"/>
        </w:rPr>
        <w:t>De acordo com informações divulgadas pelo próprio Netflix Research, a plataforma emprega modelos avançados de recomendação que analisam o histórico de visualização, interações e preferências dos assinantes para ranquear e sugerir conteúdos de forma personalizada. Estimativas indicam que aproximadamente 75% do conteúdo assistido na plataforma é originado a partir dessas recomendações, e não de buscas diretas realizadas pelos usuários (</w:t>
      </w:r>
      <w:r w:rsidR="00DF2EAC" w:rsidRPr="003036F7">
        <w:rPr>
          <w:rFonts w:ascii="Arial" w:hAnsi="Arial" w:cs="Arial"/>
          <w:sz w:val="24"/>
          <w:szCs w:val="24"/>
        </w:rPr>
        <w:t>Netflix</w:t>
      </w:r>
      <w:r w:rsidRPr="003036F7">
        <w:rPr>
          <w:rFonts w:ascii="Arial" w:hAnsi="Arial" w:cs="Arial"/>
          <w:sz w:val="24"/>
          <w:szCs w:val="24"/>
        </w:rPr>
        <w:t>, 2023).</w:t>
      </w:r>
    </w:p>
    <w:p w14:paraId="280DAF7B" w14:textId="77777777" w:rsidR="00987FB5" w:rsidRPr="00C471B6" w:rsidRDefault="00987FB5" w:rsidP="002D6A33">
      <w:pPr>
        <w:pStyle w:val="PargrafodaLista"/>
        <w:numPr>
          <w:ilvl w:val="0"/>
          <w:numId w:val="6"/>
        </w:numPr>
        <w:pBdr>
          <w:top w:val="nil"/>
          <w:left w:val="nil"/>
          <w:bottom w:val="nil"/>
          <w:right w:val="nil"/>
          <w:between w:val="nil"/>
        </w:pBdr>
        <w:spacing w:after="0" w:line="360" w:lineRule="auto"/>
        <w:jc w:val="both"/>
        <w:rPr>
          <w:rFonts w:ascii="Arial" w:hAnsi="Arial" w:cs="Arial"/>
          <w:sz w:val="24"/>
          <w:szCs w:val="24"/>
        </w:rPr>
      </w:pPr>
      <w:r w:rsidRPr="00C471B6">
        <w:rPr>
          <w:rFonts w:ascii="Arial" w:hAnsi="Arial" w:cs="Arial"/>
          <w:sz w:val="24"/>
          <w:szCs w:val="24"/>
        </w:rPr>
        <w:t xml:space="preserve">Anúncios </w:t>
      </w:r>
      <w:r w:rsidRPr="00E56FDF">
        <w:rPr>
          <w:rFonts w:ascii="Arial" w:hAnsi="Arial" w:cs="Arial"/>
          <w:i/>
          <w:iCs/>
          <w:sz w:val="24"/>
          <w:szCs w:val="24"/>
        </w:rPr>
        <w:t>online</w:t>
      </w:r>
      <w:r w:rsidRPr="00C471B6">
        <w:rPr>
          <w:rFonts w:ascii="Arial" w:hAnsi="Arial" w:cs="Arial"/>
          <w:sz w:val="24"/>
          <w:szCs w:val="24"/>
        </w:rPr>
        <w:t xml:space="preserve"> direcionados que são mostrados com base no histórico de navegação e interesses do usuário.</w:t>
      </w:r>
    </w:p>
    <w:p w14:paraId="3011D36F" w14:textId="77777777" w:rsidR="00987FB5" w:rsidRPr="00C471B6" w:rsidRDefault="00987FB5" w:rsidP="002D6A33">
      <w:pPr>
        <w:pStyle w:val="PargrafodaLista"/>
        <w:numPr>
          <w:ilvl w:val="0"/>
          <w:numId w:val="6"/>
        </w:numPr>
        <w:pBdr>
          <w:top w:val="nil"/>
          <w:left w:val="nil"/>
          <w:bottom w:val="nil"/>
          <w:right w:val="nil"/>
          <w:between w:val="nil"/>
        </w:pBdr>
        <w:spacing w:after="0" w:line="360" w:lineRule="auto"/>
        <w:jc w:val="both"/>
        <w:rPr>
          <w:rFonts w:ascii="Arial" w:hAnsi="Arial" w:cs="Arial"/>
          <w:sz w:val="24"/>
          <w:szCs w:val="24"/>
        </w:rPr>
      </w:pPr>
      <w:r w:rsidRPr="00C471B6">
        <w:rPr>
          <w:rFonts w:ascii="Arial" w:hAnsi="Arial" w:cs="Arial"/>
          <w:sz w:val="24"/>
          <w:szCs w:val="24"/>
        </w:rPr>
        <w:t xml:space="preserve">Aplicativos de redes sociais, como o Facebook, que mostram conteúdos do </w:t>
      </w:r>
      <w:r w:rsidRPr="007F258E">
        <w:rPr>
          <w:rFonts w:ascii="Arial" w:hAnsi="Arial" w:cs="Arial"/>
          <w:i/>
          <w:iCs/>
          <w:sz w:val="24"/>
          <w:szCs w:val="24"/>
        </w:rPr>
        <w:t>feed</w:t>
      </w:r>
      <w:r w:rsidRPr="00C471B6">
        <w:rPr>
          <w:rFonts w:ascii="Arial" w:hAnsi="Arial" w:cs="Arial"/>
          <w:sz w:val="24"/>
          <w:szCs w:val="24"/>
        </w:rPr>
        <w:t xml:space="preserve"> com base nas interações passadas do usuário.</w:t>
      </w:r>
    </w:p>
    <w:p w14:paraId="36E90352" w14:textId="04D5CC67" w:rsidR="00987FB5" w:rsidRPr="00C471B6" w:rsidRDefault="00987FB5" w:rsidP="002D6A33">
      <w:pPr>
        <w:pStyle w:val="PargrafodaLista"/>
        <w:numPr>
          <w:ilvl w:val="0"/>
          <w:numId w:val="6"/>
        </w:numPr>
        <w:pBdr>
          <w:top w:val="nil"/>
          <w:left w:val="nil"/>
          <w:bottom w:val="nil"/>
          <w:right w:val="nil"/>
          <w:between w:val="nil"/>
        </w:pBdr>
        <w:spacing w:after="0" w:line="360" w:lineRule="auto"/>
        <w:jc w:val="both"/>
        <w:rPr>
          <w:rFonts w:ascii="Arial" w:hAnsi="Arial" w:cs="Arial"/>
          <w:sz w:val="24"/>
          <w:szCs w:val="24"/>
        </w:rPr>
      </w:pPr>
      <w:r w:rsidRPr="00C471B6">
        <w:rPr>
          <w:rFonts w:ascii="Arial" w:hAnsi="Arial" w:cs="Arial"/>
          <w:sz w:val="24"/>
          <w:szCs w:val="24"/>
        </w:rPr>
        <w:t xml:space="preserve">Aplicativos de </w:t>
      </w:r>
      <w:r w:rsidRPr="007F258E">
        <w:rPr>
          <w:rFonts w:ascii="Arial" w:hAnsi="Arial" w:cs="Arial"/>
          <w:i/>
          <w:iCs/>
          <w:sz w:val="24"/>
          <w:szCs w:val="24"/>
        </w:rPr>
        <w:t>e-commerce</w:t>
      </w:r>
      <w:r w:rsidRPr="00C471B6">
        <w:rPr>
          <w:rFonts w:ascii="Arial" w:hAnsi="Arial" w:cs="Arial"/>
          <w:sz w:val="24"/>
          <w:szCs w:val="24"/>
        </w:rPr>
        <w:t xml:space="preserve">, como a </w:t>
      </w:r>
      <w:r w:rsidRPr="00C320F3">
        <w:rPr>
          <w:rFonts w:ascii="Arial" w:hAnsi="Arial" w:cs="Arial"/>
          <w:i/>
          <w:iCs/>
          <w:sz w:val="24"/>
          <w:szCs w:val="24"/>
        </w:rPr>
        <w:t>Amazon</w:t>
      </w:r>
      <w:r w:rsidR="00C320F3">
        <w:rPr>
          <w:rStyle w:val="Refdenotaderodap"/>
          <w:rFonts w:ascii="Arial" w:hAnsi="Arial" w:cs="Arial"/>
          <w:i/>
          <w:iCs/>
          <w:sz w:val="24"/>
          <w:szCs w:val="24"/>
        </w:rPr>
        <w:footnoteReference w:id="2"/>
      </w:r>
      <w:r w:rsidRPr="00C471B6">
        <w:rPr>
          <w:rFonts w:ascii="Arial" w:hAnsi="Arial" w:cs="Arial"/>
          <w:sz w:val="24"/>
          <w:szCs w:val="24"/>
        </w:rPr>
        <w:t>, que recomendam produtos com base no histórico de compras e navegação do usuário.</w:t>
      </w:r>
    </w:p>
    <w:p w14:paraId="0D475F52" w14:textId="609BE8E8" w:rsidR="00987FB5" w:rsidRPr="005A1FD2" w:rsidRDefault="00987FB5" w:rsidP="007D1179">
      <w:pPr>
        <w:pStyle w:val="PargrafodaLista"/>
        <w:numPr>
          <w:ilvl w:val="0"/>
          <w:numId w:val="6"/>
        </w:numPr>
        <w:pBdr>
          <w:top w:val="nil"/>
          <w:left w:val="nil"/>
          <w:bottom w:val="nil"/>
          <w:right w:val="nil"/>
          <w:between w:val="nil"/>
        </w:pBdr>
        <w:spacing w:after="0" w:line="360" w:lineRule="auto"/>
        <w:jc w:val="both"/>
        <w:rPr>
          <w:rFonts w:ascii="Arial" w:hAnsi="Arial" w:cs="Arial"/>
          <w:sz w:val="24"/>
          <w:szCs w:val="24"/>
        </w:rPr>
      </w:pPr>
      <w:r w:rsidRPr="00C471B6">
        <w:rPr>
          <w:rFonts w:ascii="Arial" w:hAnsi="Arial" w:cs="Arial"/>
          <w:sz w:val="24"/>
          <w:szCs w:val="24"/>
        </w:rPr>
        <w:t xml:space="preserve">Aplicativos de notícias, como o </w:t>
      </w:r>
      <w:r w:rsidRPr="00C320F3">
        <w:rPr>
          <w:rFonts w:ascii="Arial" w:hAnsi="Arial" w:cs="Arial"/>
          <w:i/>
          <w:iCs/>
          <w:sz w:val="24"/>
          <w:szCs w:val="24"/>
        </w:rPr>
        <w:t>Flipboard</w:t>
      </w:r>
      <w:r w:rsidR="00C320F3">
        <w:rPr>
          <w:rStyle w:val="Refdenotaderodap"/>
          <w:rFonts w:ascii="Arial" w:hAnsi="Arial" w:cs="Arial"/>
          <w:i/>
          <w:iCs/>
          <w:sz w:val="24"/>
          <w:szCs w:val="24"/>
        </w:rPr>
        <w:footnoteReference w:id="3"/>
      </w:r>
      <w:r w:rsidRPr="00C471B6">
        <w:rPr>
          <w:rFonts w:ascii="Arial" w:hAnsi="Arial" w:cs="Arial"/>
          <w:sz w:val="24"/>
          <w:szCs w:val="24"/>
        </w:rPr>
        <w:t>, que ajustam as notícias exibidas de acordo com os interesses e histórico de leitura dos usuários.</w:t>
      </w:r>
    </w:p>
    <w:p w14:paraId="2B0A5E2A" w14:textId="77777777" w:rsidR="00987FB5" w:rsidRDefault="00987FB5" w:rsidP="005A1FD2">
      <w:pPr>
        <w:pStyle w:val="Ttulo3"/>
      </w:pPr>
      <w:bookmarkStart w:id="17" w:name="_Toc223367607"/>
      <w:r>
        <w:t>Customização</w:t>
      </w:r>
      <w:bookmarkEnd w:id="17"/>
    </w:p>
    <w:p w14:paraId="47CB47A6" w14:textId="2CCE129B" w:rsidR="00987FB5" w:rsidRDefault="00987FB5" w:rsidP="0020349B">
      <w:pPr>
        <w:pBdr>
          <w:top w:val="nil"/>
          <w:left w:val="nil"/>
          <w:bottom w:val="nil"/>
          <w:right w:val="nil"/>
          <w:between w:val="nil"/>
        </w:pBdr>
        <w:spacing w:after="0" w:line="360" w:lineRule="auto"/>
        <w:ind w:firstLine="568"/>
        <w:jc w:val="both"/>
        <w:rPr>
          <w:rFonts w:ascii="Arial" w:hAnsi="Arial" w:cs="Arial"/>
          <w:sz w:val="24"/>
          <w:szCs w:val="24"/>
        </w:rPr>
      </w:pPr>
      <w:r>
        <w:rPr>
          <w:rFonts w:ascii="Arial" w:hAnsi="Arial" w:cs="Arial"/>
          <w:sz w:val="24"/>
          <w:szCs w:val="24"/>
        </w:rPr>
        <w:t xml:space="preserve">O sistema </w:t>
      </w:r>
      <w:r w:rsidRPr="00C47ED3">
        <w:rPr>
          <w:rFonts w:ascii="Arial" w:hAnsi="Arial" w:cs="Arial"/>
          <w:sz w:val="24"/>
          <w:szCs w:val="24"/>
        </w:rPr>
        <w:t xml:space="preserve">permite ao usuário </w:t>
      </w:r>
      <w:r w:rsidR="00F3559E">
        <w:rPr>
          <w:rFonts w:ascii="Arial" w:hAnsi="Arial" w:cs="Arial"/>
          <w:sz w:val="24"/>
          <w:szCs w:val="24"/>
        </w:rPr>
        <w:t>customizar</w:t>
      </w:r>
      <w:r w:rsidRPr="00C47ED3">
        <w:rPr>
          <w:rFonts w:ascii="Arial" w:hAnsi="Arial" w:cs="Arial"/>
          <w:sz w:val="24"/>
          <w:szCs w:val="24"/>
        </w:rPr>
        <w:t xml:space="preserve"> ou alter</w:t>
      </w:r>
      <w:r w:rsidR="00F3559E">
        <w:rPr>
          <w:rFonts w:ascii="Arial" w:hAnsi="Arial" w:cs="Arial"/>
          <w:sz w:val="24"/>
          <w:szCs w:val="24"/>
        </w:rPr>
        <w:t>ar</w:t>
      </w:r>
      <w:r w:rsidRPr="00C47ED3">
        <w:rPr>
          <w:rFonts w:ascii="Arial" w:hAnsi="Arial" w:cs="Arial"/>
          <w:sz w:val="24"/>
          <w:szCs w:val="24"/>
        </w:rPr>
        <w:t xml:space="preserve"> elementos ou conteúdo para atender às suas necessidades específicas</w:t>
      </w:r>
      <w:r>
        <w:rPr>
          <w:rFonts w:ascii="Arial" w:hAnsi="Arial" w:cs="Arial"/>
          <w:sz w:val="24"/>
          <w:szCs w:val="24"/>
        </w:rPr>
        <w:t>. Por exemplo, alteração das configurações de fontes e/ou</w:t>
      </w:r>
      <w:r w:rsidRPr="00C47ED3">
        <w:rPr>
          <w:rFonts w:ascii="Arial" w:hAnsi="Arial" w:cs="Arial"/>
          <w:sz w:val="24"/>
          <w:szCs w:val="24"/>
        </w:rPr>
        <w:t xml:space="preserve"> </w:t>
      </w:r>
      <w:r>
        <w:rPr>
          <w:rFonts w:ascii="Arial" w:hAnsi="Arial" w:cs="Arial"/>
          <w:sz w:val="24"/>
          <w:szCs w:val="24"/>
        </w:rPr>
        <w:t xml:space="preserve">iluminação de </w:t>
      </w:r>
      <w:r w:rsidR="005814FB">
        <w:rPr>
          <w:rFonts w:ascii="Arial" w:hAnsi="Arial" w:cs="Arial"/>
          <w:sz w:val="24"/>
          <w:szCs w:val="24"/>
        </w:rPr>
        <w:t>tela etc.</w:t>
      </w:r>
      <w:r>
        <w:rPr>
          <w:rFonts w:ascii="Arial" w:hAnsi="Arial" w:cs="Arial"/>
          <w:sz w:val="24"/>
          <w:szCs w:val="24"/>
        </w:rPr>
        <w:t>, ou seja, o usuário tem a capacidade de modificar configurações, aparência ou funcionalidades do aplicativo ou adaptar um produto ou serviço de acordo com suas necessidades e preferências específicas. Nes</w:t>
      </w:r>
      <w:r w:rsidR="003036F7">
        <w:rPr>
          <w:rFonts w:ascii="Arial" w:hAnsi="Arial" w:cs="Arial"/>
          <w:sz w:val="24"/>
          <w:szCs w:val="24"/>
        </w:rPr>
        <w:t>t</w:t>
      </w:r>
      <w:r>
        <w:rPr>
          <w:rFonts w:ascii="Arial" w:hAnsi="Arial" w:cs="Arial"/>
          <w:sz w:val="24"/>
          <w:szCs w:val="24"/>
        </w:rPr>
        <w:t xml:space="preserve">e caso, o controle está na mão do usuário, que manualmente decide como quer que o produto ou serviço seja configurado. </w:t>
      </w:r>
    </w:p>
    <w:p w14:paraId="7EE3F187" w14:textId="04918D42" w:rsidR="00987FB5" w:rsidRDefault="00987FB5" w:rsidP="00987FB5">
      <w:p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lastRenderedPageBreak/>
        <w:tab/>
        <w:t xml:space="preserve">De acordo com Nielsen (1998), ao contrário da personalização, que é orientada pelo sistema, a customização é um processo de adaptação altamente orientado pelo usuário. Ele sustenta que a personalização é “impulsionada” por um computador que tenta servir páginas individualizadas ao usuário com base em alguma forma de modelo das necessidades desse usuário”, enquanto </w:t>
      </w:r>
      <w:r w:rsidR="00651D11">
        <w:rPr>
          <w:rFonts w:ascii="Arial" w:hAnsi="Arial" w:cs="Arial"/>
          <w:sz w:val="24"/>
          <w:szCs w:val="24"/>
        </w:rPr>
        <w:t>n</w:t>
      </w:r>
      <w:r>
        <w:rPr>
          <w:rFonts w:ascii="Arial" w:hAnsi="Arial" w:cs="Arial"/>
          <w:sz w:val="24"/>
          <w:szCs w:val="24"/>
        </w:rPr>
        <w:t>a customização, “o usuário seleciona explicitamente entre certas opções”.</w:t>
      </w:r>
      <w:r w:rsidR="00ED2E93">
        <w:rPr>
          <w:rFonts w:ascii="Arial" w:hAnsi="Arial" w:cs="Arial"/>
          <w:sz w:val="24"/>
          <w:szCs w:val="24"/>
        </w:rPr>
        <w:t xml:space="preserve"> </w:t>
      </w:r>
      <w:r w:rsidR="001B4BCF">
        <w:rPr>
          <w:rFonts w:ascii="Arial" w:hAnsi="Arial" w:cs="Arial"/>
          <w:sz w:val="24"/>
          <w:szCs w:val="24"/>
        </w:rPr>
        <w:t>Já</w:t>
      </w:r>
      <w:r w:rsidRPr="00ED2E93">
        <w:rPr>
          <w:rFonts w:ascii="Arial" w:hAnsi="Arial" w:cs="Arial"/>
          <w:sz w:val="24"/>
          <w:szCs w:val="24"/>
        </w:rPr>
        <w:t xml:space="preserve"> Treiblmaier </w:t>
      </w:r>
      <w:r w:rsidR="0039157E" w:rsidRPr="0039157E">
        <w:rPr>
          <w:rFonts w:ascii="Arial" w:hAnsi="Arial" w:cs="Arial"/>
          <w:i/>
          <w:iCs/>
          <w:sz w:val="24"/>
          <w:szCs w:val="24"/>
        </w:rPr>
        <w:t>et al.</w:t>
      </w:r>
      <w:r w:rsidRPr="00ED2E93">
        <w:rPr>
          <w:rFonts w:ascii="Arial" w:hAnsi="Arial" w:cs="Arial"/>
          <w:sz w:val="24"/>
          <w:szCs w:val="24"/>
        </w:rPr>
        <w:t xml:space="preserve"> (2004) afirmam que os usuários t</w:t>
      </w:r>
      <w:r w:rsidR="00852AE0" w:rsidRPr="00ED2E93">
        <w:rPr>
          <w:rFonts w:ascii="Arial" w:hAnsi="Arial" w:cs="Arial"/>
          <w:sz w:val="24"/>
          <w:szCs w:val="24"/>
        </w:rPr>
        <w:t>ê</w:t>
      </w:r>
      <w:r w:rsidRPr="00ED2E93">
        <w:rPr>
          <w:rFonts w:ascii="Arial" w:hAnsi="Arial" w:cs="Arial"/>
          <w:sz w:val="24"/>
          <w:szCs w:val="24"/>
        </w:rPr>
        <w:t>m papel relativamente passivo na personalização</w:t>
      </w:r>
      <w:r w:rsidR="00ED2E93" w:rsidRPr="00ED2E93">
        <w:rPr>
          <w:rFonts w:ascii="Arial" w:hAnsi="Arial" w:cs="Arial"/>
          <w:sz w:val="24"/>
          <w:szCs w:val="24"/>
        </w:rPr>
        <w:t>.</w:t>
      </w:r>
      <w:r>
        <w:rPr>
          <w:rFonts w:ascii="Arial" w:hAnsi="Arial" w:cs="Arial"/>
          <w:sz w:val="24"/>
          <w:szCs w:val="24"/>
        </w:rPr>
        <w:t xml:space="preserve"> </w:t>
      </w:r>
    </w:p>
    <w:p w14:paraId="09B5D1C4" w14:textId="77777777" w:rsidR="00987FB5" w:rsidRDefault="00987FB5" w:rsidP="00987FB5">
      <w:p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tab/>
        <w:t>Segundo Sundar e Marathe (2010) a capacidade de atuar ativamente imbuirá os usuários com um senso de controle e identidade tanto no processo de customização quanto no consumo do aplicativo e que a verdadeira inovação funcional não é que o conteúdo seja personalizado, mas que os usuários sejam capazes de realizar essa customização por conta própria, ou seja, que possam moldar a natureza do produto que consomem.</w:t>
      </w:r>
    </w:p>
    <w:p w14:paraId="015A9133" w14:textId="77777777" w:rsidR="00987FB5" w:rsidRDefault="00987FB5" w:rsidP="00987FB5">
      <w:p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tab/>
        <w:t>Podemos citar como exemplos:</w:t>
      </w:r>
    </w:p>
    <w:p w14:paraId="0A80FA5E" w14:textId="0F505F98" w:rsidR="00987FB5" w:rsidRPr="00BC69CD" w:rsidRDefault="00987FB5" w:rsidP="002D6A33">
      <w:pPr>
        <w:pStyle w:val="PargrafodaLista"/>
        <w:numPr>
          <w:ilvl w:val="0"/>
          <w:numId w:val="7"/>
        </w:numPr>
        <w:pBdr>
          <w:top w:val="nil"/>
          <w:left w:val="nil"/>
          <w:bottom w:val="nil"/>
          <w:right w:val="nil"/>
          <w:between w:val="nil"/>
        </w:pBdr>
        <w:spacing w:after="0" w:line="360" w:lineRule="auto"/>
        <w:jc w:val="both"/>
        <w:rPr>
          <w:rFonts w:ascii="Arial" w:hAnsi="Arial" w:cs="Arial"/>
          <w:sz w:val="24"/>
          <w:szCs w:val="24"/>
        </w:rPr>
      </w:pPr>
      <w:r w:rsidRPr="00BC69CD">
        <w:rPr>
          <w:rFonts w:ascii="Arial" w:hAnsi="Arial" w:cs="Arial"/>
          <w:sz w:val="24"/>
          <w:szCs w:val="24"/>
        </w:rPr>
        <w:t>Aplicativos de mensagens como o Whats</w:t>
      </w:r>
      <w:r w:rsidR="00F3559E">
        <w:rPr>
          <w:rFonts w:ascii="Arial" w:hAnsi="Arial" w:cs="Arial"/>
          <w:sz w:val="24"/>
          <w:szCs w:val="24"/>
        </w:rPr>
        <w:t>A</w:t>
      </w:r>
      <w:r w:rsidRPr="00BC69CD">
        <w:rPr>
          <w:rFonts w:ascii="Arial" w:hAnsi="Arial" w:cs="Arial"/>
          <w:sz w:val="24"/>
          <w:szCs w:val="24"/>
        </w:rPr>
        <w:t>pp</w:t>
      </w:r>
      <w:r w:rsidR="00C320F3">
        <w:rPr>
          <w:rStyle w:val="Refdenotaderodap"/>
          <w:rFonts w:ascii="Arial" w:hAnsi="Arial" w:cs="Arial"/>
          <w:sz w:val="24"/>
          <w:szCs w:val="24"/>
        </w:rPr>
        <w:footnoteReference w:id="4"/>
      </w:r>
      <w:r w:rsidRPr="00BC69CD">
        <w:rPr>
          <w:rFonts w:ascii="Arial" w:hAnsi="Arial" w:cs="Arial"/>
          <w:sz w:val="24"/>
          <w:szCs w:val="24"/>
        </w:rPr>
        <w:t>, onde os usuários podem alterar fundos do chat, notificações e várias outras configurações.</w:t>
      </w:r>
    </w:p>
    <w:p w14:paraId="11119B67" w14:textId="2D6FAA9F" w:rsidR="00987FB5" w:rsidRDefault="00987FB5" w:rsidP="002D6A33">
      <w:pPr>
        <w:pStyle w:val="PargrafodaLista"/>
        <w:numPr>
          <w:ilvl w:val="0"/>
          <w:numId w:val="7"/>
        </w:numPr>
        <w:pBdr>
          <w:top w:val="nil"/>
          <w:left w:val="nil"/>
          <w:bottom w:val="nil"/>
          <w:right w:val="nil"/>
          <w:between w:val="nil"/>
        </w:pBdr>
        <w:spacing w:after="0" w:line="360" w:lineRule="auto"/>
        <w:jc w:val="both"/>
        <w:rPr>
          <w:rFonts w:ascii="Arial" w:hAnsi="Arial" w:cs="Arial"/>
          <w:sz w:val="24"/>
          <w:szCs w:val="24"/>
        </w:rPr>
      </w:pPr>
      <w:r w:rsidRPr="00BC69CD">
        <w:rPr>
          <w:rFonts w:ascii="Arial" w:hAnsi="Arial" w:cs="Arial"/>
          <w:sz w:val="24"/>
          <w:szCs w:val="24"/>
        </w:rPr>
        <w:t>Aplicativos de saúde e fitness, tais como Samsung Hea</w:t>
      </w:r>
      <w:r w:rsidR="00C320F3">
        <w:rPr>
          <w:rFonts w:ascii="Arial" w:hAnsi="Arial" w:cs="Arial"/>
          <w:sz w:val="24"/>
          <w:szCs w:val="24"/>
        </w:rPr>
        <w:t>l</w:t>
      </w:r>
      <w:r w:rsidRPr="00BC69CD">
        <w:rPr>
          <w:rFonts w:ascii="Arial" w:hAnsi="Arial" w:cs="Arial"/>
          <w:sz w:val="24"/>
          <w:szCs w:val="24"/>
        </w:rPr>
        <w:t>th</w:t>
      </w:r>
      <w:r w:rsidR="00C320F3">
        <w:rPr>
          <w:rStyle w:val="Refdenotaderodap"/>
          <w:rFonts w:ascii="Arial" w:hAnsi="Arial" w:cs="Arial"/>
          <w:sz w:val="24"/>
          <w:szCs w:val="24"/>
        </w:rPr>
        <w:footnoteReference w:id="5"/>
      </w:r>
      <w:r w:rsidRPr="00BC69CD">
        <w:rPr>
          <w:rFonts w:ascii="Arial" w:hAnsi="Arial" w:cs="Arial"/>
          <w:sz w:val="24"/>
          <w:szCs w:val="24"/>
        </w:rPr>
        <w:t>, MyFitnessPal</w:t>
      </w:r>
      <w:r w:rsidR="00C320F3">
        <w:rPr>
          <w:rStyle w:val="Refdenotaderodap"/>
          <w:rFonts w:ascii="Arial" w:hAnsi="Arial" w:cs="Arial"/>
          <w:sz w:val="24"/>
          <w:szCs w:val="24"/>
        </w:rPr>
        <w:footnoteReference w:id="6"/>
      </w:r>
      <w:r w:rsidRPr="00BC69CD">
        <w:rPr>
          <w:rFonts w:ascii="Arial" w:hAnsi="Arial" w:cs="Arial"/>
          <w:sz w:val="24"/>
          <w:szCs w:val="24"/>
        </w:rPr>
        <w:t>, onde os usuários podem configurar metas pessoa</w:t>
      </w:r>
      <w:r w:rsidR="00E30F4B">
        <w:rPr>
          <w:rFonts w:ascii="Arial" w:hAnsi="Arial" w:cs="Arial"/>
          <w:sz w:val="24"/>
          <w:szCs w:val="24"/>
        </w:rPr>
        <w:t>i</w:t>
      </w:r>
      <w:r w:rsidRPr="00BC69CD">
        <w:rPr>
          <w:rFonts w:ascii="Arial" w:hAnsi="Arial" w:cs="Arial"/>
          <w:sz w:val="24"/>
          <w:szCs w:val="24"/>
        </w:rPr>
        <w:t>s, ajustar o tipo de exercícios e personalizar hábitos alimentares.</w:t>
      </w:r>
    </w:p>
    <w:p w14:paraId="6B8386AF" w14:textId="7A754F89" w:rsidR="00987FB5" w:rsidRPr="00BC69CD" w:rsidRDefault="00987FB5" w:rsidP="007D1179">
      <w:pPr>
        <w:pStyle w:val="PargrafodaLista"/>
        <w:numPr>
          <w:ilvl w:val="0"/>
          <w:numId w:val="7"/>
        </w:numPr>
        <w:pBdr>
          <w:top w:val="nil"/>
          <w:left w:val="nil"/>
          <w:bottom w:val="nil"/>
          <w:right w:val="nil"/>
          <w:between w:val="nil"/>
        </w:pBdr>
        <w:spacing w:after="0" w:line="360" w:lineRule="auto"/>
        <w:ind w:left="714" w:hanging="357"/>
        <w:jc w:val="both"/>
        <w:rPr>
          <w:rFonts w:ascii="Arial" w:hAnsi="Arial" w:cs="Arial"/>
          <w:sz w:val="24"/>
          <w:szCs w:val="24"/>
        </w:rPr>
      </w:pPr>
      <w:r>
        <w:rPr>
          <w:rFonts w:ascii="Arial" w:hAnsi="Arial" w:cs="Arial"/>
          <w:sz w:val="24"/>
          <w:szCs w:val="24"/>
        </w:rPr>
        <w:t xml:space="preserve">Sistemas Operacionais, como o Windows, Linux, Android, </w:t>
      </w:r>
      <w:r w:rsidR="004969E7">
        <w:rPr>
          <w:rFonts w:ascii="Arial" w:hAnsi="Arial" w:cs="Arial"/>
          <w:sz w:val="24"/>
          <w:szCs w:val="24"/>
        </w:rPr>
        <w:t>i</w:t>
      </w:r>
      <w:r>
        <w:rPr>
          <w:rFonts w:ascii="Arial" w:hAnsi="Arial" w:cs="Arial"/>
          <w:sz w:val="24"/>
          <w:szCs w:val="24"/>
        </w:rPr>
        <w:t>O</w:t>
      </w:r>
      <w:r w:rsidR="00F3559E">
        <w:rPr>
          <w:rFonts w:ascii="Arial" w:hAnsi="Arial" w:cs="Arial"/>
          <w:sz w:val="24"/>
          <w:szCs w:val="24"/>
        </w:rPr>
        <w:t>S</w:t>
      </w:r>
      <w:r>
        <w:rPr>
          <w:rFonts w:ascii="Arial" w:hAnsi="Arial" w:cs="Arial"/>
          <w:sz w:val="24"/>
          <w:szCs w:val="24"/>
        </w:rPr>
        <w:t xml:space="preserve">, onde usuários podem alterar temas, </w:t>
      </w:r>
      <w:r w:rsidRPr="00766F89">
        <w:rPr>
          <w:rFonts w:ascii="Arial" w:hAnsi="Arial" w:cs="Arial"/>
          <w:i/>
          <w:iCs/>
          <w:sz w:val="24"/>
          <w:szCs w:val="24"/>
        </w:rPr>
        <w:t>layout</w:t>
      </w:r>
      <w:r>
        <w:rPr>
          <w:rFonts w:ascii="Arial" w:hAnsi="Arial" w:cs="Arial"/>
          <w:sz w:val="24"/>
          <w:szCs w:val="24"/>
        </w:rPr>
        <w:t xml:space="preserve"> do </w:t>
      </w:r>
      <w:r w:rsidRPr="007F258E">
        <w:rPr>
          <w:rFonts w:ascii="Arial" w:hAnsi="Arial" w:cs="Arial"/>
          <w:i/>
          <w:iCs/>
          <w:sz w:val="24"/>
          <w:szCs w:val="24"/>
        </w:rPr>
        <w:t>desktop</w:t>
      </w:r>
      <w:r>
        <w:rPr>
          <w:rFonts w:ascii="Arial" w:hAnsi="Arial" w:cs="Arial"/>
          <w:sz w:val="24"/>
          <w:szCs w:val="24"/>
        </w:rPr>
        <w:t xml:space="preserve"> e configurações do sistema.</w:t>
      </w:r>
    </w:p>
    <w:p w14:paraId="4FB43EFA" w14:textId="77777777" w:rsidR="00987FB5" w:rsidRDefault="00987FB5" w:rsidP="005A1FD2">
      <w:pPr>
        <w:pStyle w:val="Ttulo3"/>
      </w:pPr>
      <w:bookmarkStart w:id="18" w:name="_Toc223367608"/>
      <w:r w:rsidRPr="005A1FD2">
        <w:t>Requisitos</w:t>
      </w:r>
      <w:bookmarkEnd w:id="18"/>
    </w:p>
    <w:p w14:paraId="17A70F1B" w14:textId="5B07BD63" w:rsidR="00EF4599" w:rsidRPr="00233F47" w:rsidRDefault="005F7219" w:rsidP="00987FB5">
      <w:pPr>
        <w:spacing w:after="0" w:line="360" w:lineRule="auto"/>
        <w:ind w:firstLine="709"/>
        <w:jc w:val="both"/>
        <w:rPr>
          <w:rFonts w:ascii="Arial" w:hAnsi="Arial" w:cs="Arial"/>
          <w:sz w:val="24"/>
          <w:szCs w:val="24"/>
        </w:rPr>
      </w:pPr>
      <w:r w:rsidRPr="00233F47">
        <w:rPr>
          <w:rFonts w:ascii="Arial" w:hAnsi="Arial" w:cs="Arial"/>
          <w:sz w:val="24"/>
          <w:szCs w:val="24"/>
        </w:rPr>
        <w:t>Segundo Sommerville (201</w:t>
      </w:r>
      <w:r w:rsidR="00BD0CA3">
        <w:rPr>
          <w:rFonts w:ascii="Arial" w:hAnsi="Arial" w:cs="Arial"/>
          <w:sz w:val="24"/>
          <w:szCs w:val="24"/>
        </w:rPr>
        <w:t>9</w:t>
      </w:r>
      <w:r w:rsidRPr="00233F47">
        <w:rPr>
          <w:rFonts w:ascii="Arial" w:hAnsi="Arial" w:cs="Arial"/>
          <w:sz w:val="24"/>
          <w:szCs w:val="24"/>
        </w:rPr>
        <w:t xml:space="preserve">), </w:t>
      </w:r>
      <w:r w:rsidRPr="00233F47">
        <w:rPr>
          <w:rFonts w:ascii="Arial" w:hAnsi="Arial" w:cs="Arial"/>
          <w:i/>
          <w:iCs/>
          <w:sz w:val="24"/>
          <w:szCs w:val="24"/>
        </w:rPr>
        <w:t>“os requisitos de um sistema são a descrição do que um sistema deve fazer, os serviços que oferece</w:t>
      </w:r>
      <w:r w:rsidR="004F0139" w:rsidRPr="00233F47">
        <w:rPr>
          <w:rFonts w:ascii="Arial" w:hAnsi="Arial" w:cs="Arial"/>
          <w:i/>
          <w:iCs/>
          <w:sz w:val="24"/>
          <w:szCs w:val="24"/>
        </w:rPr>
        <w:t>m</w:t>
      </w:r>
      <w:r w:rsidRPr="00233F47">
        <w:rPr>
          <w:rFonts w:ascii="Arial" w:hAnsi="Arial" w:cs="Arial"/>
          <w:i/>
          <w:iCs/>
          <w:sz w:val="24"/>
          <w:szCs w:val="24"/>
        </w:rPr>
        <w:t xml:space="preserve"> e as restrições a seu funcionamento”</w:t>
      </w:r>
      <w:r w:rsidRPr="00233F47">
        <w:rPr>
          <w:rFonts w:ascii="Arial" w:hAnsi="Arial" w:cs="Arial"/>
          <w:sz w:val="24"/>
          <w:szCs w:val="24"/>
        </w:rPr>
        <w:t xml:space="preserve">. </w:t>
      </w:r>
      <w:r w:rsidR="00987FB5" w:rsidRPr="00233F47">
        <w:rPr>
          <w:rFonts w:ascii="Arial" w:hAnsi="Arial" w:cs="Arial"/>
          <w:sz w:val="24"/>
          <w:szCs w:val="24"/>
        </w:rPr>
        <w:t xml:space="preserve">Para a engenharia de software, o primeiro passo para o desenvolvimento de uma aplicação é entender seus requisitos, pois é a partir deles que o trabalho de design e desenvolvimento de sistemas se direciona. </w:t>
      </w:r>
    </w:p>
    <w:p w14:paraId="5ABC0727" w14:textId="612E6147" w:rsidR="00EF4599" w:rsidRPr="00233F47" w:rsidRDefault="00EF4599" w:rsidP="00EF4599">
      <w:pPr>
        <w:spacing w:after="0" w:line="360" w:lineRule="auto"/>
        <w:ind w:firstLine="709"/>
        <w:jc w:val="both"/>
        <w:rPr>
          <w:rFonts w:ascii="Arial" w:hAnsi="Arial" w:cs="Arial"/>
          <w:sz w:val="24"/>
          <w:szCs w:val="24"/>
        </w:rPr>
      </w:pPr>
      <w:r w:rsidRPr="00233F47">
        <w:rPr>
          <w:rFonts w:ascii="Arial" w:hAnsi="Arial" w:cs="Arial"/>
          <w:sz w:val="24"/>
          <w:szCs w:val="24"/>
        </w:rPr>
        <w:lastRenderedPageBreak/>
        <w:t>Os requisitos podem ser classificados em funcionais ou não funcionais. Requisitos funcionais descrevem os serviços que o sistema deve oferecer, seu comportamento diante de entradas e saídas e suas respostas a determinadas situações. Já os requisitos não funcionais dizem respeito a restrições e atributos de qualidade associados aos serviços ou funções do sistema</w:t>
      </w:r>
      <w:r w:rsidR="00E30F4B">
        <w:rPr>
          <w:rFonts w:ascii="Arial" w:hAnsi="Arial" w:cs="Arial"/>
          <w:sz w:val="24"/>
          <w:szCs w:val="24"/>
        </w:rPr>
        <w:t xml:space="preserve"> (</w:t>
      </w:r>
      <w:r w:rsidR="00DF2EAC" w:rsidRPr="00E30F4B">
        <w:rPr>
          <w:rFonts w:ascii="Arial" w:hAnsi="Arial" w:cs="Arial"/>
          <w:sz w:val="24"/>
          <w:szCs w:val="24"/>
        </w:rPr>
        <w:t>Sommerville</w:t>
      </w:r>
      <w:r w:rsidR="00E30F4B" w:rsidRPr="00E30F4B">
        <w:rPr>
          <w:rFonts w:ascii="Arial" w:hAnsi="Arial" w:cs="Arial"/>
          <w:sz w:val="24"/>
          <w:szCs w:val="24"/>
        </w:rPr>
        <w:t xml:space="preserve">, 2019; </w:t>
      </w:r>
      <w:r w:rsidR="00DF2EAC" w:rsidRPr="00E30F4B">
        <w:rPr>
          <w:rFonts w:ascii="Arial" w:hAnsi="Arial" w:cs="Arial"/>
          <w:sz w:val="24"/>
          <w:szCs w:val="24"/>
        </w:rPr>
        <w:t>Pressman</w:t>
      </w:r>
      <w:r w:rsidR="00E30F4B" w:rsidRPr="00E30F4B">
        <w:rPr>
          <w:rFonts w:ascii="Arial" w:hAnsi="Arial" w:cs="Arial"/>
          <w:sz w:val="24"/>
          <w:szCs w:val="24"/>
        </w:rPr>
        <w:t xml:space="preserve">; </w:t>
      </w:r>
      <w:r w:rsidR="00DF2EAC" w:rsidRPr="00E30F4B">
        <w:rPr>
          <w:rFonts w:ascii="Arial" w:hAnsi="Arial" w:cs="Arial"/>
          <w:sz w:val="24"/>
          <w:szCs w:val="24"/>
        </w:rPr>
        <w:t>Maxim</w:t>
      </w:r>
      <w:r w:rsidR="00E30F4B" w:rsidRPr="00E30F4B">
        <w:rPr>
          <w:rFonts w:ascii="Arial" w:hAnsi="Arial" w:cs="Arial"/>
          <w:sz w:val="24"/>
          <w:szCs w:val="24"/>
        </w:rPr>
        <w:t>, 2016).</w:t>
      </w:r>
    </w:p>
    <w:p w14:paraId="263FB836" w14:textId="4C9B6572" w:rsidR="0039566D" w:rsidRPr="0039566D" w:rsidRDefault="0039566D" w:rsidP="0039566D">
      <w:pPr>
        <w:spacing w:after="0" w:line="360" w:lineRule="auto"/>
        <w:ind w:firstLine="709"/>
        <w:jc w:val="both"/>
        <w:rPr>
          <w:rFonts w:ascii="Arial" w:hAnsi="Arial" w:cs="Arial"/>
          <w:sz w:val="24"/>
          <w:szCs w:val="24"/>
        </w:rPr>
      </w:pPr>
      <w:r w:rsidRPr="0039566D">
        <w:rPr>
          <w:rFonts w:ascii="Arial" w:hAnsi="Arial" w:cs="Arial"/>
          <w:sz w:val="24"/>
          <w:szCs w:val="24"/>
        </w:rPr>
        <w:t>Considerando o escopo deste trabalho, a acessibilidade é compreendida, em seu nível mais abstrato, como um requisito não funcional, por se caracterizar como um atributo de qualidade do sistema, associado à sua capacidade de ser utilizado por diferentes perfis de usuários. Na Engenharia de Software, requisitos não funcionais são definidos como restrições ou atributos de qualidade que incidem sobre os serviços oferecidos pelo sistema, influenciando sua usabilidade, confiabilidade, desempenho ou outras propriedades globais (</w:t>
      </w:r>
      <w:r w:rsidR="00DF2EAC" w:rsidRPr="0039566D">
        <w:rPr>
          <w:rFonts w:ascii="Arial" w:hAnsi="Arial" w:cs="Arial"/>
          <w:sz w:val="24"/>
          <w:szCs w:val="24"/>
        </w:rPr>
        <w:t>Sommerville</w:t>
      </w:r>
      <w:r w:rsidRPr="0039566D">
        <w:rPr>
          <w:rFonts w:ascii="Arial" w:hAnsi="Arial" w:cs="Arial"/>
          <w:sz w:val="24"/>
          <w:szCs w:val="24"/>
        </w:rPr>
        <w:t>, 2019). No modelo de qualidade ISO/IEC 25010, a acessibilidade é tratada como subcaracterística da usabilidade, relacionada à capacidade do produto de ser utilizado por pessoas com a mais ampla gama de características e capacidades (ISO/IEC, 2011).</w:t>
      </w:r>
    </w:p>
    <w:p w14:paraId="758AC7F4" w14:textId="76E46C5A" w:rsidR="0039566D" w:rsidRPr="0039566D" w:rsidRDefault="0039566D" w:rsidP="0039566D">
      <w:pPr>
        <w:spacing w:after="0" w:line="360" w:lineRule="auto"/>
        <w:ind w:firstLine="709"/>
        <w:jc w:val="both"/>
        <w:rPr>
          <w:rFonts w:ascii="Arial" w:hAnsi="Arial" w:cs="Arial"/>
          <w:sz w:val="24"/>
          <w:szCs w:val="24"/>
        </w:rPr>
      </w:pPr>
      <w:r w:rsidRPr="0039566D">
        <w:rPr>
          <w:rFonts w:ascii="Arial" w:hAnsi="Arial" w:cs="Arial"/>
          <w:sz w:val="24"/>
          <w:szCs w:val="24"/>
        </w:rPr>
        <w:t>Entretanto, atributos de qualidade não se materializam diretamente no código do sistema. Para que possam ser implementados, avaliados e validados, é necessário desdobrá-los em requisitos funcionais que especifiquem comportamentos observáveis e verificáveis. Assim, no contexto desta pesquisa, a acessibilidade — enquanto requisito não funcional — é operacionalizada por meio de requisitos funcionais derivados, que descrevem mecanismos concretos como opções de configuração, adaptação de interface, controle de contraste, ajuste tipográfico e formas alternativas de interação. Esse processo caracteriza o refinamento de requisitos, no qual atributos de qualidade são traduzidos em funcionalidades específicas capazes de concretizar o objetivo não funcional declarado (</w:t>
      </w:r>
      <w:r w:rsidR="00DF2EAC" w:rsidRPr="0039566D">
        <w:rPr>
          <w:rFonts w:ascii="Arial" w:hAnsi="Arial" w:cs="Arial"/>
          <w:sz w:val="24"/>
          <w:szCs w:val="24"/>
        </w:rPr>
        <w:t>Sommerville</w:t>
      </w:r>
      <w:r w:rsidRPr="0039566D">
        <w:rPr>
          <w:rFonts w:ascii="Arial" w:hAnsi="Arial" w:cs="Arial"/>
          <w:sz w:val="24"/>
          <w:szCs w:val="24"/>
        </w:rPr>
        <w:t>, 2019).</w:t>
      </w:r>
    </w:p>
    <w:p w14:paraId="6825E1C3" w14:textId="77777777" w:rsidR="0039566D" w:rsidRPr="0039566D" w:rsidRDefault="0039566D" w:rsidP="0039566D">
      <w:pPr>
        <w:spacing w:after="0" w:line="360" w:lineRule="auto"/>
        <w:ind w:firstLine="709"/>
        <w:jc w:val="both"/>
        <w:rPr>
          <w:rFonts w:ascii="Arial" w:hAnsi="Arial" w:cs="Arial"/>
          <w:sz w:val="24"/>
          <w:szCs w:val="24"/>
        </w:rPr>
      </w:pPr>
      <w:r w:rsidRPr="0039566D">
        <w:rPr>
          <w:rFonts w:ascii="Arial" w:hAnsi="Arial" w:cs="Arial"/>
          <w:sz w:val="24"/>
          <w:szCs w:val="24"/>
        </w:rPr>
        <w:t xml:space="preserve">O mapeamento entre acessibilidade (atributo de qualidade) e funcionalidades implementáveis permite que o requisito não funcional deixe de ser apenas uma declaração abstrata e passe a constituir um conjunto estruturado de comportamentos verificáveis no sistema. Para realizar esse mapeamento de forma consistente, torna-se necessário sistematizar a definição dos requisitos e considerar as necessidades dos usuários no contexto de uso. A utilização de diretrizes consolidadas pode auxiliar nessa etapa, ao oferecer parâmetros reconhecidos de acessibilidade; contudo, tais diretrizes frequentemente apresentam elevado grau de abstração ou escopo genérico, </w:t>
      </w:r>
      <w:r w:rsidRPr="0039566D">
        <w:rPr>
          <w:rFonts w:ascii="Arial" w:hAnsi="Arial" w:cs="Arial"/>
          <w:sz w:val="24"/>
          <w:szCs w:val="24"/>
        </w:rPr>
        <w:lastRenderedPageBreak/>
        <w:t>demandando interpretação e adaptação ao tipo específico de sistema em desenvolvimento.</w:t>
      </w:r>
    </w:p>
    <w:p w14:paraId="6A4E0590" w14:textId="6D611D82" w:rsidR="00987FB5" w:rsidRDefault="00987FB5" w:rsidP="00C4310D">
      <w:pPr>
        <w:pStyle w:val="Ttulo3"/>
      </w:pPr>
      <w:bookmarkStart w:id="19" w:name="_Toc223367609"/>
      <w:bookmarkStart w:id="20" w:name="_Hlk216976879"/>
      <w:r>
        <w:t>D</w:t>
      </w:r>
      <w:r w:rsidRPr="00D422EB">
        <w:t xml:space="preserve">iretrizes </w:t>
      </w:r>
      <w:r w:rsidR="009D4254">
        <w:t xml:space="preserve">no </w:t>
      </w:r>
      <w:r w:rsidR="009D4254" w:rsidRPr="00C4310D">
        <w:t>Contexto</w:t>
      </w:r>
      <w:r w:rsidR="009D4254">
        <w:t xml:space="preserve"> do Desenvolvimento de Software</w:t>
      </w:r>
      <w:bookmarkEnd w:id="19"/>
    </w:p>
    <w:bookmarkEnd w:id="20"/>
    <w:p w14:paraId="68D68950" w14:textId="454BCF1D" w:rsidR="009D4254" w:rsidRPr="009D4254" w:rsidRDefault="009D4254" w:rsidP="009D4254">
      <w:pPr>
        <w:spacing w:after="0" w:line="360" w:lineRule="auto"/>
        <w:ind w:firstLine="709"/>
        <w:jc w:val="both"/>
        <w:rPr>
          <w:rFonts w:ascii="Arial" w:hAnsi="Arial" w:cs="Arial"/>
          <w:sz w:val="24"/>
          <w:szCs w:val="24"/>
        </w:rPr>
      </w:pPr>
      <w:r w:rsidRPr="009D4254">
        <w:rPr>
          <w:rFonts w:ascii="Arial" w:hAnsi="Arial" w:cs="Arial"/>
          <w:sz w:val="24"/>
          <w:szCs w:val="24"/>
        </w:rPr>
        <w:t>Diretrizes podem ser compreendidas como orientações, guias, normas ou conjuntos de instruções que estabelecem um caminho a ser seguido, definindo cursos de ação, padrões ou procedimentos que orientam o desenvolvimento, a implementação e o uso de sistemas computacionais. Seu objetivo principal é assegurar consistência, segurança, eficiência e interoperabilidade em diferentes aspectos da computação, incluindo programação, arquitetura de sistemas e segurança da informação.</w:t>
      </w:r>
    </w:p>
    <w:p w14:paraId="095EB681" w14:textId="646FCC91" w:rsidR="009D4254" w:rsidRPr="009D4254" w:rsidRDefault="009D4254" w:rsidP="009D4254">
      <w:pPr>
        <w:spacing w:after="0" w:line="360" w:lineRule="auto"/>
        <w:ind w:firstLine="709"/>
        <w:jc w:val="both"/>
        <w:rPr>
          <w:rFonts w:ascii="Arial" w:hAnsi="Arial" w:cs="Arial"/>
          <w:sz w:val="24"/>
          <w:szCs w:val="24"/>
        </w:rPr>
      </w:pPr>
      <w:r w:rsidRPr="009D4254">
        <w:rPr>
          <w:rFonts w:ascii="Arial" w:hAnsi="Arial" w:cs="Arial"/>
          <w:sz w:val="24"/>
          <w:szCs w:val="24"/>
        </w:rPr>
        <w:t>No contexto do desenvolvimento de software, as diretrizes são utilizadas para nortear ações e apoiar a tomada de decisões ao longo do ciclo de vida de um sistema. Podem ser entendidas como linhas gerais que orientam o desenvolvimento, sem prescrever soluções técnicas específicas. De acordo com Sommerville (201</w:t>
      </w:r>
      <w:r>
        <w:rPr>
          <w:rFonts w:ascii="Arial" w:hAnsi="Arial" w:cs="Arial"/>
          <w:sz w:val="24"/>
          <w:szCs w:val="24"/>
        </w:rPr>
        <w:t>9</w:t>
      </w:r>
      <w:r w:rsidRPr="009D4254">
        <w:rPr>
          <w:rFonts w:ascii="Arial" w:hAnsi="Arial" w:cs="Arial"/>
          <w:sz w:val="24"/>
          <w:szCs w:val="24"/>
        </w:rPr>
        <w:t>) e Pressman</w:t>
      </w:r>
      <w:r w:rsidR="008066E4">
        <w:rPr>
          <w:rFonts w:ascii="Arial" w:hAnsi="Arial" w:cs="Arial"/>
          <w:sz w:val="24"/>
          <w:szCs w:val="24"/>
        </w:rPr>
        <w:t xml:space="preserve"> e Maxim</w:t>
      </w:r>
      <w:r w:rsidRPr="009D4254">
        <w:rPr>
          <w:rFonts w:ascii="Arial" w:hAnsi="Arial" w:cs="Arial"/>
          <w:sz w:val="24"/>
          <w:szCs w:val="24"/>
        </w:rPr>
        <w:t xml:space="preserve"> (2016), diretrizes tendem a ser formuladas de maneira independente de tecnologias específicas, mantendo um nível de abstração que reduz o risco de obsolescência e amplia sua aplicabilidade a diferentes contextos e tipos de aplicações.</w:t>
      </w:r>
    </w:p>
    <w:p w14:paraId="0EED67D7" w14:textId="0754AE78" w:rsidR="0039566D" w:rsidRDefault="0039566D" w:rsidP="00987FB5">
      <w:pPr>
        <w:spacing w:after="0" w:line="360" w:lineRule="auto"/>
        <w:ind w:firstLine="709"/>
        <w:jc w:val="both"/>
        <w:rPr>
          <w:rFonts w:ascii="Arial" w:hAnsi="Arial" w:cs="Arial"/>
          <w:sz w:val="24"/>
          <w:szCs w:val="24"/>
        </w:rPr>
      </w:pPr>
      <w:r w:rsidRPr="0039566D">
        <w:rPr>
          <w:rFonts w:ascii="Arial" w:hAnsi="Arial" w:cs="Arial"/>
          <w:sz w:val="24"/>
          <w:szCs w:val="24"/>
        </w:rPr>
        <w:t xml:space="preserve">Nesse sentido, diretrizes podem ser compreendidas como orientações ou recomendações que estabelecem princípios, políticas ou procedimentos destinados a orientar e padronizar processos, com o objetivo de promover qualidade, segurança e eficiência nas atividades desenvolvidas. Diferentemente de especificações técnicas estritamente prescritivas, que descrevem requisitos formais e verificáveis, diretrizes possuem caráter orientativo, oferecendo parâmetros de referência que admitem interpretação e adaptação conforme o contexto de aplicação (ISO/IEC, 2011; </w:t>
      </w:r>
      <w:r w:rsidR="00DF2EAC" w:rsidRPr="0039566D">
        <w:rPr>
          <w:rFonts w:ascii="Arial" w:hAnsi="Arial" w:cs="Arial"/>
          <w:sz w:val="24"/>
          <w:szCs w:val="24"/>
        </w:rPr>
        <w:t>Sommerville</w:t>
      </w:r>
      <w:r w:rsidRPr="0039566D">
        <w:rPr>
          <w:rFonts w:ascii="Arial" w:hAnsi="Arial" w:cs="Arial"/>
          <w:sz w:val="24"/>
          <w:szCs w:val="24"/>
        </w:rPr>
        <w:t xml:space="preserve">, 2019). Na área de Interação Humano-Computador, </w:t>
      </w:r>
      <w:r w:rsidRPr="0039566D">
        <w:rPr>
          <w:rFonts w:ascii="Arial" w:hAnsi="Arial" w:cs="Arial"/>
          <w:i/>
          <w:iCs/>
          <w:sz w:val="24"/>
          <w:szCs w:val="24"/>
        </w:rPr>
        <w:t>guidelines</w:t>
      </w:r>
      <w:r w:rsidRPr="0039566D">
        <w:rPr>
          <w:rFonts w:ascii="Arial" w:hAnsi="Arial" w:cs="Arial"/>
          <w:sz w:val="24"/>
          <w:szCs w:val="24"/>
        </w:rPr>
        <w:t xml:space="preserve"> são frequentemente descritas como recomendações baseadas em boas práticas e evidências empíricas, que orientam decisões de projeto sem impor soluções únicas ou rigidamente definidas (</w:t>
      </w:r>
      <w:r w:rsidR="00DF2EAC" w:rsidRPr="0039566D">
        <w:rPr>
          <w:rFonts w:ascii="Arial" w:hAnsi="Arial" w:cs="Arial"/>
          <w:sz w:val="24"/>
          <w:szCs w:val="24"/>
        </w:rPr>
        <w:t>Nielsen</w:t>
      </w:r>
      <w:r w:rsidRPr="0039566D">
        <w:rPr>
          <w:rFonts w:ascii="Arial" w:hAnsi="Arial" w:cs="Arial"/>
          <w:sz w:val="24"/>
          <w:szCs w:val="24"/>
        </w:rPr>
        <w:t>, 199</w:t>
      </w:r>
      <w:r>
        <w:rPr>
          <w:rFonts w:ascii="Arial" w:hAnsi="Arial" w:cs="Arial"/>
          <w:sz w:val="24"/>
          <w:szCs w:val="24"/>
        </w:rPr>
        <w:t>3</w:t>
      </w:r>
      <w:r w:rsidRPr="0039566D">
        <w:rPr>
          <w:rFonts w:ascii="Arial" w:hAnsi="Arial" w:cs="Arial"/>
          <w:sz w:val="24"/>
          <w:szCs w:val="24"/>
        </w:rPr>
        <w:t>).</w:t>
      </w:r>
    </w:p>
    <w:p w14:paraId="25539501" w14:textId="48A38A41" w:rsidR="00987FB5" w:rsidRDefault="00987FB5" w:rsidP="00987FB5">
      <w:pPr>
        <w:spacing w:after="0" w:line="360" w:lineRule="auto"/>
        <w:ind w:firstLine="709"/>
        <w:jc w:val="both"/>
        <w:rPr>
          <w:rFonts w:ascii="Arial" w:hAnsi="Arial" w:cs="Arial"/>
          <w:sz w:val="24"/>
          <w:szCs w:val="24"/>
        </w:rPr>
      </w:pPr>
      <w:r>
        <w:rPr>
          <w:rFonts w:ascii="Arial" w:hAnsi="Arial" w:cs="Arial"/>
          <w:sz w:val="24"/>
          <w:szCs w:val="24"/>
        </w:rPr>
        <w:t>P</w:t>
      </w:r>
      <w:r w:rsidRPr="00D422EB">
        <w:rPr>
          <w:rFonts w:ascii="Arial" w:hAnsi="Arial" w:cs="Arial"/>
          <w:sz w:val="24"/>
          <w:szCs w:val="24"/>
        </w:rPr>
        <w:t>or serem mais genéricas, as diretrizes geram um desafio para que os desenvolvedores possam entendê-las</w:t>
      </w:r>
      <w:r w:rsidR="00312CD6">
        <w:rPr>
          <w:rFonts w:ascii="Arial" w:hAnsi="Arial" w:cs="Arial"/>
          <w:sz w:val="24"/>
          <w:szCs w:val="24"/>
        </w:rPr>
        <w:t xml:space="preserve"> e transformá-las</w:t>
      </w:r>
      <w:r w:rsidRPr="00D422EB">
        <w:rPr>
          <w:rFonts w:ascii="Arial" w:hAnsi="Arial" w:cs="Arial"/>
          <w:sz w:val="24"/>
          <w:szCs w:val="24"/>
        </w:rPr>
        <w:t xml:space="preserve"> em funcionalidades do sistema</w:t>
      </w:r>
      <w:r w:rsidR="00312CD6">
        <w:rPr>
          <w:rFonts w:ascii="Arial" w:hAnsi="Arial" w:cs="Arial"/>
          <w:sz w:val="24"/>
          <w:szCs w:val="24"/>
        </w:rPr>
        <w:t xml:space="preserve">. Uma diretriz pode se transformar em um ou mais requisitos de um sistema. </w:t>
      </w:r>
      <w:r w:rsidR="00312CD6">
        <w:rPr>
          <w:rFonts w:ascii="Arial" w:hAnsi="Arial" w:cs="Arial"/>
          <w:sz w:val="24"/>
          <w:szCs w:val="24"/>
        </w:rPr>
        <w:lastRenderedPageBreak/>
        <w:t>E uma de suas características é que devem ser descritas de maneira que seu entendimento possa realmente direcionar aqueles que vão utilizá-la (</w:t>
      </w:r>
      <w:r w:rsidR="00DF2EAC">
        <w:rPr>
          <w:rFonts w:ascii="Arial" w:hAnsi="Arial" w:cs="Arial"/>
          <w:sz w:val="24"/>
          <w:szCs w:val="24"/>
        </w:rPr>
        <w:t>Nery</w:t>
      </w:r>
      <w:r w:rsidR="00312CD6">
        <w:rPr>
          <w:rFonts w:ascii="Arial" w:hAnsi="Arial" w:cs="Arial"/>
          <w:sz w:val="24"/>
          <w:szCs w:val="24"/>
        </w:rPr>
        <w:t>, 2021).</w:t>
      </w:r>
    </w:p>
    <w:p w14:paraId="3F4F91E4" w14:textId="04E40781" w:rsidR="00852AE0" w:rsidRDefault="00585808" w:rsidP="00852AE0">
      <w:pPr>
        <w:pBdr>
          <w:top w:val="nil"/>
          <w:left w:val="nil"/>
          <w:bottom w:val="nil"/>
          <w:right w:val="nil"/>
          <w:between w:val="nil"/>
        </w:pBdr>
        <w:spacing w:after="0" w:line="360" w:lineRule="auto"/>
        <w:ind w:firstLine="709"/>
        <w:jc w:val="both"/>
        <w:rPr>
          <w:rFonts w:ascii="Arial" w:hAnsi="Arial" w:cs="Arial"/>
          <w:sz w:val="24"/>
          <w:szCs w:val="24"/>
        </w:rPr>
      </w:pPr>
      <w:r w:rsidRPr="006C4B6B">
        <w:rPr>
          <w:rFonts w:ascii="Arial" w:hAnsi="Arial" w:cs="Arial"/>
          <w:sz w:val="24"/>
          <w:szCs w:val="24"/>
        </w:rPr>
        <w:t xml:space="preserve">Fazendo um paralelo entre requisitos e diretrizes, o primeiro pode ser considerado uma diretriz desde que seja genérico o suficiente para tal. </w:t>
      </w:r>
      <w:r w:rsidR="00852AE0" w:rsidRPr="006C4B6B">
        <w:rPr>
          <w:rFonts w:ascii="Arial" w:hAnsi="Arial" w:cs="Arial"/>
          <w:sz w:val="24"/>
          <w:szCs w:val="24"/>
        </w:rPr>
        <w:t xml:space="preserve">Observamos </w:t>
      </w:r>
      <w:r w:rsidRPr="006C4B6B">
        <w:rPr>
          <w:rFonts w:ascii="Arial" w:hAnsi="Arial" w:cs="Arial"/>
          <w:sz w:val="24"/>
          <w:szCs w:val="24"/>
        </w:rPr>
        <w:t xml:space="preserve">através de revisão bibliográfica </w:t>
      </w:r>
      <w:r w:rsidR="00852AE0" w:rsidRPr="006C4B6B">
        <w:rPr>
          <w:rFonts w:ascii="Arial" w:hAnsi="Arial" w:cs="Arial"/>
          <w:sz w:val="24"/>
          <w:szCs w:val="24"/>
        </w:rPr>
        <w:t>que, dentro do escopo des</w:t>
      </w:r>
      <w:r w:rsidR="00B61763">
        <w:rPr>
          <w:rFonts w:ascii="Arial" w:hAnsi="Arial" w:cs="Arial"/>
          <w:sz w:val="24"/>
          <w:szCs w:val="24"/>
        </w:rPr>
        <w:t>ta</w:t>
      </w:r>
      <w:r w:rsidR="00852AE0" w:rsidRPr="006C4B6B">
        <w:rPr>
          <w:rFonts w:ascii="Arial" w:hAnsi="Arial" w:cs="Arial"/>
          <w:sz w:val="24"/>
          <w:szCs w:val="24"/>
        </w:rPr>
        <w:t xml:space="preserve"> pesquisa, muitos requisitos encontrados na literatura poderiam ser utilizados como diretrizes para o desenvolvimento de configurações de acessibilidade em aplicativos. Esse fato é justificado, pelo caráter mais específico des</w:t>
      </w:r>
      <w:r w:rsidR="00B61763">
        <w:rPr>
          <w:rFonts w:ascii="Arial" w:hAnsi="Arial" w:cs="Arial"/>
          <w:sz w:val="24"/>
          <w:szCs w:val="24"/>
        </w:rPr>
        <w:t>t</w:t>
      </w:r>
      <w:r w:rsidR="00852AE0" w:rsidRPr="006C4B6B">
        <w:rPr>
          <w:rFonts w:ascii="Arial" w:hAnsi="Arial" w:cs="Arial"/>
          <w:sz w:val="24"/>
          <w:szCs w:val="24"/>
        </w:rPr>
        <w:t xml:space="preserve">a pesquisa que considera somente as configurações de um sistema e não </w:t>
      </w:r>
      <w:r w:rsidR="00825B6A" w:rsidRPr="006C4B6B">
        <w:rPr>
          <w:rFonts w:ascii="Arial" w:hAnsi="Arial" w:cs="Arial"/>
          <w:sz w:val="24"/>
          <w:szCs w:val="24"/>
        </w:rPr>
        <w:t>todas as funcionalidades de um sistema</w:t>
      </w:r>
      <w:r w:rsidR="00852AE0" w:rsidRPr="006C4B6B">
        <w:rPr>
          <w:rFonts w:ascii="Arial" w:hAnsi="Arial" w:cs="Arial"/>
          <w:sz w:val="24"/>
          <w:szCs w:val="24"/>
        </w:rPr>
        <w:t xml:space="preserve">. </w:t>
      </w:r>
      <w:r w:rsidR="00825B6A" w:rsidRPr="006C4B6B">
        <w:rPr>
          <w:rFonts w:ascii="Arial" w:hAnsi="Arial" w:cs="Arial"/>
          <w:sz w:val="24"/>
          <w:szCs w:val="24"/>
        </w:rPr>
        <w:t>Dessa forma</w:t>
      </w:r>
      <w:r w:rsidR="00852AE0" w:rsidRPr="006C4B6B">
        <w:rPr>
          <w:rFonts w:ascii="Arial" w:hAnsi="Arial" w:cs="Arial"/>
          <w:sz w:val="24"/>
          <w:szCs w:val="24"/>
        </w:rPr>
        <w:t>, consideramos, somente dentro do escopo</w:t>
      </w:r>
      <w:r w:rsidR="00825B6A" w:rsidRPr="006C4B6B">
        <w:rPr>
          <w:rFonts w:ascii="Arial" w:hAnsi="Arial" w:cs="Arial"/>
          <w:sz w:val="24"/>
          <w:szCs w:val="24"/>
        </w:rPr>
        <w:t xml:space="preserve"> des</w:t>
      </w:r>
      <w:r w:rsidR="00B61763">
        <w:rPr>
          <w:rFonts w:ascii="Arial" w:hAnsi="Arial" w:cs="Arial"/>
          <w:sz w:val="24"/>
          <w:szCs w:val="24"/>
        </w:rPr>
        <w:t>t</w:t>
      </w:r>
      <w:r w:rsidR="00825B6A" w:rsidRPr="006C4B6B">
        <w:rPr>
          <w:rFonts w:ascii="Arial" w:hAnsi="Arial" w:cs="Arial"/>
          <w:sz w:val="24"/>
          <w:szCs w:val="24"/>
        </w:rPr>
        <w:t>a pesquisa</w:t>
      </w:r>
      <w:r w:rsidR="00852AE0" w:rsidRPr="006C4B6B">
        <w:rPr>
          <w:rFonts w:ascii="Arial" w:hAnsi="Arial" w:cs="Arial"/>
          <w:sz w:val="24"/>
          <w:szCs w:val="24"/>
        </w:rPr>
        <w:t xml:space="preserve">, requisitos e diretrizes como </w:t>
      </w:r>
      <w:r w:rsidR="001A49BD">
        <w:rPr>
          <w:rFonts w:ascii="Arial" w:hAnsi="Arial" w:cs="Arial"/>
          <w:sz w:val="24"/>
          <w:szCs w:val="24"/>
        </w:rPr>
        <w:t xml:space="preserve">termos operacionalmente aproximados para fins de busca </w:t>
      </w:r>
      <w:r w:rsidR="001326DE">
        <w:rPr>
          <w:rFonts w:ascii="Arial" w:hAnsi="Arial" w:cs="Arial"/>
          <w:sz w:val="24"/>
          <w:szCs w:val="24"/>
        </w:rPr>
        <w:t>e organização</w:t>
      </w:r>
      <w:r w:rsidR="001A49BD">
        <w:rPr>
          <w:rFonts w:ascii="Arial" w:hAnsi="Arial" w:cs="Arial"/>
          <w:sz w:val="24"/>
          <w:szCs w:val="24"/>
        </w:rPr>
        <w:t>.</w:t>
      </w:r>
    </w:p>
    <w:p w14:paraId="40D53DE5" w14:textId="2556EE36" w:rsidR="00D57EAE" w:rsidRPr="007D1179" w:rsidRDefault="000500B9" w:rsidP="00523255">
      <w:pPr>
        <w:pStyle w:val="Ttulo2"/>
      </w:pPr>
      <w:bookmarkStart w:id="21" w:name="_Toc223367610"/>
      <w:r w:rsidRPr="007D1179">
        <w:t>Acessibilidade e Desenho Universal</w:t>
      </w:r>
      <w:bookmarkEnd w:id="21"/>
    </w:p>
    <w:p w14:paraId="4E66411C" w14:textId="010D49F6" w:rsidR="00952347" w:rsidRDefault="00952347" w:rsidP="00C4310D">
      <w:pPr>
        <w:pStyle w:val="Ttulo3"/>
      </w:pPr>
      <w:bookmarkStart w:id="22" w:name="_Toc223367611"/>
      <w:r w:rsidRPr="00C4310D">
        <w:t>Acessibilidade</w:t>
      </w:r>
      <w:bookmarkEnd w:id="22"/>
    </w:p>
    <w:p w14:paraId="297532D3" w14:textId="13507C69" w:rsidR="000C6071" w:rsidRDefault="000C6071" w:rsidP="00BC1992">
      <w:pPr>
        <w:spacing w:after="0" w:line="360" w:lineRule="auto"/>
        <w:ind w:firstLine="709"/>
        <w:jc w:val="both"/>
        <w:rPr>
          <w:rFonts w:ascii="Arial" w:hAnsi="Arial" w:cs="Arial"/>
          <w:sz w:val="24"/>
          <w:szCs w:val="24"/>
        </w:rPr>
      </w:pPr>
      <w:bookmarkStart w:id="23" w:name="_Hlk170229254"/>
      <w:bookmarkStart w:id="24" w:name="_Hlk170229224"/>
      <w:bookmarkStart w:id="25" w:name="_Hlk170228852"/>
      <w:bookmarkStart w:id="26" w:name="_Hlk170228814"/>
      <w:bookmarkStart w:id="27" w:name="_Hlk170228719"/>
      <w:bookmarkStart w:id="28" w:name="_Hlk170228766"/>
      <w:r>
        <w:rPr>
          <w:rFonts w:ascii="Arial" w:hAnsi="Arial" w:cs="Arial"/>
          <w:sz w:val="24"/>
          <w:szCs w:val="24"/>
        </w:rPr>
        <w:t xml:space="preserve">De acordo </w:t>
      </w:r>
      <w:r w:rsidR="001A49BD">
        <w:rPr>
          <w:rFonts w:ascii="Arial" w:hAnsi="Arial" w:cs="Arial"/>
          <w:sz w:val="24"/>
          <w:szCs w:val="24"/>
        </w:rPr>
        <w:t xml:space="preserve">com </w:t>
      </w:r>
      <w:r w:rsidR="00C40073">
        <w:rPr>
          <w:rFonts w:ascii="Arial" w:hAnsi="Arial" w:cs="Arial"/>
          <w:sz w:val="24"/>
          <w:szCs w:val="24"/>
        </w:rPr>
        <w:t xml:space="preserve">as </w:t>
      </w:r>
      <w:r w:rsidR="004A7033">
        <w:rPr>
          <w:rFonts w:ascii="Arial" w:hAnsi="Arial" w:cs="Arial"/>
          <w:sz w:val="24"/>
          <w:szCs w:val="24"/>
        </w:rPr>
        <w:t>D</w:t>
      </w:r>
      <w:r w:rsidR="00C40073">
        <w:rPr>
          <w:rFonts w:ascii="Arial" w:hAnsi="Arial" w:cs="Arial"/>
          <w:sz w:val="24"/>
          <w:szCs w:val="24"/>
        </w:rPr>
        <w:t xml:space="preserve">iretrizes </w:t>
      </w:r>
      <w:r w:rsidR="00F2619A">
        <w:rPr>
          <w:rFonts w:ascii="Arial" w:hAnsi="Arial" w:cs="Arial"/>
          <w:sz w:val="24"/>
          <w:szCs w:val="24"/>
        </w:rPr>
        <w:t>de Acessibilidade de Conteúdo Web</w:t>
      </w:r>
      <w:r w:rsidR="00C40073">
        <w:rPr>
          <w:rFonts w:ascii="Arial" w:hAnsi="Arial" w:cs="Arial"/>
          <w:sz w:val="24"/>
          <w:szCs w:val="24"/>
        </w:rPr>
        <w:t xml:space="preserve"> (WCAG 2.2) a </w:t>
      </w:r>
      <w:r w:rsidRPr="000C6071">
        <w:rPr>
          <w:rFonts w:ascii="Arial" w:hAnsi="Arial" w:cs="Arial"/>
          <w:sz w:val="24"/>
          <w:szCs w:val="24"/>
        </w:rPr>
        <w:t xml:space="preserve">acessibilidade refere-se à capacidade de um produto, ambiente, serviço ou tecnologia ser percebido, compreendido e utilizado por pessoas com diferentes habilidades e características funcionais. Em aplicativos móveis, esse conceito está relacionado à possibilidade de uso por pessoas com deficiências </w:t>
      </w:r>
      <w:r w:rsidR="00F2619A">
        <w:rPr>
          <w:rFonts w:ascii="Arial" w:hAnsi="Arial" w:cs="Arial"/>
          <w:sz w:val="24"/>
          <w:szCs w:val="24"/>
        </w:rPr>
        <w:t>temporárias e definitivas, procurando garantir que não haja barreiras entre o usuário e o uso adequado de um produto ou serviço.</w:t>
      </w:r>
    </w:p>
    <w:p w14:paraId="2A0E3BD6" w14:textId="736E22FB" w:rsidR="00750BC4" w:rsidRDefault="00750BC4" w:rsidP="00BC1992">
      <w:pPr>
        <w:spacing w:after="0" w:line="360" w:lineRule="auto"/>
        <w:ind w:firstLine="709"/>
        <w:jc w:val="both"/>
        <w:rPr>
          <w:rFonts w:ascii="Arial" w:hAnsi="Arial" w:cs="Arial"/>
          <w:sz w:val="24"/>
          <w:szCs w:val="24"/>
        </w:rPr>
      </w:pPr>
      <w:r w:rsidRPr="00C47ED3">
        <w:rPr>
          <w:rFonts w:ascii="Arial" w:hAnsi="Arial" w:cs="Arial"/>
          <w:sz w:val="24"/>
          <w:szCs w:val="24"/>
        </w:rPr>
        <w:t xml:space="preserve">Durante a fase de concepção de um projeto, deve haver testes de </w:t>
      </w:r>
      <w:r w:rsidR="00F2619A">
        <w:rPr>
          <w:rFonts w:ascii="Arial" w:hAnsi="Arial" w:cs="Arial"/>
          <w:sz w:val="24"/>
          <w:szCs w:val="24"/>
        </w:rPr>
        <w:t>acessibilidade</w:t>
      </w:r>
      <w:r w:rsidRPr="00C47ED3">
        <w:rPr>
          <w:rFonts w:ascii="Arial" w:hAnsi="Arial" w:cs="Arial"/>
          <w:sz w:val="24"/>
          <w:szCs w:val="24"/>
        </w:rPr>
        <w:t xml:space="preserve"> para diferentes grupos de pessoas com os mais diversos perfis.</w:t>
      </w:r>
      <w:r w:rsidR="00F2619A">
        <w:rPr>
          <w:rFonts w:ascii="Arial" w:hAnsi="Arial" w:cs="Arial"/>
          <w:sz w:val="24"/>
          <w:szCs w:val="24"/>
        </w:rPr>
        <w:t xml:space="preserve"> </w:t>
      </w:r>
      <w:bookmarkStart w:id="29" w:name="_Hlk170229272"/>
      <w:bookmarkEnd w:id="23"/>
      <w:r w:rsidRPr="00C47ED3">
        <w:rPr>
          <w:rFonts w:ascii="Arial" w:hAnsi="Arial" w:cs="Arial"/>
          <w:sz w:val="24"/>
          <w:szCs w:val="24"/>
        </w:rPr>
        <w:t xml:space="preserve">Pode muitas vezes envolver a implementação de recursos específicos para atender às necessidades de grupos específicos de usuários. É geralmente considerada como uma parte do </w:t>
      </w:r>
      <w:r w:rsidR="00D95E57">
        <w:rPr>
          <w:rFonts w:ascii="Arial" w:hAnsi="Arial" w:cs="Arial"/>
          <w:sz w:val="24"/>
          <w:szCs w:val="24"/>
        </w:rPr>
        <w:t xml:space="preserve">Desenho </w:t>
      </w:r>
      <w:r w:rsidRPr="00C47ED3">
        <w:rPr>
          <w:rFonts w:ascii="Arial" w:hAnsi="Arial" w:cs="Arial"/>
          <w:sz w:val="24"/>
          <w:szCs w:val="24"/>
        </w:rPr>
        <w:t>Universal, mas nem sempre abrange todas as necessidades de todos os usuários.</w:t>
      </w:r>
    </w:p>
    <w:p w14:paraId="2FE12583" w14:textId="46558721" w:rsidR="00750BC4" w:rsidRDefault="00233F47" w:rsidP="00BC1992">
      <w:pPr>
        <w:spacing w:after="0" w:line="360" w:lineRule="auto"/>
        <w:ind w:firstLine="709"/>
        <w:jc w:val="both"/>
        <w:rPr>
          <w:rFonts w:ascii="Arial" w:hAnsi="Arial" w:cs="Arial"/>
          <w:sz w:val="24"/>
          <w:szCs w:val="24"/>
        </w:rPr>
      </w:pPr>
      <w:r w:rsidRPr="00233F47">
        <w:rPr>
          <w:rFonts w:ascii="Arial" w:hAnsi="Arial" w:cs="Arial"/>
          <w:sz w:val="24"/>
          <w:szCs w:val="24"/>
        </w:rPr>
        <w:t xml:space="preserve">No contexto sociocultural contemporâneo, o conceito de inclusão tem sido progressivamente incorporado aos debates relacionados à educação, à tecnologia, ao trabalho, à saúde e ao acesso a bens sociais, culturais e econômicos. Nesse sentido, torna-se fundamental que pessoas com deficiência ou que enfrentem algum tipo de </w:t>
      </w:r>
      <w:r w:rsidRPr="00233F47">
        <w:rPr>
          <w:rFonts w:ascii="Arial" w:hAnsi="Arial" w:cs="Arial"/>
          <w:sz w:val="24"/>
          <w:szCs w:val="24"/>
        </w:rPr>
        <w:lastRenderedPageBreak/>
        <w:t>barreira sejam consideradas nesses domínios, o que demanda a adoção de ambientes físicos e virtuais acessíveis (</w:t>
      </w:r>
      <w:r w:rsidR="00DF2EAC" w:rsidRPr="00233F47">
        <w:rPr>
          <w:rFonts w:ascii="Arial" w:hAnsi="Arial" w:cs="Arial"/>
          <w:sz w:val="24"/>
          <w:szCs w:val="24"/>
        </w:rPr>
        <w:t>Kulpa</w:t>
      </w:r>
      <w:r w:rsidRPr="00233F47">
        <w:rPr>
          <w:rFonts w:ascii="Arial" w:hAnsi="Arial" w:cs="Arial"/>
          <w:sz w:val="24"/>
          <w:szCs w:val="24"/>
        </w:rPr>
        <w:t>, 2017).</w:t>
      </w:r>
      <w:r w:rsidR="00905143">
        <w:rPr>
          <w:rFonts w:ascii="Arial" w:hAnsi="Arial" w:cs="Arial"/>
          <w:sz w:val="24"/>
          <w:szCs w:val="24"/>
        </w:rPr>
        <w:t xml:space="preserve"> </w:t>
      </w:r>
      <w:r w:rsidR="00750BC4">
        <w:rPr>
          <w:rFonts w:ascii="Arial" w:hAnsi="Arial" w:cs="Arial"/>
          <w:sz w:val="24"/>
          <w:szCs w:val="24"/>
        </w:rPr>
        <w:t xml:space="preserve">Na Web, acessibilidade </w:t>
      </w:r>
      <w:r w:rsidR="00750BC4" w:rsidRPr="0012660C">
        <w:rPr>
          <w:rFonts w:ascii="Arial" w:hAnsi="Arial" w:cs="Arial"/>
          <w:sz w:val="24"/>
          <w:szCs w:val="24"/>
        </w:rPr>
        <w:t>é</w:t>
      </w:r>
      <w:r w:rsidR="0012660C" w:rsidRPr="0012660C">
        <w:rPr>
          <w:rFonts w:ascii="Arial" w:hAnsi="Arial" w:cs="Arial"/>
          <w:sz w:val="24"/>
          <w:szCs w:val="24"/>
        </w:rPr>
        <w:t xml:space="preserve"> o acesso </w:t>
      </w:r>
      <w:r w:rsidR="00750BC4" w:rsidRPr="0012660C">
        <w:rPr>
          <w:rFonts w:ascii="Arial" w:hAnsi="Arial" w:cs="Arial"/>
          <w:sz w:val="24"/>
          <w:szCs w:val="24"/>
        </w:rPr>
        <w:t>às informações</w:t>
      </w:r>
      <w:r w:rsidR="00750BC4">
        <w:rPr>
          <w:rFonts w:ascii="Arial" w:hAnsi="Arial" w:cs="Arial"/>
          <w:sz w:val="24"/>
          <w:szCs w:val="24"/>
        </w:rPr>
        <w:t xml:space="preserve"> disponíveis como condição fundamental, entretanto</w:t>
      </w:r>
      <w:r w:rsidR="00F2619A">
        <w:rPr>
          <w:rFonts w:ascii="Arial" w:hAnsi="Arial" w:cs="Arial"/>
          <w:sz w:val="24"/>
          <w:szCs w:val="24"/>
        </w:rPr>
        <w:t>,</w:t>
      </w:r>
      <w:r w:rsidR="00750BC4">
        <w:rPr>
          <w:rFonts w:ascii="Arial" w:hAnsi="Arial" w:cs="Arial"/>
          <w:sz w:val="24"/>
          <w:szCs w:val="24"/>
        </w:rPr>
        <w:t xml:space="preserve"> da mesma forma que algumas pessoas têm acesso a essas informações, outras ainda enfrentam problemas para conseguir fazê-lo (</w:t>
      </w:r>
      <w:r w:rsidR="00DF2EAC">
        <w:rPr>
          <w:rFonts w:ascii="Arial" w:hAnsi="Arial" w:cs="Arial"/>
          <w:sz w:val="24"/>
          <w:szCs w:val="24"/>
        </w:rPr>
        <w:t>Melo</w:t>
      </w:r>
      <w:r w:rsidR="00B40C30">
        <w:rPr>
          <w:rFonts w:ascii="Arial" w:hAnsi="Arial" w:cs="Arial"/>
          <w:sz w:val="24"/>
          <w:szCs w:val="24"/>
        </w:rPr>
        <w:t>;</w:t>
      </w:r>
      <w:r w:rsidR="00750BC4">
        <w:rPr>
          <w:rFonts w:ascii="Arial" w:hAnsi="Arial" w:cs="Arial"/>
          <w:sz w:val="24"/>
          <w:szCs w:val="24"/>
        </w:rPr>
        <w:t xml:space="preserve"> </w:t>
      </w:r>
      <w:r w:rsidR="00DF2EAC">
        <w:rPr>
          <w:rFonts w:ascii="Arial" w:hAnsi="Arial" w:cs="Arial"/>
          <w:sz w:val="24"/>
          <w:szCs w:val="24"/>
        </w:rPr>
        <w:t>Baranauskas</w:t>
      </w:r>
      <w:r w:rsidR="00750BC4">
        <w:rPr>
          <w:rFonts w:ascii="Arial" w:hAnsi="Arial" w:cs="Arial"/>
          <w:sz w:val="24"/>
          <w:szCs w:val="24"/>
        </w:rPr>
        <w:t xml:space="preserve">, 2006).  </w:t>
      </w:r>
    </w:p>
    <w:bookmarkEnd w:id="29"/>
    <w:p w14:paraId="6B68D473" w14:textId="1BF452D0" w:rsidR="00750BC4" w:rsidRDefault="00750BC4" w:rsidP="00BC1992">
      <w:pPr>
        <w:spacing w:after="0" w:line="360" w:lineRule="auto"/>
        <w:ind w:firstLine="709"/>
        <w:jc w:val="both"/>
        <w:rPr>
          <w:rFonts w:ascii="Arial" w:hAnsi="Arial" w:cs="Arial"/>
          <w:sz w:val="24"/>
          <w:szCs w:val="24"/>
        </w:rPr>
      </w:pPr>
      <w:r>
        <w:rPr>
          <w:rFonts w:ascii="Arial" w:hAnsi="Arial" w:cs="Arial"/>
          <w:sz w:val="24"/>
          <w:szCs w:val="24"/>
        </w:rPr>
        <w:t xml:space="preserve">Apesar do termo “Acessibilidade” estar presente em diversas áreas de atividade, na </w:t>
      </w:r>
      <w:r w:rsidR="00111D19">
        <w:rPr>
          <w:rFonts w:ascii="Arial" w:hAnsi="Arial" w:cs="Arial"/>
          <w:sz w:val="24"/>
          <w:szCs w:val="24"/>
        </w:rPr>
        <w:t xml:space="preserve">computação </w:t>
      </w:r>
      <w:r>
        <w:rPr>
          <w:rFonts w:ascii="Arial" w:hAnsi="Arial" w:cs="Arial"/>
          <w:sz w:val="24"/>
          <w:szCs w:val="24"/>
        </w:rPr>
        <w:t>tem um significado importante, pois representa para o usuário não só o direito de acesso às informações, mas também o direito de eliminar barreiras na comunicação, apresentando as informações de formas alternativas.</w:t>
      </w:r>
    </w:p>
    <w:p w14:paraId="2FAB3305" w14:textId="0BF850FB" w:rsidR="00750BC4" w:rsidRDefault="00C40073" w:rsidP="00BC1992">
      <w:pPr>
        <w:spacing w:after="0" w:line="360" w:lineRule="auto"/>
        <w:ind w:firstLine="709"/>
        <w:jc w:val="both"/>
        <w:rPr>
          <w:rFonts w:ascii="Arial" w:hAnsi="Arial" w:cs="Arial"/>
          <w:sz w:val="24"/>
          <w:szCs w:val="24"/>
        </w:rPr>
      </w:pPr>
      <w:r w:rsidRPr="00C40073">
        <w:rPr>
          <w:rFonts w:ascii="Arial" w:hAnsi="Arial" w:cs="Arial"/>
          <w:sz w:val="24"/>
          <w:szCs w:val="24"/>
        </w:rPr>
        <w:t xml:space="preserve">Winckler </w:t>
      </w:r>
      <w:r w:rsidR="0039157E" w:rsidRPr="0039157E">
        <w:rPr>
          <w:rFonts w:ascii="Arial" w:hAnsi="Arial" w:cs="Arial"/>
          <w:i/>
          <w:sz w:val="24"/>
          <w:szCs w:val="24"/>
        </w:rPr>
        <w:t>et al.</w:t>
      </w:r>
      <w:r w:rsidRPr="00C40073">
        <w:rPr>
          <w:rFonts w:ascii="Arial" w:hAnsi="Arial" w:cs="Arial"/>
          <w:sz w:val="24"/>
          <w:szCs w:val="24"/>
        </w:rPr>
        <w:t xml:space="preserve"> (2001) </w:t>
      </w:r>
      <w:r w:rsidRPr="00385639">
        <w:rPr>
          <w:rFonts w:ascii="Arial" w:hAnsi="Arial" w:cs="Arial"/>
          <w:sz w:val="24"/>
          <w:szCs w:val="24"/>
        </w:rPr>
        <w:t xml:space="preserve">abordam a acessibilidade </w:t>
      </w:r>
      <w:r w:rsidRPr="00311C06">
        <w:rPr>
          <w:rFonts w:ascii="Arial" w:hAnsi="Arial" w:cs="Arial"/>
          <w:sz w:val="24"/>
          <w:szCs w:val="24"/>
        </w:rPr>
        <w:t>na Web</w:t>
      </w:r>
      <w:r w:rsidRPr="00C40073">
        <w:rPr>
          <w:rFonts w:ascii="Arial" w:hAnsi="Arial" w:cs="Arial"/>
          <w:sz w:val="24"/>
          <w:szCs w:val="24"/>
        </w:rPr>
        <w:t xml:space="preserve"> como um conceito relacionado à identificação de problemas de usabilidade em tecnologias computacionais, sobretudo quando essas tecnologias são utilizadas por pessoas com algum tipo de barreira ou deficiência.</w:t>
      </w:r>
      <w:r>
        <w:rPr>
          <w:rFonts w:ascii="Arial" w:hAnsi="Arial" w:cs="Arial"/>
          <w:sz w:val="24"/>
          <w:szCs w:val="24"/>
        </w:rPr>
        <w:t xml:space="preserve"> </w:t>
      </w:r>
      <w:r w:rsidR="00750BC4">
        <w:rPr>
          <w:rFonts w:ascii="Arial" w:hAnsi="Arial" w:cs="Arial"/>
          <w:sz w:val="24"/>
          <w:szCs w:val="24"/>
        </w:rPr>
        <w:t>Melo e Bar</w:t>
      </w:r>
      <w:r w:rsidR="0008570B">
        <w:rPr>
          <w:rFonts w:ascii="Arial" w:hAnsi="Arial" w:cs="Arial"/>
          <w:sz w:val="24"/>
          <w:szCs w:val="24"/>
        </w:rPr>
        <w:t>a</w:t>
      </w:r>
      <w:r w:rsidR="00750BC4">
        <w:rPr>
          <w:rFonts w:ascii="Arial" w:hAnsi="Arial" w:cs="Arial"/>
          <w:sz w:val="24"/>
          <w:szCs w:val="24"/>
        </w:rPr>
        <w:t xml:space="preserve">nauskas (2006) complementam </w:t>
      </w:r>
      <w:r w:rsidR="003A26A5">
        <w:rPr>
          <w:rFonts w:ascii="Arial" w:hAnsi="Arial" w:cs="Arial"/>
          <w:sz w:val="24"/>
          <w:szCs w:val="24"/>
        </w:rPr>
        <w:t>que não</w:t>
      </w:r>
      <w:r w:rsidR="00750BC4">
        <w:rPr>
          <w:rFonts w:ascii="Arial" w:hAnsi="Arial" w:cs="Arial"/>
          <w:sz w:val="24"/>
          <w:szCs w:val="24"/>
        </w:rPr>
        <w:t xml:space="preserve"> envolve somente o acesso ao sistema computacional, às tecnologias de navegação ou ao ambiente, mas diz respeito às diferenças entre os usuários e tudo que isso engloba na interação.</w:t>
      </w:r>
    </w:p>
    <w:bookmarkEnd w:id="24"/>
    <w:p w14:paraId="056C952A" w14:textId="0F8410AD" w:rsidR="00F266AA" w:rsidRDefault="00F266AA" w:rsidP="00BC1992">
      <w:pPr>
        <w:spacing w:after="0" w:line="360" w:lineRule="auto"/>
        <w:ind w:firstLine="709"/>
        <w:jc w:val="both"/>
        <w:rPr>
          <w:rFonts w:ascii="Arial" w:hAnsi="Arial" w:cs="Arial"/>
          <w:sz w:val="24"/>
          <w:szCs w:val="24"/>
        </w:rPr>
      </w:pPr>
      <w:r w:rsidRPr="00F266AA">
        <w:rPr>
          <w:rFonts w:ascii="Arial" w:hAnsi="Arial" w:cs="Arial"/>
          <w:sz w:val="24"/>
          <w:szCs w:val="24"/>
        </w:rPr>
        <w:t>A acessibilidade digital refere-se à eliminação de barreiras em ambientes digitais, de modo que conteúdos e serviços possam ser percebidos, compreendidos, navegados e utilizados por todas as pessoas, independentemente de suas condições físicas, sensoriais ou cognitivas (W3C, 2023). No contexto brasileiro, dados do Censo Demográfico de 2022 indicam que aproximadamente 14,4 milhões de pessoas — o equivalente a cerca de 7,4% da população — declararam possuir pelo menos um tipo de deficiência (IBGE, 202</w:t>
      </w:r>
      <w:r w:rsidR="00F92213">
        <w:rPr>
          <w:rFonts w:ascii="Arial" w:hAnsi="Arial" w:cs="Arial"/>
          <w:sz w:val="24"/>
          <w:szCs w:val="24"/>
        </w:rPr>
        <w:t>2</w:t>
      </w:r>
      <w:r w:rsidRPr="00F266AA">
        <w:rPr>
          <w:rFonts w:ascii="Arial" w:hAnsi="Arial" w:cs="Arial"/>
          <w:sz w:val="24"/>
          <w:szCs w:val="24"/>
        </w:rPr>
        <w:t>). Esses dados evidenciam a relevância social da acessibilidade digital como condição para o exercício pleno da cidadania e da participação na sociedade contemporânea.</w:t>
      </w:r>
    </w:p>
    <w:p w14:paraId="0FC594C4" w14:textId="05F12440" w:rsidR="00F71141" w:rsidRDefault="00F71141" w:rsidP="00BC1992">
      <w:pPr>
        <w:spacing w:after="0" w:line="360" w:lineRule="auto"/>
        <w:ind w:firstLine="709"/>
        <w:jc w:val="both"/>
        <w:rPr>
          <w:rFonts w:ascii="Arial" w:hAnsi="Arial" w:cs="Arial"/>
          <w:sz w:val="24"/>
          <w:szCs w:val="24"/>
        </w:rPr>
      </w:pPr>
      <w:r w:rsidRPr="00F71141">
        <w:rPr>
          <w:rFonts w:ascii="Arial" w:hAnsi="Arial" w:cs="Arial"/>
          <w:sz w:val="24"/>
          <w:szCs w:val="24"/>
        </w:rPr>
        <w:t xml:space="preserve">A acessibilidade em dispositivos móveis apresenta maior complexidade quando comparada </w:t>
      </w:r>
      <w:r w:rsidR="00385639">
        <w:rPr>
          <w:rFonts w:ascii="Arial" w:hAnsi="Arial" w:cs="Arial"/>
          <w:sz w:val="24"/>
          <w:szCs w:val="24"/>
        </w:rPr>
        <w:t>a soluções Web e a aplicações para</w:t>
      </w:r>
      <w:r w:rsidRPr="00F71141">
        <w:rPr>
          <w:rFonts w:ascii="Arial" w:hAnsi="Arial" w:cs="Arial"/>
          <w:sz w:val="24"/>
          <w:szCs w:val="24"/>
        </w:rPr>
        <w:t xml:space="preserve"> computadores pessoais, em função das diferentes técnicas de desenvolvimento, das particularidades de interação por gestos e toques e da necessidade de considerar múltiplos contextos de uso, incluindo o ambiente em que o dispositivo é utilizado, as condições físicas do usuário, as limitações tecnológicas do dispositivo e as situações de mobilidade (</w:t>
      </w:r>
      <w:r w:rsidR="00DF2EAC" w:rsidRPr="00B31BF1">
        <w:rPr>
          <w:rFonts w:ascii="Arial" w:hAnsi="Arial" w:cs="Arial"/>
          <w:sz w:val="24"/>
          <w:szCs w:val="24"/>
        </w:rPr>
        <w:t>da Silva</w:t>
      </w:r>
      <w:r w:rsidR="00B31BF1" w:rsidRPr="00B31BF1">
        <w:rPr>
          <w:rFonts w:ascii="Arial" w:hAnsi="Arial" w:cs="Arial"/>
          <w:sz w:val="24"/>
          <w:szCs w:val="24"/>
        </w:rPr>
        <w:t xml:space="preserve">; </w:t>
      </w:r>
      <w:r w:rsidR="00DF2EAC" w:rsidRPr="00B31BF1">
        <w:rPr>
          <w:rFonts w:ascii="Arial" w:hAnsi="Arial" w:cs="Arial"/>
          <w:sz w:val="24"/>
          <w:szCs w:val="24"/>
        </w:rPr>
        <w:t>Ferreira</w:t>
      </w:r>
      <w:r w:rsidR="00B31BF1" w:rsidRPr="00B31BF1">
        <w:rPr>
          <w:rFonts w:ascii="Arial" w:hAnsi="Arial" w:cs="Arial"/>
          <w:sz w:val="24"/>
          <w:szCs w:val="24"/>
        </w:rPr>
        <w:t xml:space="preserve">; </w:t>
      </w:r>
      <w:r w:rsidR="00DF2EAC" w:rsidRPr="00B31BF1">
        <w:rPr>
          <w:rFonts w:ascii="Arial" w:hAnsi="Arial" w:cs="Arial"/>
          <w:sz w:val="24"/>
          <w:szCs w:val="24"/>
        </w:rPr>
        <w:t>Sacramento</w:t>
      </w:r>
      <w:r w:rsidR="00B31BF1" w:rsidRPr="00B31BF1">
        <w:rPr>
          <w:rFonts w:ascii="Arial" w:hAnsi="Arial" w:cs="Arial"/>
          <w:sz w:val="24"/>
          <w:szCs w:val="24"/>
        </w:rPr>
        <w:t>, 2018</w:t>
      </w:r>
      <w:r w:rsidRPr="00F71141">
        <w:rPr>
          <w:rFonts w:ascii="Arial" w:hAnsi="Arial" w:cs="Arial"/>
          <w:sz w:val="24"/>
          <w:szCs w:val="24"/>
        </w:rPr>
        <w:t>).</w:t>
      </w:r>
    </w:p>
    <w:p w14:paraId="4BBC3B9A" w14:textId="31BB034E" w:rsidR="00F71141" w:rsidRDefault="00750BC4" w:rsidP="001E3181">
      <w:pPr>
        <w:spacing w:after="0" w:line="360" w:lineRule="auto"/>
        <w:ind w:firstLine="709"/>
        <w:jc w:val="both"/>
        <w:rPr>
          <w:rFonts w:ascii="Arial" w:hAnsi="Arial" w:cs="Arial"/>
          <w:sz w:val="24"/>
          <w:szCs w:val="24"/>
        </w:rPr>
      </w:pPr>
      <w:r>
        <w:rPr>
          <w:rFonts w:ascii="Arial" w:hAnsi="Arial" w:cs="Arial"/>
          <w:sz w:val="24"/>
          <w:szCs w:val="24"/>
        </w:rPr>
        <w:t>O conceito de acessibilidade aborda toda a gama de capacidade do usuário e não é limitado</w:t>
      </w:r>
      <w:r w:rsidR="00E43DE3">
        <w:rPr>
          <w:rFonts w:ascii="Arial" w:hAnsi="Arial" w:cs="Arial"/>
          <w:sz w:val="24"/>
          <w:szCs w:val="24"/>
        </w:rPr>
        <w:t xml:space="preserve">, </w:t>
      </w:r>
      <w:r w:rsidR="004B41B2" w:rsidRPr="004B41B2">
        <w:rPr>
          <w:rFonts w:ascii="Arial" w:hAnsi="Arial" w:cs="Arial"/>
          <w:sz w:val="24"/>
          <w:szCs w:val="24"/>
        </w:rPr>
        <w:t>como comumente se supõe</w:t>
      </w:r>
      <w:r w:rsidR="00E43DE3">
        <w:rPr>
          <w:rFonts w:ascii="Arial" w:hAnsi="Arial" w:cs="Arial"/>
          <w:sz w:val="24"/>
          <w:szCs w:val="24"/>
        </w:rPr>
        <w:t>,</w:t>
      </w:r>
      <w:r>
        <w:rPr>
          <w:rFonts w:ascii="Arial" w:hAnsi="Arial" w:cs="Arial"/>
          <w:sz w:val="24"/>
          <w:szCs w:val="24"/>
        </w:rPr>
        <w:t xml:space="preserve"> a usuários formalmente reconhecidos </w:t>
      </w:r>
      <w:r>
        <w:rPr>
          <w:rFonts w:ascii="Arial" w:hAnsi="Arial" w:cs="Arial"/>
          <w:sz w:val="24"/>
          <w:szCs w:val="24"/>
        </w:rPr>
        <w:lastRenderedPageBreak/>
        <w:t xml:space="preserve">como </w:t>
      </w:r>
      <w:r w:rsidR="00BB3686">
        <w:rPr>
          <w:rFonts w:ascii="Arial" w:hAnsi="Arial" w:cs="Arial"/>
          <w:sz w:val="24"/>
          <w:szCs w:val="24"/>
        </w:rPr>
        <w:t>Pessoas com Deficiência (</w:t>
      </w:r>
      <w:r>
        <w:rPr>
          <w:rFonts w:ascii="Arial" w:hAnsi="Arial" w:cs="Arial"/>
          <w:sz w:val="24"/>
          <w:szCs w:val="24"/>
        </w:rPr>
        <w:t>PCD</w:t>
      </w:r>
      <w:r w:rsidR="00BB3686">
        <w:rPr>
          <w:rFonts w:ascii="Arial" w:hAnsi="Arial" w:cs="Arial"/>
          <w:sz w:val="24"/>
          <w:szCs w:val="24"/>
        </w:rPr>
        <w:t>s)</w:t>
      </w:r>
      <w:r>
        <w:rPr>
          <w:rFonts w:ascii="Arial" w:hAnsi="Arial" w:cs="Arial"/>
          <w:sz w:val="24"/>
          <w:szCs w:val="24"/>
        </w:rPr>
        <w:t xml:space="preserve">, assim o conceito de acessibilidade voltado para usabilidade visa alcançar níveis de eficiência e satisfação tão altos quanto possíveis, considerando um contexto de uso especificado, focando em toda a gama de capacidades dentro da população de usuários </w:t>
      </w:r>
      <w:r w:rsidR="00F71141" w:rsidRPr="00F71141">
        <w:rPr>
          <w:rFonts w:ascii="Arial" w:hAnsi="Arial" w:cs="Arial"/>
          <w:sz w:val="24"/>
          <w:szCs w:val="24"/>
        </w:rPr>
        <w:t>(</w:t>
      </w:r>
      <w:r w:rsidR="00DF2EAC" w:rsidRPr="00F71141">
        <w:rPr>
          <w:rFonts w:ascii="Arial" w:hAnsi="Arial" w:cs="Arial"/>
          <w:sz w:val="24"/>
          <w:szCs w:val="24"/>
        </w:rPr>
        <w:t>International Organization for Standardization</w:t>
      </w:r>
      <w:r w:rsidR="00F71141" w:rsidRPr="00F71141">
        <w:rPr>
          <w:rFonts w:ascii="Arial" w:hAnsi="Arial" w:cs="Arial"/>
          <w:sz w:val="24"/>
          <w:szCs w:val="24"/>
        </w:rPr>
        <w:t>, 2010).</w:t>
      </w:r>
    </w:p>
    <w:p w14:paraId="1649C9F9" w14:textId="7D13D581" w:rsidR="00735895" w:rsidRDefault="00735895" w:rsidP="001E3181">
      <w:pPr>
        <w:spacing w:after="0" w:line="360" w:lineRule="auto"/>
        <w:ind w:firstLine="709"/>
        <w:jc w:val="both"/>
        <w:rPr>
          <w:rFonts w:ascii="Arial" w:hAnsi="Arial" w:cs="Arial"/>
          <w:sz w:val="24"/>
          <w:szCs w:val="24"/>
        </w:rPr>
      </w:pPr>
      <w:r w:rsidRPr="00735895">
        <w:rPr>
          <w:rFonts w:ascii="Arial" w:hAnsi="Arial" w:cs="Arial"/>
          <w:sz w:val="24"/>
          <w:szCs w:val="24"/>
        </w:rPr>
        <w:t>A usabilidade pode ser compreendida como a capacidade de um sistema ser utilizado por usuários específicos para atingir objetivos determinados com eficácia, eficiência e satisfação, considerando o contexto de uso em que a interação ocorre (</w:t>
      </w:r>
      <w:r w:rsidR="00DF2EAC" w:rsidRPr="00CC1334">
        <w:rPr>
          <w:rFonts w:ascii="Arial" w:hAnsi="Arial" w:cs="Arial"/>
          <w:lang w:val="en-US"/>
        </w:rPr>
        <w:t>International Organization for Standardization</w:t>
      </w:r>
      <w:r w:rsidRPr="00735895">
        <w:rPr>
          <w:rFonts w:ascii="Arial" w:hAnsi="Arial" w:cs="Arial"/>
          <w:sz w:val="24"/>
          <w:szCs w:val="24"/>
        </w:rPr>
        <w:t>, 2018).</w:t>
      </w:r>
    </w:p>
    <w:p w14:paraId="02A89D30" w14:textId="5A55BD59" w:rsidR="00750BC4" w:rsidRPr="003E6F4B" w:rsidRDefault="00750BC4" w:rsidP="001E3181">
      <w:pPr>
        <w:spacing w:after="0" w:line="360" w:lineRule="auto"/>
        <w:ind w:firstLine="709"/>
        <w:jc w:val="both"/>
        <w:rPr>
          <w:rFonts w:ascii="Arial" w:hAnsi="Arial" w:cs="Arial"/>
          <w:sz w:val="24"/>
          <w:szCs w:val="24"/>
        </w:rPr>
      </w:pPr>
      <w:r w:rsidRPr="003E6F4B">
        <w:rPr>
          <w:rFonts w:ascii="Arial" w:hAnsi="Arial" w:cs="Arial"/>
          <w:sz w:val="24"/>
          <w:szCs w:val="24"/>
        </w:rPr>
        <w:t xml:space="preserve">De acordo com </w:t>
      </w:r>
      <w:hyperlink w:anchor="_bookmark171" w:history="1">
        <w:r w:rsidRPr="003E6F4B">
          <w:rPr>
            <w:rFonts w:ascii="Arial" w:hAnsi="Arial" w:cs="Arial"/>
            <w:sz w:val="24"/>
            <w:szCs w:val="24"/>
          </w:rPr>
          <w:t>Wegge e Zimmermann</w:t>
        </w:r>
      </w:hyperlink>
      <w:r w:rsidRPr="003E6F4B">
        <w:rPr>
          <w:rFonts w:ascii="Arial" w:hAnsi="Arial" w:cs="Arial"/>
          <w:sz w:val="24"/>
          <w:szCs w:val="24"/>
        </w:rPr>
        <w:t xml:space="preserve"> (</w:t>
      </w:r>
      <w:hyperlink w:anchor="_bookmark171" w:history="1">
        <w:r w:rsidRPr="003E6F4B">
          <w:rPr>
            <w:rFonts w:ascii="Arial" w:hAnsi="Arial" w:cs="Arial"/>
            <w:sz w:val="24"/>
            <w:szCs w:val="24"/>
          </w:rPr>
          <w:t>2007</w:t>
        </w:r>
      </w:hyperlink>
      <w:r w:rsidRPr="003E6F4B">
        <w:rPr>
          <w:rFonts w:ascii="Arial" w:hAnsi="Arial" w:cs="Arial"/>
          <w:sz w:val="24"/>
          <w:szCs w:val="24"/>
        </w:rPr>
        <w:t>)</w:t>
      </w:r>
      <w:r w:rsidR="00F266AA">
        <w:rPr>
          <w:rFonts w:ascii="Arial" w:hAnsi="Arial" w:cs="Arial"/>
          <w:sz w:val="24"/>
          <w:szCs w:val="24"/>
        </w:rPr>
        <w:t>,</w:t>
      </w:r>
      <w:r w:rsidRPr="003E6F4B">
        <w:rPr>
          <w:rFonts w:ascii="Arial" w:hAnsi="Arial" w:cs="Arial"/>
          <w:sz w:val="24"/>
          <w:szCs w:val="24"/>
        </w:rPr>
        <w:t xml:space="preserve"> essa mescla de conceitos de acessibilidade e usabilidade possivelmente ocorre por razões históricas e destacam que, mesmo dentro da mesma organização de padronização, sejam usadas definições incompatíveis. </w:t>
      </w:r>
    </w:p>
    <w:bookmarkEnd w:id="25"/>
    <w:p w14:paraId="19A2FC4D" w14:textId="5E6AD885" w:rsidR="00750BC4" w:rsidRDefault="00750BC4" w:rsidP="001E3181">
      <w:pPr>
        <w:spacing w:after="0" w:line="360" w:lineRule="auto"/>
        <w:ind w:firstLine="709"/>
        <w:jc w:val="both"/>
        <w:rPr>
          <w:rFonts w:ascii="Arial" w:hAnsi="Arial" w:cs="Arial"/>
          <w:sz w:val="24"/>
          <w:szCs w:val="24"/>
        </w:rPr>
      </w:pPr>
      <w:r w:rsidRPr="003E6F4B">
        <w:rPr>
          <w:rFonts w:ascii="Arial" w:hAnsi="Arial" w:cs="Arial"/>
          <w:sz w:val="24"/>
          <w:szCs w:val="24"/>
        </w:rPr>
        <w:t>Powlik e Karshmer (2002) destacam que</w:t>
      </w:r>
      <w:r w:rsidR="001E3181">
        <w:rPr>
          <w:rFonts w:ascii="Arial" w:hAnsi="Arial" w:cs="Arial"/>
          <w:sz w:val="24"/>
          <w:szCs w:val="24"/>
        </w:rPr>
        <w:t xml:space="preserve"> </w:t>
      </w:r>
      <w:r w:rsidRPr="003E6F4B">
        <w:rPr>
          <w:rFonts w:ascii="Arial" w:hAnsi="Arial" w:cs="Arial"/>
          <w:sz w:val="24"/>
          <w:szCs w:val="24"/>
        </w:rPr>
        <w:t>acessibilidade não é usabilidade, e uma interface utilizável bem construída não é necessariamente acessível</w:t>
      </w:r>
      <w:r w:rsidR="004B41B2">
        <w:rPr>
          <w:rFonts w:ascii="Arial" w:hAnsi="Arial" w:cs="Arial"/>
          <w:sz w:val="24"/>
          <w:szCs w:val="24"/>
        </w:rPr>
        <w:t>,</w:t>
      </w:r>
      <w:r w:rsidR="001326DE">
        <w:rPr>
          <w:rFonts w:ascii="Arial" w:hAnsi="Arial" w:cs="Arial"/>
          <w:sz w:val="24"/>
          <w:szCs w:val="24"/>
        </w:rPr>
        <w:t xml:space="preserve"> </w:t>
      </w:r>
      <w:r w:rsidRPr="003E6F4B">
        <w:rPr>
          <w:rFonts w:ascii="Arial" w:hAnsi="Arial" w:cs="Arial"/>
          <w:sz w:val="24"/>
          <w:szCs w:val="24"/>
        </w:rPr>
        <w:t xml:space="preserve">e vice-versa.  Mesmo que a acessibilidade seja um requisito importante para permitir que pessoas com diferentes </w:t>
      </w:r>
      <w:r w:rsidR="00F266AA">
        <w:rPr>
          <w:rFonts w:ascii="Arial" w:hAnsi="Arial" w:cs="Arial"/>
          <w:sz w:val="24"/>
          <w:szCs w:val="24"/>
        </w:rPr>
        <w:t>habilidades</w:t>
      </w:r>
      <w:r w:rsidRPr="003E6F4B">
        <w:rPr>
          <w:rFonts w:ascii="Arial" w:hAnsi="Arial" w:cs="Arial"/>
          <w:sz w:val="24"/>
          <w:szCs w:val="24"/>
        </w:rPr>
        <w:t xml:space="preserve"> interajam com um sistema, é apenas o primeiro passo para garantir um uso satisfatório </w:t>
      </w:r>
      <w:bookmarkEnd w:id="26"/>
      <w:r w:rsidRPr="003E6F4B">
        <w:rPr>
          <w:rFonts w:ascii="Arial" w:hAnsi="Arial" w:cs="Arial"/>
          <w:sz w:val="24"/>
          <w:szCs w:val="24"/>
        </w:rPr>
        <w:t>e eficiente (</w:t>
      </w:r>
      <w:hyperlink w:anchor="_bookmark115" w:history="1">
        <w:r w:rsidR="00DF2EAC" w:rsidRPr="003E6F4B">
          <w:rPr>
            <w:rFonts w:ascii="Arial" w:hAnsi="Arial" w:cs="Arial"/>
            <w:sz w:val="24"/>
            <w:szCs w:val="24"/>
          </w:rPr>
          <w:t>B</w:t>
        </w:r>
        <w:r w:rsidR="00DF2EAC">
          <w:rPr>
            <w:rFonts w:ascii="Arial" w:hAnsi="Arial" w:cs="Arial"/>
            <w:sz w:val="24"/>
            <w:szCs w:val="24"/>
          </w:rPr>
          <w:t>illi</w:t>
        </w:r>
        <w:r w:rsidR="00DF2EAC" w:rsidRPr="003E6F4B">
          <w:rPr>
            <w:rFonts w:ascii="Arial" w:hAnsi="Arial" w:cs="Arial"/>
            <w:sz w:val="24"/>
            <w:szCs w:val="24"/>
          </w:rPr>
          <w:t xml:space="preserve"> </w:t>
        </w:r>
        <w:r w:rsidR="0039157E" w:rsidRPr="0039157E">
          <w:rPr>
            <w:rFonts w:ascii="Arial" w:hAnsi="Arial" w:cs="Arial"/>
            <w:i/>
            <w:iCs/>
            <w:sz w:val="24"/>
            <w:szCs w:val="24"/>
          </w:rPr>
          <w:t>et al.</w:t>
        </w:r>
      </w:hyperlink>
      <w:r w:rsidRPr="003E6F4B">
        <w:rPr>
          <w:rFonts w:ascii="Arial" w:hAnsi="Arial" w:cs="Arial"/>
          <w:sz w:val="24"/>
          <w:szCs w:val="24"/>
        </w:rPr>
        <w:t xml:space="preserve">, </w:t>
      </w:r>
      <w:hyperlink w:anchor="_bookmark115" w:history="1">
        <w:r w:rsidRPr="003E6F4B">
          <w:rPr>
            <w:rFonts w:ascii="Arial" w:hAnsi="Arial" w:cs="Arial"/>
            <w:sz w:val="24"/>
            <w:szCs w:val="24"/>
          </w:rPr>
          <w:t>2010</w:t>
        </w:r>
      </w:hyperlink>
      <w:r w:rsidRPr="003E6F4B">
        <w:rPr>
          <w:rFonts w:ascii="Arial" w:hAnsi="Arial" w:cs="Arial"/>
          <w:sz w:val="24"/>
          <w:szCs w:val="24"/>
        </w:rPr>
        <w:t>).</w:t>
      </w:r>
      <w:bookmarkEnd w:id="27"/>
      <w:bookmarkEnd w:id="28"/>
    </w:p>
    <w:p w14:paraId="41FB547D" w14:textId="1AF2B327" w:rsidR="00293074" w:rsidRDefault="00293074" w:rsidP="001E3181">
      <w:pPr>
        <w:spacing w:after="0" w:line="360" w:lineRule="auto"/>
        <w:ind w:firstLine="709"/>
        <w:jc w:val="both"/>
        <w:rPr>
          <w:rFonts w:ascii="Arial" w:hAnsi="Arial" w:cs="Arial"/>
          <w:sz w:val="24"/>
          <w:szCs w:val="24"/>
        </w:rPr>
      </w:pPr>
      <w:r w:rsidRPr="00CC5AFA">
        <w:rPr>
          <w:rFonts w:ascii="Arial" w:hAnsi="Arial" w:cs="Arial"/>
          <w:sz w:val="24"/>
          <w:szCs w:val="24"/>
        </w:rPr>
        <w:t>Além disso, dizer que um sistema precisa ser acessí</w:t>
      </w:r>
      <w:r w:rsidR="005833F5" w:rsidRPr="00CC5AFA">
        <w:rPr>
          <w:rFonts w:ascii="Arial" w:hAnsi="Arial" w:cs="Arial"/>
          <w:sz w:val="24"/>
          <w:szCs w:val="24"/>
        </w:rPr>
        <w:t xml:space="preserve">vel, </w:t>
      </w:r>
      <w:r w:rsidR="00FB627F" w:rsidRPr="00CC5AFA">
        <w:rPr>
          <w:rFonts w:ascii="Arial" w:hAnsi="Arial" w:cs="Arial"/>
          <w:sz w:val="24"/>
          <w:szCs w:val="24"/>
        </w:rPr>
        <w:t xml:space="preserve">no escopo da engenharia de software, </w:t>
      </w:r>
      <w:r w:rsidR="005833F5" w:rsidRPr="00CC5AFA">
        <w:rPr>
          <w:rFonts w:ascii="Arial" w:hAnsi="Arial" w:cs="Arial"/>
          <w:sz w:val="24"/>
          <w:szCs w:val="24"/>
        </w:rPr>
        <w:t xml:space="preserve">é </w:t>
      </w:r>
      <w:r w:rsidR="00FB627F" w:rsidRPr="00CC5AFA">
        <w:rPr>
          <w:rFonts w:ascii="Arial" w:hAnsi="Arial" w:cs="Arial"/>
          <w:sz w:val="24"/>
          <w:szCs w:val="24"/>
        </w:rPr>
        <w:t>classificado como um</w:t>
      </w:r>
      <w:r w:rsidR="005833F5" w:rsidRPr="00CC5AFA">
        <w:rPr>
          <w:rFonts w:ascii="Arial" w:hAnsi="Arial" w:cs="Arial"/>
          <w:sz w:val="24"/>
          <w:szCs w:val="24"/>
        </w:rPr>
        <w:t xml:space="preserve"> requisito não funcional. Porém, é necessário que esse único requisito não funcional seja transformado em uma série de funcionalidades </w:t>
      </w:r>
      <w:r w:rsidR="00BD5B21" w:rsidRPr="00CC5AFA">
        <w:rPr>
          <w:rFonts w:ascii="Arial" w:hAnsi="Arial" w:cs="Arial"/>
          <w:sz w:val="24"/>
          <w:szCs w:val="24"/>
        </w:rPr>
        <w:t>do sistema</w:t>
      </w:r>
      <w:r w:rsidR="00FB627F" w:rsidRPr="00CC5AFA">
        <w:rPr>
          <w:rFonts w:ascii="Arial" w:hAnsi="Arial" w:cs="Arial"/>
          <w:sz w:val="24"/>
          <w:szCs w:val="24"/>
        </w:rPr>
        <w:t xml:space="preserve">, algo que nem sempre é claro para </w:t>
      </w:r>
      <w:r w:rsidR="00C60B9F" w:rsidRPr="00CC5AFA">
        <w:rPr>
          <w:rFonts w:ascii="Arial" w:hAnsi="Arial" w:cs="Arial"/>
          <w:sz w:val="24"/>
          <w:szCs w:val="24"/>
        </w:rPr>
        <w:t>os desenvolvedores de sistemas.</w:t>
      </w:r>
      <w:r w:rsidR="00C60B9F">
        <w:rPr>
          <w:rFonts w:ascii="Arial" w:hAnsi="Arial" w:cs="Arial"/>
          <w:sz w:val="24"/>
          <w:szCs w:val="24"/>
        </w:rPr>
        <w:t xml:space="preserve"> </w:t>
      </w:r>
    </w:p>
    <w:p w14:paraId="6D0EE365" w14:textId="15C8C058" w:rsidR="00952347" w:rsidRDefault="00D95E57" w:rsidP="00C4310D">
      <w:pPr>
        <w:pStyle w:val="Ttulo3"/>
      </w:pPr>
      <w:bookmarkStart w:id="30" w:name="_Toc223367612"/>
      <w:r w:rsidRPr="00C4310D">
        <w:t>Desenho</w:t>
      </w:r>
      <w:r>
        <w:t xml:space="preserve"> </w:t>
      </w:r>
      <w:r w:rsidR="00952347" w:rsidRPr="00544F4C">
        <w:t>Universal</w:t>
      </w:r>
      <w:bookmarkEnd w:id="30"/>
    </w:p>
    <w:p w14:paraId="0C3B94DF" w14:textId="282A5700" w:rsidR="00CC5AFA" w:rsidRDefault="00544F4C" w:rsidP="00355C09">
      <w:pPr>
        <w:spacing w:after="0" w:line="360" w:lineRule="auto"/>
        <w:ind w:firstLine="709"/>
        <w:jc w:val="both"/>
        <w:rPr>
          <w:rFonts w:ascii="Arial" w:hAnsi="Arial" w:cs="Arial"/>
          <w:sz w:val="24"/>
          <w:szCs w:val="24"/>
        </w:rPr>
      </w:pPr>
      <w:bookmarkStart w:id="31" w:name="_Hlk223079444"/>
      <w:r w:rsidRPr="00544F4C">
        <w:rPr>
          <w:rFonts w:ascii="Arial" w:hAnsi="Arial" w:cs="Arial"/>
          <w:sz w:val="24"/>
          <w:szCs w:val="24"/>
        </w:rPr>
        <w:t xml:space="preserve">O </w:t>
      </w:r>
      <w:r w:rsidR="00D95E57">
        <w:rPr>
          <w:rFonts w:ascii="Arial" w:hAnsi="Arial" w:cs="Arial"/>
          <w:sz w:val="24"/>
          <w:szCs w:val="24"/>
        </w:rPr>
        <w:t xml:space="preserve">Desenho </w:t>
      </w:r>
      <w:r w:rsidRPr="00544F4C">
        <w:rPr>
          <w:rFonts w:ascii="Arial" w:hAnsi="Arial" w:cs="Arial"/>
          <w:sz w:val="24"/>
          <w:szCs w:val="24"/>
        </w:rPr>
        <w:t xml:space="preserve">Universal refere-se à concepção de produtos, ambientes e serviços que possam ser utilizados pelo maior número possível de pessoas, independentemente de idade, habilidades, contexto cultural ou características físicas e cognitivas. </w:t>
      </w:r>
      <w:r w:rsidRPr="00CC5AFA">
        <w:rPr>
          <w:rFonts w:ascii="Arial" w:hAnsi="Arial" w:cs="Arial"/>
          <w:sz w:val="24"/>
          <w:szCs w:val="24"/>
        </w:rPr>
        <w:t>Seu objetivo consiste em promover a inclusão desde as etapas iniciais do projeto, evitando soluções adaptativas posteriores e ampliando o acesso a diferentes perfis de usuários</w:t>
      </w:r>
      <w:r w:rsidR="00071494">
        <w:rPr>
          <w:rFonts w:ascii="Arial" w:hAnsi="Arial" w:cs="Arial"/>
          <w:sz w:val="24"/>
          <w:szCs w:val="24"/>
        </w:rPr>
        <w:t xml:space="preserve"> </w:t>
      </w:r>
      <w:r w:rsidR="00071494" w:rsidRPr="00071494">
        <w:rPr>
          <w:rFonts w:ascii="Arial" w:hAnsi="Arial" w:cs="Arial"/>
          <w:sz w:val="24"/>
          <w:szCs w:val="24"/>
        </w:rPr>
        <w:t>(</w:t>
      </w:r>
      <w:r w:rsidR="00DF2EAC" w:rsidRPr="00071494">
        <w:rPr>
          <w:rFonts w:ascii="Arial" w:hAnsi="Arial" w:cs="Arial"/>
          <w:sz w:val="24"/>
          <w:szCs w:val="24"/>
        </w:rPr>
        <w:t>Mace</w:t>
      </w:r>
      <w:r w:rsidR="00071494" w:rsidRPr="00071494">
        <w:rPr>
          <w:rFonts w:ascii="Arial" w:hAnsi="Arial" w:cs="Arial"/>
          <w:sz w:val="24"/>
          <w:szCs w:val="24"/>
        </w:rPr>
        <w:t xml:space="preserve">, 1998; </w:t>
      </w:r>
      <w:r w:rsidR="00DF2EAC" w:rsidRPr="00071494">
        <w:rPr>
          <w:rFonts w:ascii="Arial" w:hAnsi="Arial" w:cs="Arial"/>
          <w:sz w:val="24"/>
          <w:szCs w:val="24"/>
        </w:rPr>
        <w:t>Center for Universal Design</w:t>
      </w:r>
      <w:r w:rsidR="00071494" w:rsidRPr="00071494">
        <w:rPr>
          <w:rFonts w:ascii="Arial" w:hAnsi="Arial" w:cs="Arial"/>
          <w:sz w:val="24"/>
          <w:szCs w:val="24"/>
        </w:rPr>
        <w:t>, 1997).</w:t>
      </w:r>
    </w:p>
    <w:bookmarkEnd w:id="31"/>
    <w:p w14:paraId="250BE8D8" w14:textId="024B8A93" w:rsidR="00CC5AFA" w:rsidRPr="00CA5995" w:rsidRDefault="00CC5AFA" w:rsidP="00CC5AFA">
      <w:pPr>
        <w:spacing w:after="0" w:line="360" w:lineRule="auto"/>
        <w:ind w:firstLine="709"/>
        <w:jc w:val="both"/>
        <w:rPr>
          <w:rFonts w:ascii="Arial" w:hAnsi="Arial" w:cs="Arial"/>
          <w:sz w:val="24"/>
          <w:szCs w:val="24"/>
        </w:rPr>
      </w:pPr>
      <w:r w:rsidRPr="00CA5995">
        <w:rPr>
          <w:rFonts w:ascii="Arial" w:hAnsi="Arial" w:cs="Arial"/>
          <w:sz w:val="24"/>
          <w:szCs w:val="24"/>
        </w:rPr>
        <w:t>O termo “</w:t>
      </w:r>
      <w:r>
        <w:rPr>
          <w:rFonts w:ascii="Arial" w:hAnsi="Arial" w:cs="Arial"/>
          <w:sz w:val="24"/>
          <w:szCs w:val="24"/>
        </w:rPr>
        <w:t xml:space="preserve">Desenho </w:t>
      </w:r>
      <w:r w:rsidRPr="00CA5995">
        <w:rPr>
          <w:rFonts w:ascii="Arial" w:hAnsi="Arial" w:cs="Arial"/>
          <w:sz w:val="24"/>
          <w:szCs w:val="24"/>
        </w:rPr>
        <w:t xml:space="preserve">Universal” foi cunhado por Ron Mace que defendeu códigos e padrões de construção acessíveis nos Estados Unidos e explicou como o </w:t>
      </w:r>
      <w:r>
        <w:rPr>
          <w:rFonts w:ascii="Arial" w:hAnsi="Arial" w:cs="Arial"/>
          <w:sz w:val="24"/>
          <w:szCs w:val="24"/>
        </w:rPr>
        <w:t xml:space="preserve">Desenho </w:t>
      </w:r>
      <w:r w:rsidRPr="00CA5995">
        <w:rPr>
          <w:rFonts w:ascii="Arial" w:hAnsi="Arial" w:cs="Arial"/>
          <w:sz w:val="24"/>
          <w:szCs w:val="24"/>
        </w:rPr>
        <w:lastRenderedPageBreak/>
        <w:t>U</w:t>
      </w:r>
      <w:r>
        <w:rPr>
          <w:rFonts w:ascii="Arial" w:hAnsi="Arial" w:cs="Arial"/>
          <w:sz w:val="24"/>
          <w:szCs w:val="24"/>
        </w:rPr>
        <w:t>niversal</w:t>
      </w:r>
      <w:r w:rsidRPr="00CA5995">
        <w:rPr>
          <w:rFonts w:ascii="Arial" w:hAnsi="Arial" w:cs="Arial"/>
          <w:sz w:val="24"/>
          <w:szCs w:val="24"/>
        </w:rPr>
        <w:t xml:space="preserve"> poderia ser incorporado no design de produtos para torná-lo</w:t>
      </w:r>
      <w:r w:rsidR="00071494">
        <w:rPr>
          <w:rFonts w:ascii="Arial" w:hAnsi="Arial" w:cs="Arial"/>
          <w:sz w:val="24"/>
          <w:szCs w:val="24"/>
        </w:rPr>
        <w:t>s</w:t>
      </w:r>
      <w:r w:rsidRPr="00CA5995">
        <w:rPr>
          <w:rFonts w:ascii="Arial" w:hAnsi="Arial" w:cs="Arial"/>
          <w:sz w:val="24"/>
          <w:szCs w:val="24"/>
        </w:rPr>
        <w:t xml:space="preserve"> acessíve</w:t>
      </w:r>
      <w:r w:rsidR="00071494">
        <w:rPr>
          <w:rFonts w:ascii="Arial" w:hAnsi="Arial" w:cs="Arial"/>
          <w:sz w:val="24"/>
          <w:szCs w:val="24"/>
        </w:rPr>
        <w:t>is</w:t>
      </w:r>
      <w:r w:rsidRPr="00CA5995">
        <w:rPr>
          <w:rFonts w:ascii="Arial" w:hAnsi="Arial" w:cs="Arial"/>
          <w:sz w:val="24"/>
          <w:szCs w:val="24"/>
        </w:rPr>
        <w:t xml:space="preserve"> a pessoas com e sem deficiência</w:t>
      </w:r>
      <w:r>
        <w:rPr>
          <w:rFonts w:ascii="Arial" w:hAnsi="Arial" w:cs="Arial"/>
          <w:sz w:val="24"/>
          <w:szCs w:val="24"/>
        </w:rPr>
        <w:t xml:space="preserve"> </w:t>
      </w:r>
      <w:r w:rsidRPr="00CA5995">
        <w:rPr>
          <w:rFonts w:ascii="Arial" w:hAnsi="Arial" w:cs="Arial"/>
          <w:sz w:val="24"/>
          <w:szCs w:val="24"/>
        </w:rPr>
        <w:t>(</w:t>
      </w:r>
      <w:r w:rsidR="00DF2EAC" w:rsidRPr="00CA5995">
        <w:rPr>
          <w:rFonts w:ascii="Arial" w:hAnsi="Arial" w:cs="Arial"/>
          <w:sz w:val="24"/>
          <w:szCs w:val="24"/>
        </w:rPr>
        <w:t>C</w:t>
      </w:r>
      <w:r w:rsidR="00DF2EAC">
        <w:rPr>
          <w:rFonts w:ascii="Arial" w:hAnsi="Arial" w:cs="Arial"/>
          <w:sz w:val="24"/>
          <w:szCs w:val="24"/>
        </w:rPr>
        <w:t>onnell</w:t>
      </w:r>
      <w:r w:rsidR="00DF2EAC" w:rsidRPr="00CA5995">
        <w:rPr>
          <w:rFonts w:ascii="Arial" w:hAnsi="Arial" w:cs="Arial"/>
          <w:sz w:val="24"/>
          <w:szCs w:val="24"/>
        </w:rPr>
        <w:t xml:space="preserve"> </w:t>
      </w:r>
      <w:r w:rsidR="0039157E" w:rsidRPr="0039157E">
        <w:rPr>
          <w:rFonts w:ascii="Arial" w:hAnsi="Arial" w:cs="Arial"/>
          <w:i/>
          <w:sz w:val="24"/>
          <w:szCs w:val="24"/>
        </w:rPr>
        <w:t>et al.</w:t>
      </w:r>
      <w:r w:rsidRPr="00CA5995">
        <w:rPr>
          <w:rFonts w:ascii="Arial" w:hAnsi="Arial" w:cs="Arial"/>
          <w:sz w:val="24"/>
          <w:szCs w:val="24"/>
        </w:rPr>
        <w:t>, 1997).</w:t>
      </w:r>
    </w:p>
    <w:p w14:paraId="4E2F9D7C" w14:textId="2509E764" w:rsidR="00544F4C" w:rsidRDefault="00544F4C" w:rsidP="00355C09">
      <w:pPr>
        <w:spacing w:after="0" w:line="360" w:lineRule="auto"/>
        <w:ind w:firstLine="709"/>
        <w:jc w:val="both"/>
        <w:rPr>
          <w:rFonts w:ascii="Arial" w:hAnsi="Arial" w:cs="Arial"/>
          <w:sz w:val="24"/>
          <w:szCs w:val="24"/>
        </w:rPr>
      </w:pPr>
      <w:r w:rsidRPr="00CC5AFA">
        <w:rPr>
          <w:rFonts w:ascii="Arial" w:hAnsi="Arial" w:cs="Arial"/>
          <w:sz w:val="24"/>
          <w:szCs w:val="24"/>
        </w:rPr>
        <w:t>Embora suas origens estejam associadas à arquitetura e ao design industrial, o conceito</w:t>
      </w:r>
      <w:r w:rsidRPr="00544F4C">
        <w:rPr>
          <w:rFonts w:ascii="Arial" w:hAnsi="Arial" w:cs="Arial"/>
          <w:sz w:val="24"/>
          <w:szCs w:val="24"/>
        </w:rPr>
        <w:t xml:space="preserve"> de </w:t>
      </w:r>
      <w:r w:rsidR="00D95E57">
        <w:rPr>
          <w:rFonts w:ascii="Arial" w:hAnsi="Arial" w:cs="Arial"/>
          <w:sz w:val="24"/>
          <w:szCs w:val="24"/>
        </w:rPr>
        <w:t xml:space="preserve">Desenho </w:t>
      </w:r>
      <w:r w:rsidRPr="00544F4C">
        <w:rPr>
          <w:rFonts w:ascii="Arial" w:hAnsi="Arial" w:cs="Arial"/>
          <w:sz w:val="24"/>
          <w:szCs w:val="24"/>
        </w:rPr>
        <w:t>Universal tem sido progressivamente aplicado também ao contexto visual e digital (</w:t>
      </w:r>
      <w:r w:rsidR="00DF2EAC" w:rsidRPr="00544F4C">
        <w:rPr>
          <w:rFonts w:ascii="Arial" w:hAnsi="Arial" w:cs="Arial"/>
          <w:sz w:val="24"/>
          <w:szCs w:val="24"/>
        </w:rPr>
        <w:t xml:space="preserve">Mace </w:t>
      </w:r>
      <w:r w:rsidR="0039157E" w:rsidRPr="0039157E">
        <w:rPr>
          <w:rFonts w:ascii="Arial" w:hAnsi="Arial" w:cs="Arial"/>
          <w:i/>
          <w:iCs/>
          <w:sz w:val="24"/>
          <w:szCs w:val="24"/>
        </w:rPr>
        <w:t>et al.</w:t>
      </w:r>
      <w:r w:rsidRPr="00544F4C">
        <w:rPr>
          <w:rFonts w:ascii="Arial" w:hAnsi="Arial" w:cs="Arial"/>
          <w:sz w:val="24"/>
          <w:szCs w:val="24"/>
        </w:rPr>
        <w:t xml:space="preserve">, 1997; </w:t>
      </w:r>
      <w:r w:rsidR="00EB60CB" w:rsidRPr="00544F4C">
        <w:rPr>
          <w:rFonts w:ascii="Arial" w:hAnsi="Arial" w:cs="Arial"/>
          <w:sz w:val="24"/>
          <w:szCs w:val="24"/>
        </w:rPr>
        <w:t>Steinfeld</w:t>
      </w:r>
      <w:r w:rsidRPr="00544F4C">
        <w:rPr>
          <w:rFonts w:ascii="Arial" w:hAnsi="Arial" w:cs="Arial"/>
          <w:sz w:val="24"/>
          <w:szCs w:val="24"/>
        </w:rPr>
        <w:t xml:space="preserve">; </w:t>
      </w:r>
      <w:r w:rsidR="00EB60CB" w:rsidRPr="00544F4C">
        <w:rPr>
          <w:rFonts w:ascii="Arial" w:hAnsi="Arial" w:cs="Arial"/>
          <w:sz w:val="24"/>
          <w:szCs w:val="24"/>
        </w:rPr>
        <w:t>Maisel</w:t>
      </w:r>
      <w:r w:rsidRPr="00544F4C">
        <w:rPr>
          <w:rFonts w:ascii="Arial" w:hAnsi="Arial" w:cs="Arial"/>
          <w:sz w:val="24"/>
          <w:szCs w:val="24"/>
        </w:rPr>
        <w:t>, 2012).</w:t>
      </w:r>
    </w:p>
    <w:p w14:paraId="122CCE44" w14:textId="6251B904" w:rsidR="00355C09" w:rsidRDefault="00F53A3B" w:rsidP="00355C09">
      <w:pPr>
        <w:spacing w:after="0" w:line="360" w:lineRule="auto"/>
        <w:ind w:firstLine="709"/>
        <w:jc w:val="both"/>
        <w:rPr>
          <w:rFonts w:ascii="Arial" w:hAnsi="Arial" w:cs="Arial"/>
          <w:sz w:val="24"/>
          <w:szCs w:val="24"/>
        </w:rPr>
      </w:pPr>
      <w:r>
        <w:rPr>
          <w:rFonts w:ascii="Arial" w:hAnsi="Arial" w:cs="Arial"/>
          <w:sz w:val="24"/>
          <w:szCs w:val="24"/>
        </w:rPr>
        <w:t>O Desenho Universal n</w:t>
      </w:r>
      <w:r w:rsidR="00355C09" w:rsidRPr="00C47ED3">
        <w:rPr>
          <w:rFonts w:ascii="Arial" w:hAnsi="Arial" w:cs="Arial"/>
          <w:sz w:val="24"/>
          <w:szCs w:val="24"/>
        </w:rPr>
        <w:t>ão se concentra apenas em pessoas com deficiência, mas sim em criar soluções que sejam flexíveis, adaptáveis e eficazes para todos os usuários, independente de suas características individuais.</w:t>
      </w:r>
    </w:p>
    <w:p w14:paraId="0F1014B2" w14:textId="77777777" w:rsidR="00F53A3B" w:rsidRDefault="00F53A3B" w:rsidP="00355C09">
      <w:pPr>
        <w:spacing w:after="0" w:line="360" w:lineRule="auto"/>
        <w:ind w:firstLine="709"/>
        <w:jc w:val="both"/>
        <w:rPr>
          <w:rFonts w:ascii="Arial" w:hAnsi="Arial" w:cs="Arial"/>
          <w:sz w:val="24"/>
          <w:szCs w:val="24"/>
        </w:rPr>
      </w:pPr>
      <w:r w:rsidRPr="00F53A3B">
        <w:rPr>
          <w:rFonts w:ascii="Arial" w:hAnsi="Arial" w:cs="Arial"/>
          <w:sz w:val="24"/>
          <w:szCs w:val="24"/>
        </w:rPr>
        <w:t>Trata-se de uma abordagem centrada no usuário, voltada ao desenvolvimento de soluções utilizáveis por diferentes perfis de usuários, ampliando a flexibilidade da solução e promovendo melhor experiência do usuário e maior qualidade de interação, independentemente do contexto de uso.</w:t>
      </w:r>
    </w:p>
    <w:p w14:paraId="62AB91F3" w14:textId="59D9AEB4" w:rsidR="00355C09" w:rsidRDefault="00355C09" w:rsidP="00355C09">
      <w:pPr>
        <w:spacing w:after="0" w:line="360" w:lineRule="auto"/>
        <w:ind w:firstLine="709"/>
        <w:jc w:val="both"/>
        <w:rPr>
          <w:rFonts w:ascii="Arial" w:hAnsi="Arial" w:cs="Arial"/>
          <w:sz w:val="24"/>
          <w:szCs w:val="24"/>
        </w:rPr>
      </w:pPr>
      <w:r w:rsidRPr="00CA5995">
        <w:rPr>
          <w:rFonts w:ascii="Arial" w:hAnsi="Arial" w:cs="Arial"/>
          <w:sz w:val="24"/>
          <w:szCs w:val="24"/>
        </w:rPr>
        <w:t xml:space="preserve">Segundo Dix, Finlay e Beale (2004), o </w:t>
      </w:r>
      <w:r w:rsidR="00D95E57">
        <w:rPr>
          <w:rFonts w:ascii="Arial" w:hAnsi="Arial" w:cs="Arial"/>
          <w:sz w:val="24"/>
          <w:szCs w:val="24"/>
        </w:rPr>
        <w:t xml:space="preserve">Desenho </w:t>
      </w:r>
      <w:r w:rsidRPr="00CA5995">
        <w:rPr>
          <w:rFonts w:ascii="Arial" w:hAnsi="Arial" w:cs="Arial"/>
          <w:sz w:val="24"/>
          <w:szCs w:val="24"/>
        </w:rPr>
        <w:t>U</w:t>
      </w:r>
      <w:r>
        <w:rPr>
          <w:rFonts w:ascii="Arial" w:hAnsi="Arial" w:cs="Arial"/>
          <w:sz w:val="24"/>
          <w:szCs w:val="24"/>
        </w:rPr>
        <w:t>niversal</w:t>
      </w:r>
      <w:r w:rsidRPr="00CA5995">
        <w:rPr>
          <w:rFonts w:ascii="Arial" w:hAnsi="Arial" w:cs="Arial"/>
          <w:sz w:val="24"/>
          <w:szCs w:val="24"/>
        </w:rPr>
        <w:t xml:space="preserve"> é o des</w:t>
      </w:r>
      <w:r w:rsidR="00D95E57">
        <w:rPr>
          <w:rFonts w:ascii="Arial" w:hAnsi="Arial" w:cs="Arial"/>
          <w:sz w:val="24"/>
          <w:szCs w:val="24"/>
        </w:rPr>
        <w:t>enho</w:t>
      </w:r>
      <w:r w:rsidRPr="00CA5995">
        <w:rPr>
          <w:rFonts w:ascii="Arial" w:hAnsi="Arial" w:cs="Arial"/>
          <w:sz w:val="24"/>
          <w:szCs w:val="24"/>
        </w:rPr>
        <w:t xml:space="preserve"> de produtos e ambientes que possam ser utilizados por tantas pessoas quanto possível, no maior número de situações possíveis. Em tecnologia, significa a criação de sistemas interativos que podem ser utilizáveis por qualquer pessoa que tenha qualquer tipo de habilidade. Podem ser citados como exemplos as interfaces gráficas que podem ser acessadas tanto visualmente quanto por áudio, ou um site que fornece texto alternativo de imagens para ser lido por um software leitor de tela.</w:t>
      </w:r>
    </w:p>
    <w:p w14:paraId="6B0B1514" w14:textId="7A7D7E71" w:rsidR="00355C09" w:rsidRDefault="00355C09" w:rsidP="00355C09">
      <w:pPr>
        <w:spacing w:after="0" w:line="360" w:lineRule="auto"/>
        <w:ind w:firstLine="709"/>
        <w:jc w:val="both"/>
        <w:rPr>
          <w:rFonts w:ascii="Arial" w:hAnsi="Arial" w:cs="Arial"/>
          <w:sz w:val="24"/>
          <w:szCs w:val="24"/>
        </w:rPr>
      </w:pPr>
      <w:r w:rsidRPr="00C47ED3">
        <w:rPr>
          <w:rFonts w:ascii="Arial" w:hAnsi="Arial" w:cs="Arial"/>
          <w:sz w:val="24"/>
          <w:szCs w:val="24"/>
        </w:rPr>
        <w:t>Melo e Baranauska</w:t>
      </w:r>
      <w:r w:rsidR="00544F4C">
        <w:rPr>
          <w:rFonts w:ascii="Arial" w:hAnsi="Arial" w:cs="Arial"/>
          <w:sz w:val="24"/>
          <w:szCs w:val="24"/>
        </w:rPr>
        <w:t>s</w:t>
      </w:r>
      <w:r w:rsidRPr="00C47ED3">
        <w:rPr>
          <w:rFonts w:ascii="Arial" w:hAnsi="Arial" w:cs="Arial"/>
          <w:sz w:val="24"/>
          <w:szCs w:val="24"/>
        </w:rPr>
        <w:t xml:space="preserve"> (200</w:t>
      </w:r>
      <w:r>
        <w:rPr>
          <w:rFonts w:ascii="Arial" w:hAnsi="Arial" w:cs="Arial"/>
          <w:sz w:val="24"/>
          <w:szCs w:val="24"/>
        </w:rPr>
        <w:t>6</w:t>
      </w:r>
      <w:r w:rsidRPr="00C47ED3">
        <w:rPr>
          <w:rFonts w:ascii="Arial" w:hAnsi="Arial" w:cs="Arial"/>
          <w:sz w:val="24"/>
          <w:szCs w:val="24"/>
        </w:rPr>
        <w:t>) utilizam a expressão “</w:t>
      </w:r>
      <w:r w:rsidRPr="0012660C">
        <w:rPr>
          <w:rFonts w:ascii="Arial" w:hAnsi="Arial" w:cs="Arial"/>
          <w:i/>
          <w:iCs/>
          <w:sz w:val="24"/>
          <w:szCs w:val="24"/>
        </w:rPr>
        <w:t>Design for All</w:t>
      </w:r>
      <w:r w:rsidRPr="00C47ED3">
        <w:rPr>
          <w:rFonts w:ascii="Arial" w:hAnsi="Arial" w:cs="Arial"/>
          <w:sz w:val="24"/>
          <w:szCs w:val="24"/>
        </w:rPr>
        <w:t xml:space="preserve">”, indicando que o </w:t>
      </w:r>
      <w:r w:rsidR="00D95E57">
        <w:rPr>
          <w:rFonts w:ascii="Arial" w:hAnsi="Arial" w:cs="Arial"/>
          <w:sz w:val="24"/>
          <w:szCs w:val="24"/>
        </w:rPr>
        <w:t xml:space="preserve">Desenho </w:t>
      </w:r>
      <w:r w:rsidRPr="00C47ED3">
        <w:rPr>
          <w:rFonts w:ascii="Arial" w:hAnsi="Arial" w:cs="Arial"/>
          <w:sz w:val="24"/>
          <w:szCs w:val="24"/>
        </w:rPr>
        <w:t xml:space="preserve">Universal é para ser pensado sem o uso de adaptações ou design especializado, que é para ser desenvolvido para todas as pessoas na maior extensão possível. </w:t>
      </w:r>
      <w:r>
        <w:rPr>
          <w:rFonts w:ascii="Arial" w:hAnsi="Arial" w:cs="Arial"/>
          <w:sz w:val="24"/>
          <w:szCs w:val="24"/>
        </w:rPr>
        <w:t xml:space="preserve">Já Abascal e Azevedo (2007) definem o </w:t>
      </w:r>
      <w:r w:rsidR="004554EE">
        <w:rPr>
          <w:rFonts w:ascii="Arial" w:hAnsi="Arial" w:cs="Arial"/>
          <w:sz w:val="24"/>
          <w:szCs w:val="24"/>
        </w:rPr>
        <w:t xml:space="preserve">Desenho </w:t>
      </w:r>
      <w:r>
        <w:rPr>
          <w:rFonts w:ascii="Arial" w:hAnsi="Arial" w:cs="Arial"/>
          <w:sz w:val="24"/>
          <w:szCs w:val="24"/>
        </w:rPr>
        <w:t>Universal como aquele que visa considerar as necessidades de todos em aplicativos convencionais e não convencionais, não apenas nos sistemas especialmente voltados para PCDs, mas sim para todos.</w:t>
      </w:r>
    </w:p>
    <w:p w14:paraId="23349F7F" w14:textId="3746DB18" w:rsidR="00355C09" w:rsidRDefault="00355C09" w:rsidP="00355C09">
      <w:pPr>
        <w:spacing w:after="0" w:line="360" w:lineRule="auto"/>
        <w:ind w:firstLine="709"/>
        <w:jc w:val="both"/>
        <w:rPr>
          <w:rFonts w:ascii="Arial" w:hAnsi="Arial" w:cs="Arial"/>
          <w:sz w:val="24"/>
          <w:szCs w:val="24"/>
        </w:rPr>
      </w:pPr>
      <w:r w:rsidRPr="00CA5995">
        <w:rPr>
          <w:rFonts w:ascii="Arial" w:hAnsi="Arial" w:cs="Arial"/>
          <w:sz w:val="24"/>
          <w:szCs w:val="24"/>
        </w:rPr>
        <w:t>A NBR</w:t>
      </w:r>
      <w:r w:rsidR="00957A4A">
        <w:rPr>
          <w:rFonts w:ascii="Arial" w:hAnsi="Arial" w:cs="Arial"/>
          <w:sz w:val="24"/>
          <w:szCs w:val="24"/>
        </w:rPr>
        <w:t xml:space="preserve"> </w:t>
      </w:r>
      <w:r w:rsidRPr="00CA5995">
        <w:rPr>
          <w:rFonts w:ascii="Arial" w:hAnsi="Arial" w:cs="Arial"/>
          <w:sz w:val="24"/>
          <w:szCs w:val="24"/>
        </w:rPr>
        <w:t xml:space="preserve">15250 (ABNT, 2005) enfatiza que o principal objetivo do </w:t>
      </w:r>
      <w:r w:rsidR="004554EE">
        <w:rPr>
          <w:rFonts w:ascii="Arial" w:hAnsi="Arial" w:cs="Arial"/>
          <w:sz w:val="24"/>
          <w:szCs w:val="24"/>
        </w:rPr>
        <w:t xml:space="preserve">Desenho </w:t>
      </w:r>
      <w:r w:rsidRPr="00CA5995">
        <w:rPr>
          <w:rFonts w:ascii="Arial" w:hAnsi="Arial" w:cs="Arial"/>
          <w:sz w:val="24"/>
          <w:szCs w:val="24"/>
        </w:rPr>
        <w:t>Universal está na inclusão de pessoas: “forma de conceber produtos, serviços e ambientes para serem utilizados por todas as pessoas, o maior tempo possível, sem a necessidade de adaptação, beneficiando pessoas de todas as idades e capacidades”.</w:t>
      </w:r>
    </w:p>
    <w:p w14:paraId="508399C8" w14:textId="5692CF75" w:rsidR="00544F4C" w:rsidRPr="00CA5995" w:rsidRDefault="00544F4C" w:rsidP="00355C09">
      <w:pPr>
        <w:spacing w:after="0" w:line="360" w:lineRule="auto"/>
        <w:ind w:firstLine="709"/>
        <w:jc w:val="both"/>
        <w:rPr>
          <w:rFonts w:ascii="Arial" w:hAnsi="Arial" w:cs="Arial"/>
          <w:sz w:val="24"/>
          <w:szCs w:val="24"/>
        </w:rPr>
      </w:pPr>
      <w:r w:rsidRPr="006C4B6B">
        <w:rPr>
          <w:rFonts w:ascii="Arial" w:hAnsi="Arial" w:cs="Arial"/>
          <w:sz w:val="24"/>
          <w:szCs w:val="24"/>
        </w:rPr>
        <w:t>O desenvolvimento de um design verdadeiramente universal deve considerar fatores como funcionalidade, usabilidade, desempenho e a experiência do usuário, de modo a atender a diferentes perfis e necessidades.</w:t>
      </w:r>
    </w:p>
    <w:p w14:paraId="181C32B4" w14:textId="5082401B" w:rsidR="00A516C9" w:rsidRDefault="00A516C9" w:rsidP="00355C09">
      <w:pPr>
        <w:spacing w:after="0" w:line="360" w:lineRule="auto"/>
        <w:ind w:firstLine="709"/>
        <w:jc w:val="both"/>
        <w:rPr>
          <w:rFonts w:ascii="Arial" w:hAnsi="Arial" w:cs="Arial"/>
          <w:sz w:val="24"/>
          <w:szCs w:val="24"/>
        </w:rPr>
      </w:pPr>
      <w:r w:rsidRPr="00A516C9">
        <w:rPr>
          <w:rFonts w:ascii="Arial" w:hAnsi="Arial" w:cs="Arial"/>
          <w:sz w:val="24"/>
          <w:szCs w:val="24"/>
        </w:rPr>
        <w:lastRenderedPageBreak/>
        <w:t xml:space="preserve">O termo Desenho Universal possui diferentes interpretações na literatura, sendo que algumas abordagens o compreendem de forma equivocada como a simples introdução de recursos especiais destinados a usuários específicos. Essa interpretação, discutida criticamente por autores como Connell </w:t>
      </w:r>
      <w:r w:rsidR="0039157E" w:rsidRPr="0039157E">
        <w:rPr>
          <w:rFonts w:ascii="Arial" w:hAnsi="Arial" w:cs="Arial"/>
          <w:i/>
          <w:iCs/>
          <w:sz w:val="24"/>
          <w:szCs w:val="24"/>
        </w:rPr>
        <w:t>et al.</w:t>
      </w:r>
      <w:r w:rsidRPr="00A516C9">
        <w:rPr>
          <w:rFonts w:ascii="Arial" w:hAnsi="Arial" w:cs="Arial"/>
          <w:sz w:val="24"/>
          <w:szCs w:val="24"/>
        </w:rPr>
        <w:t xml:space="preserve"> (1997), Melo e Baranauskas (2006) e Steinfeld e Maisel (2012), aproxima indevidamente o Desenho Universal do conceito de tecnologia assistiva. Diferentemente desta, cujo objetivo é o desenvolvimento de dispositivos ou soluções específicas para pessoas com deficiência, o Desenho Universal busca projetar produtos, ambientes e sistemas que sejam utilizáveis pelo maior número possível de pessoas, sem a necessidade de adaptações ou soluções especializadas. Seu objetivo central consiste em reduzir barreiras de uso desde a concepção do projeto, beneficiando não apenas pessoas com deficiência permanente ou temporária, mas todos os usuários (</w:t>
      </w:r>
      <w:r w:rsidR="00EB60CB" w:rsidRPr="00A516C9">
        <w:rPr>
          <w:rFonts w:ascii="Arial" w:hAnsi="Arial" w:cs="Arial"/>
          <w:sz w:val="24"/>
          <w:szCs w:val="24"/>
        </w:rPr>
        <w:t>Afacan</w:t>
      </w:r>
      <w:r w:rsidRPr="00A516C9">
        <w:rPr>
          <w:rFonts w:ascii="Arial" w:hAnsi="Arial" w:cs="Arial"/>
          <w:sz w:val="24"/>
          <w:szCs w:val="24"/>
        </w:rPr>
        <w:t xml:space="preserve">; </w:t>
      </w:r>
      <w:r w:rsidR="00EB60CB" w:rsidRPr="00A516C9">
        <w:rPr>
          <w:rFonts w:ascii="Arial" w:hAnsi="Arial" w:cs="Arial"/>
          <w:sz w:val="24"/>
          <w:szCs w:val="24"/>
        </w:rPr>
        <w:t>Erbug</w:t>
      </w:r>
      <w:r w:rsidRPr="00A516C9">
        <w:rPr>
          <w:rFonts w:ascii="Arial" w:hAnsi="Arial" w:cs="Arial"/>
          <w:sz w:val="24"/>
          <w:szCs w:val="24"/>
        </w:rPr>
        <w:t>, 2009).</w:t>
      </w:r>
    </w:p>
    <w:p w14:paraId="048CED0E" w14:textId="5F3A0A8A" w:rsidR="00355C09" w:rsidRPr="00C47ED3" w:rsidRDefault="00CC5AFA" w:rsidP="00355C09">
      <w:pPr>
        <w:spacing w:after="0" w:line="360" w:lineRule="auto"/>
        <w:ind w:firstLine="709"/>
        <w:jc w:val="both"/>
        <w:rPr>
          <w:rFonts w:ascii="Arial" w:hAnsi="Arial" w:cs="Arial"/>
          <w:sz w:val="24"/>
          <w:szCs w:val="24"/>
        </w:rPr>
      </w:pPr>
      <w:r w:rsidRPr="00CC5AFA">
        <w:rPr>
          <w:rFonts w:ascii="Arial" w:hAnsi="Arial" w:cs="Arial"/>
          <w:sz w:val="24"/>
          <w:szCs w:val="24"/>
        </w:rPr>
        <w:t xml:space="preserve">Alvarenga e Dedini (2004) argumentam que o desenvolvimento tradicional de sistemas costuma partir da noção de um “usuário típico”, sem o suporte de diretrizes que considerem adequadamente a diversidade de perfis existentes. Diante disso, os autores defendem a necessidade de uma sistemática que potencialize o design inclusivo, favorecendo a valorização das </w:t>
      </w:r>
      <w:r w:rsidR="00903CB1">
        <w:rPr>
          <w:rFonts w:ascii="Arial" w:hAnsi="Arial" w:cs="Arial"/>
          <w:sz w:val="24"/>
          <w:szCs w:val="24"/>
        </w:rPr>
        <w:t>habilidades</w:t>
      </w:r>
      <w:r w:rsidRPr="00CC5AFA">
        <w:rPr>
          <w:rFonts w:ascii="Arial" w:hAnsi="Arial" w:cs="Arial"/>
          <w:sz w:val="24"/>
          <w:szCs w:val="24"/>
        </w:rPr>
        <w:t xml:space="preserve"> individuais.</w:t>
      </w:r>
      <w:r w:rsidR="00A516C9">
        <w:rPr>
          <w:rFonts w:ascii="Arial" w:hAnsi="Arial" w:cs="Arial"/>
          <w:sz w:val="24"/>
          <w:szCs w:val="24"/>
        </w:rPr>
        <w:t xml:space="preserve"> </w:t>
      </w:r>
      <w:r w:rsidR="00355C09" w:rsidRPr="00385639">
        <w:rPr>
          <w:rFonts w:ascii="Arial" w:hAnsi="Arial" w:cs="Arial"/>
          <w:sz w:val="24"/>
          <w:szCs w:val="24"/>
        </w:rPr>
        <w:t xml:space="preserve">Ao adotar o </w:t>
      </w:r>
      <w:r w:rsidR="004554EE" w:rsidRPr="00385639">
        <w:rPr>
          <w:rFonts w:ascii="Arial" w:hAnsi="Arial" w:cs="Arial"/>
          <w:sz w:val="24"/>
          <w:szCs w:val="24"/>
        </w:rPr>
        <w:t xml:space="preserve">Desenho </w:t>
      </w:r>
      <w:r w:rsidR="00355C09" w:rsidRPr="00385639">
        <w:rPr>
          <w:rFonts w:ascii="Arial" w:hAnsi="Arial" w:cs="Arial"/>
          <w:sz w:val="24"/>
          <w:szCs w:val="24"/>
        </w:rPr>
        <w:t>Universal, os designers e desenvolvedores se comprometem a considerar a diversidade humana em todas as etapas do processo, desde a concepção até a implementação e avaliação. É uma ferramenta essencial para que sejam projetadas soluções únicas que atendam ao maior número de pessoas.</w:t>
      </w:r>
    </w:p>
    <w:p w14:paraId="5CB30EF7" w14:textId="77777777" w:rsidR="0059120D" w:rsidRPr="0059120D" w:rsidRDefault="0059120D" w:rsidP="0059120D">
      <w:pPr>
        <w:spacing w:after="0" w:line="360" w:lineRule="auto"/>
        <w:ind w:firstLine="709"/>
        <w:jc w:val="both"/>
        <w:rPr>
          <w:rFonts w:ascii="Arial" w:hAnsi="Arial" w:cs="Arial"/>
          <w:sz w:val="24"/>
          <w:szCs w:val="24"/>
        </w:rPr>
      </w:pPr>
      <w:r w:rsidRPr="0059120D">
        <w:rPr>
          <w:rFonts w:ascii="Arial" w:hAnsi="Arial" w:cs="Arial"/>
          <w:sz w:val="24"/>
          <w:szCs w:val="24"/>
        </w:rPr>
        <w:t>Segundo Singh e Tandon (2018), os requisitos desses amplos segmentos de usuários variam de forma significativa. Ao utilizar um produto, serviço ou ambiente, os níveis de dificuldade podem variar de acordo com a experiência, as habilidades e as características funcionais do usuário. Isso pode levar à categorização dos usuários da seguinte forma:</w:t>
      </w:r>
    </w:p>
    <w:p w14:paraId="04BDC530" w14:textId="7F427948" w:rsidR="0059120D" w:rsidRPr="0059120D" w:rsidRDefault="0059120D" w:rsidP="002D6A33">
      <w:pPr>
        <w:pStyle w:val="PargrafodaLista"/>
        <w:numPr>
          <w:ilvl w:val="0"/>
          <w:numId w:val="16"/>
        </w:numPr>
        <w:spacing w:after="0" w:line="360" w:lineRule="auto"/>
        <w:jc w:val="both"/>
        <w:rPr>
          <w:rFonts w:ascii="Arial" w:hAnsi="Arial" w:cs="Arial"/>
          <w:sz w:val="24"/>
          <w:szCs w:val="24"/>
        </w:rPr>
      </w:pPr>
      <w:r w:rsidRPr="0059120D">
        <w:rPr>
          <w:rFonts w:ascii="Arial" w:hAnsi="Arial" w:cs="Arial"/>
          <w:sz w:val="24"/>
          <w:szCs w:val="24"/>
        </w:rPr>
        <w:t>Usuários que não apresentam dificuldades significativas de uso, mas que se beneficiam do valor universal do produto, serviço ou ambiente;</w:t>
      </w:r>
    </w:p>
    <w:p w14:paraId="512BFBD0" w14:textId="77777777" w:rsidR="0059120D" w:rsidRDefault="0059120D" w:rsidP="002D6A33">
      <w:pPr>
        <w:pStyle w:val="PargrafodaLista"/>
        <w:numPr>
          <w:ilvl w:val="0"/>
          <w:numId w:val="16"/>
        </w:numPr>
        <w:spacing w:after="0" w:line="360" w:lineRule="auto"/>
        <w:jc w:val="both"/>
        <w:rPr>
          <w:rFonts w:ascii="Arial" w:hAnsi="Arial" w:cs="Arial"/>
          <w:sz w:val="24"/>
          <w:szCs w:val="24"/>
        </w:rPr>
      </w:pPr>
      <w:r w:rsidRPr="0059120D">
        <w:rPr>
          <w:rFonts w:ascii="Arial" w:hAnsi="Arial" w:cs="Arial"/>
          <w:sz w:val="24"/>
          <w:szCs w:val="24"/>
        </w:rPr>
        <w:t>Usuários que apresentam dificuldades leves de uso em relação às funcionalidades do produto;</w:t>
      </w:r>
    </w:p>
    <w:p w14:paraId="587BD996" w14:textId="77777777" w:rsidR="0059120D" w:rsidRDefault="0059120D" w:rsidP="002D6A33">
      <w:pPr>
        <w:pStyle w:val="PargrafodaLista"/>
        <w:numPr>
          <w:ilvl w:val="0"/>
          <w:numId w:val="16"/>
        </w:numPr>
        <w:spacing w:after="0" w:line="360" w:lineRule="auto"/>
        <w:jc w:val="both"/>
        <w:rPr>
          <w:rFonts w:ascii="Arial" w:hAnsi="Arial" w:cs="Arial"/>
          <w:sz w:val="24"/>
          <w:szCs w:val="24"/>
        </w:rPr>
      </w:pPr>
      <w:r w:rsidRPr="0059120D">
        <w:rPr>
          <w:rFonts w:ascii="Arial" w:hAnsi="Arial" w:cs="Arial"/>
          <w:sz w:val="24"/>
          <w:szCs w:val="24"/>
        </w:rPr>
        <w:t>Usuários que apresentam dificuldades de uso em alguns recursos específicos do produto;</w:t>
      </w:r>
    </w:p>
    <w:p w14:paraId="56272A79" w14:textId="77777777" w:rsidR="0059120D" w:rsidRDefault="0059120D" w:rsidP="002D6A33">
      <w:pPr>
        <w:pStyle w:val="PargrafodaLista"/>
        <w:numPr>
          <w:ilvl w:val="0"/>
          <w:numId w:val="16"/>
        </w:numPr>
        <w:spacing w:after="0" w:line="360" w:lineRule="auto"/>
        <w:jc w:val="both"/>
        <w:rPr>
          <w:rFonts w:ascii="Arial" w:hAnsi="Arial" w:cs="Arial"/>
          <w:sz w:val="24"/>
          <w:szCs w:val="24"/>
        </w:rPr>
      </w:pPr>
      <w:r w:rsidRPr="0059120D">
        <w:rPr>
          <w:rFonts w:ascii="Arial" w:hAnsi="Arial" w:cs="Arial"/>
          <w:sz w:val="24"/>
          <w:szCs w:val="24"/>
        </w:rPr>
        <w:lastRenderedPageBreak/>
        <w:t>Usuários que apresentam dificuldades de uso na maioria dos recursos do produto; e</w:t>
      </w:r>
    </w:p>
    <w:p w14:paraId="5C520F97" w14:textId="76F586BD" w:rsidR="0059120D" w:rsidRDefault="0059120D" w:rsidP="002D6A33">
      <w:pPr>
        <w:pStyle w:val="PargrafodaLista"/>
        <w:numPr>
          <w:ilvl w:val="0"/>
          <w:numId w:val="16"/>
        </w:numPr>
        <w:spacing w:after="0" w:line="360" w:lineRule="auto"/>
        <w:jc w:val="both"/>
        <w:rPr>
          <w:rFonts w:ascii="Arial" w:hAnsi="Arial" w:cs="Arial"/>
          <w:sz w:val="24"/>
          <w:szCs w:val="24"/>
        </w:rPr>
      </w:pPr>
      <w:r w:rsidRPr="0059120D">
        <w:rPr>
          <w:rFonts w:ascii="Arial" w:hAnsi="Arial" w:cs="Arial"/>
          <w:sz w:val="24"/>
          <w:szCs w:val="24"/>
        </w:rPr>
        <w:t>Usuários incapazes de utilizar o produto sem suporte ou adaptações.</w:t>
      </w:r>
    </w:p>
    <w:p w14:paraId="3C95D820" w14:textId="77777777" w:rsidR="0059120D" w:rsidRPr="0059120D" w:rsidRDefault="0059120D" w:rsidP="0059120D">
      <w:pPr>
        <w:pStyle w:val="PargrafodaLista"/>
        <w:spacing w:after="0" w:line="360" w:lineRule="auto"/>
        <w:ind w:left="1429"/>
        <w:jc w:val="both"/>
        <w:rPr>
          <w:rFonts w:ascii="Arial" w:hAnsi="Arial" w:cs="Arial"/>
          <w:sz w:val="24"/>
          <w:szCs w:val="24"/>
        </w:rPr>
      </w:pPr>
    </w:p>
    <w:p w14:paraId="2F81CCF3" w14:textId="142C8790" w:rsidR="00A516C9" w:rsidRDefault="00A516C9" w:rsidP="006F0322">
      <w:pPr>
        <w:spacing w:after="0" w:line="360" w:lineRule="auto"/>
        <w:ind w:firstLine="709"/>
        <w:jc w:val="both"/>
        <w:rPr>
          <w:rFonts w:ascii="Arial" w:hAnsi="Arial" w:cs="Arial"/>
          <w:sz w:val="24"/>
          <w:szCs w:val="24"/>
        </w:rPr>
      </w:pPr>
      <w:r w:rsidRPr="00A516C9">
        <w:rPr>
          <w:rFonts w:ascii="Arial" w:hAnsi="Arial" w:cs="Arial"/>
          <w:sz w:val="24"/>
          <w:szCs w:val="24"/>
        </w:rPr>
        <w:t xml:space="preserve">Diversos autores, entre eles Ron Mace e os pesquisadores reunidos por Connell </w:t>
      </w:r>
      <w:r w:rsidR="0039157E" w:rsidRPr="0039157E">
        <w:rPr>
          <w:rFonts w:ascii="Arial" w:hAnsi="Arial" w:cs="Arial"/>
          <w:i/>
          <w:sz w:val="24"/>
          <w:szCs w:val="24"/>
        </w:rPr>
        <w:t>et al.</w:t>
      </w:r>
      <w:r w:rsidRPr="00A516C9">
        <w:rPr>
          <w:rFonts w:ascii="Arial" w:hAnsi="Arial" w:cs="Arial"/>
          <w:sz w:val="24"/>
          <w:szCs w:val="24"/>
        </w:rPr>
        <w:t xml:space="preserve"> (1997), em colaboração com o </w:t>
      </w:r>
      <w:r w:rsidRPr="00987D5D">
        <w:rPr>
          <w:rFonts w:ascii="Arial" w:hAnsi="Arial" w:cs="Arial"/>
          <w:i/>
          <w:iCs/>
          <w:sz w:val="24"/>
          <w:szCs w:val="24"/>
        </w:rPr>
        <w:t>Center for Universal Desig</w:t>
      </w:r>
      <w:r w:rsidRPr="00A516C9">
        <w:rPr>
          <w:rFonts w:ascii="Arial" w:hAnsi="Arial" w:cs="Arial"/>
          <w:sz w:val="24"/>
          <w:szCs w:val="24"/>
        </w:rPr>
        <w:t xml:space="preserve">n da </w:t>
      </w:r>
      <w:r w:rsidRPr="00671838">
        <w:rPr>
          <w:rFonts w:ascii="Arial" w:hAnsi="Arial" w:cs="Arial"/>
          <w:i/>
          <w:iCs/>
          <w:sz w:val="24"/>
          <w:szCs w:val="24"/>
        </w:rPr>
        <w:t xml:space="preserve">North Carolina </w:t>
      </w:r>
      <w:r w:rsidRPr="003D0E41">
        <w:rPr>
          <w:rFonts w:ascii="Arial" w:hAnsi="Arial" w:cs="Arial"/>
          <w:i/>
          <w:iCs/>
          <w:sz w:val="24"/>
          <w:szCs w:val="24"/>
          <w:rPrChange w:id="32" w:author="Juliana Cristina Braga" w:date="2026-01-18T12:17:00Z" w16du:dateUtc="2026-01-18T15:17:00Z">
            <w:rPr>
              <w:rFonts w:ascii="Arial" w:hAnsi="Arial" w:cs="Arial"/>
              <w:i/>
              <w:iCs/>
              <w:sz w:val="24"/>
              <w:szCs w:val="24"/>
              <w:lang w:val="en-US"/>
            </w:rPr>
          </w:rPrChange>
        </w:rPr>
        <w:t>State University</w:t>
      </w:r>
      <w:r w:rsidRPr="00A516C9">
        <w:rPr>
          <w:rFonts w:ascii="Arial" w:hAnsi="Arial" w:cs="Arial"/>
          <w:sz w:val="24"/>
          <w:szCs w:val="24"/>
        </w:rPr>
        <w:t>, contribuíram para o estabelecimento e a sistematização dos princípios do Desenho Universal, com o objetivo de orientar o projeto de ambientes, produtos e sistemas de comunicação. Esses princípios podem ser aplicados tanto como critérios analíticos para a avaliação de designs existentes, permitindo a identificação de barreiras de uso e oportunidades de melhoria, quanto como referenciais conceituais e pedagógicos, utilizados para educar e orientar designers, desenvolvedores e usuários acerca das características que tornam produtos mais utilizáveis e inclusivos.</w:t>
      </w:r>
    </w:p>
    <w:p w14:paraId="08F82E91" w14:textId="33929651" w:rsidR="006F0322" w:rsidRDefault="006F0322" w:rsidP="006F0322">
      <w:pPr>
        <w:spacing w:after="0" w:line="360" w:lineRule="auto"/>
        <w:ind w:firstLine="709"/>
        <w:jc w:val="both"/>
        <w:rPr>
          <w:rFonts w:ascii="Arial" w:hAnsi="Arial" w:cs="Arial"/>
          <w:sz w:val="24"/>
          <w:szCs w:val="24"/>
        </w:rPr>
      </w:pPr>
      <w:r w:rsidRPr="006F0322">
        <w:rPr>
          <w:rFonts w:ascii="Arial" w:hAnsi="Arial" w:cs="Arial"/>
          <w:sz w:val="24"/>
          <w:szCs w:val="24"/>
        </w:rPr>
        <w:t xml:space="preserve">Os sete princípios do </w:t>
      </w:r>
      <w:r w:rsidR="004554EE">
        <w:rPr>
          <w:rFonts w:ascii="Arial" w:hAnsi="Arial" w:cs="Arial"/>
          <w:sz w:val="24"/>
          <w:szCs w:val="24"/>
        </w:rPr>
        <w:t xml:space="preserve">Desenho </w:t>
      </w:r>
      <w:r w:rsidRPr="006F0322">
        <w:rPr>
          <w:rFonts w:ascii="Arial" w:hAnsi="Arial" w:cs="Arial"/>
          <w:sz w:val="24"/>
          <w:szCs w:val="24"/>
        </w:rPr>
        <w:t xml:space="preserve">Universal, estabelecidos pelo </w:t>
      </w:r>
      <w:r w:rsidRPr="00987D5D">
        <w:rPr>
          <w:rFonts w:ascii="Arial" w:hAnsi="Arial" w:cs="Arial"/>
          <w:i/>
          <w:iCs/>
          <w:sz w:val="24"/>
          <w:szCs w:val="24"/>
        </w:rPr>
        <w:t>Center for Universal Design</w:t>
      </w:r>
      <w:r w:rsidRPr="006F0322">
        <w:rPr>
          <w:rFonts w:ascii="Arial" w:hAnsi="Arial" w:cs="Arial"/>
          <w:sz w:val="24"/>
          <w:szCs w:val="24"/>
        </w:rPr>
        <w:t xml:space="preserve"> da </w:t>
      </w:r>
      <w:r w:rsidRPr="00905143">
        <w:rPr>
          <w:rFonts w:ascii="Arial" w:hAnsi="Arial" w:cs="Arial"/>
          <w:i/>
          <w:iCs/>
          <w:sz w:val="24"/>
          <w:szCs w:val="24"/>
        </w:rPr>
        <w:t xml:space="preserve">North Carolina </w:t>
      </w:r>
      <w:r w:rsidRPr="003D0E41">
        <w:rPr>
          <w:rFonts w:ascii="Arial" w:hAnsi="Arial" w:cs="Arial"/>
          <w:i/>
          <w:iCs/>
          <w:sz w:val="24"/>
          <w:szCs w:val="24"/>
          <w:rPrChange w:id="33" w:author="Juliana Cristina Braga" w:date="2026-01-18T12:17:00Z" w16du:dateUtc="2026-01-18T15:17:00Z">
            <w:rPr>
              <w:rFonts w:ascii="Arial" w:hAnsi="Arial" w:cs="Arial"/>
              <w:i/>
              <w:iCs/>
              <w:sz w:val="24"/>
              <w:szCs w:val="24"/>
              <w:lang w:val="en-US"/>
            </w:rPr>
          </w:rPrChange>
        </w:rPr>
        <w:t>State University</w:t>
      </w:r>
      <w:r w:rsidRPr="006F0322">
        <w:rPr>
          <w:rFonts w:ascii="Arial" w:hAnsi="Arial" w:cs="Arial"/>
          <w:sz w:val="24"/>
          <w:szCs w:val="24"/>
        </w:rPr>
        <w:t>, são apresentados a seguir (</w:t>
      </w:r>
      <w:r w:rsidR="00EB60CB" w:rsidRPr="006F0322">
        <w:rPr>
          <w:rFonts w:ascii="Arial" w:hAnsi="Arial" w:cs="Arial"/>
          <w:sz w:val="24"/>
          <w:szCs w:val="24"/>
        </w:rPr>
        <w:t>Center for Universal Design</w:t>
      </w:r>
      <w:r w:rsidRPr="006F0322">
        <w:rPr>
          <w:rFonts w:ascii="Arial" w:hAnsi="Arial" w:cs="Arial"/>
          <w:sz w:val="24"/>
          <w:szCs w:val="24"/>
        </w:rPr>
        <w:t>, 1997).</w:t>
      </w:r>
    </w:p>
    <w:p w14:paraId="47112547" w14:textId="21D524F9" w:rsidR="00355C09" w:rsidRPr="00CC5AFA" w:rsidRDefault="00355C09" w:rsidP="002D6A33">
      <w:pPr>
        <w:pStyle w:val="PargrafodaLista"/>
        <w:numPr>
          <w:ilvl w:val="0"/>
          <w:numId w:val="2"/>
        </w:numPr>
        <w:spacing w:after="0" w:line="360" w:lineRule="auto"/>
        <w:ind w:firstLine="709"/>
        <w:jc w:val="both"/>
        <w:rPr>
          <w:rFonts w:ascii="Arial" w:hAnsi="Arial" w:cs="Arial"/>
          <w:sz w:val="24"/>
          <w:szCs w:val="24"/>
        </w:rPr>
      </w:pPr>
      <w:r w:rsidRPr="00CC5AFA">
        <w:rPr>
          <w:rFonts w:ascii="Arial" w:hAnsi="Arial" w:cs="Arial"/>
          <w:sz w:val="24"/>
          <w:szCs w:val="24"/>
        </w:rPr>
        <w:t>Princípio 1 – Uso equitativo – o design deve ser útil e comercializável para pessoas com diferentes habilidades, sem discriminá-las por idade, gênero ou qualquer classificação semelhante.</w:t>
      </w:r>
    </w:p>
    <w:p w14:paraId="77D00170" w14:textId="5AC89522" w:rsidR="00355C09" w:rsidRPr="00CC5AFA" w:rsidRDefault="00355C09" w:rsidP="002D6A33">
      <w:pPr>
        <w:pStyle w:val="PargrafodaLista"/>
        <w:numPr>
          <w:ilvl w:val="0"/>
          <w:numId w:val="2"/>
        </w:numPr>
        <w:spacing w:after="0" w:line="360" w:lineRule="auto"/>
        <w:ind w:firstLine="709"/>
        <w:jc w:val="both"/>
        <w:rPr>
          <w:rFonts w:ascii="Arial" w:hAnsi="Arial" w:cs="Arial"/>
          <w:sz w:val="24"/>
          <w:szCs w:val="24"/>
        </w:rPr>
      </w:pPr>
      <w:r w:rsidRPr="00CC5AFA">
        <w:rPr>
          <w:rFonts w:ascii="Arial" w:hAnsi="Arial" w:cs="Arial"/>
          <w:sz w:val="24"/>
          <w:szCs w:val="24"/>
        </w:rPr>
        <w:t xml:space="preserve">Princípio 2 – Flexibilidade de uso – </w:t>
      </w:r>
      <w:r w:rsidR="001B4BCF">
        <w:rPr>
          <w:rFonts w:ascii="Arial" w:hAnsi="Arial" w:cs="Arial"/>
          <w:sz w:val="24"/>
          <w:szCs w:val="24"/>
        </w:rPr>
        <w:t>o</w:t>
      </w:r>
      <w:r w:rsidRPr="00CC5AFA">
        <w:rPr>
          <w:rFonts w:ascii="Arial" w:hAnsi="Arial" w:cs="Arial"/>
          <w:sz w:val="24"/>
          <w:szCs w:val="24"/>
        </w:rPr>
        <w:t xml:space="preserve"> design deve levar em conta a diversidade e diferentes habilidades, oferecendo ao usuário a decisão de como usar um produto ou serviço, sendo adaptável às suas particularidades.</w:t>
      </w:r>
    </w:p>
    <w:p w14:paraId="01D40E11" w14:textId="0FA77A4B" w:rsidR="00355C09" w:rsidRPr="00CC5AFA" w:rsidRDefault="00355C09" w:rsidP="002D6A33">
      <w:pPr>
        <w:pStyle w:val="PargrafodaLista"/>
        <w:numPr>
          <w:ilvl w:val="0"/>
          <w:numId w:val="2"/>
        </w:numPr>
        <w:spacing w:after="0" w:line="360" w:lineRule="auto"/>
        <w:ind w:firstLine="709"/>
        <w:jc w:val="both"/>
        <w:rPr>
          <w:rFonts w:ascii="Arial" w:hAnsi="Arial" w:cs="Arial"/>
          <w:sz w:val="24"/>
          <w:szCs w:val="24"/>
        </w:rPr>
      </w:pPr>
      <w:r w:rsidRPr="00CC5AFA">
        <w:rPr>
          <w:rFonts w:ascii="Arial" w:hAnsi="Arial" w:cs="Arial"/>
          <w:sz w:val="24"/>
          <w:szCs w:val="24"/>
        </w:rPr>
        <w:t xml:space="preserve">Princípio 3 – Uso simples e intuitivo – o design deve ser fácil de ser entendido, não deve depender de conhecimento prévio do usuário ou experiência, habilidades linguísticas ou nível de concentração. Os usuários devem compreender e saber como utilizar um </w:t>
      </w:r>
      <w:r w:rsidR="00CC51AD" w:rsidRPr="00CC5AFA">
        <w:rPr>
          <w:rFonts w:ascii="Arial" w:hAnsi="Arial" w:cs="Arial"/>
          <w:sz w:val="24"/>
          <w:szCs w:val="24"/>
        </w:rPr>
        <w:t>recurso.</w:t>
      </w:r>
    </w:p>
    <w:p w14:paraId="3F2C56B3" w14:textId="26BD658A" w:rsidR="00355C09" w:rsidRPr="00CC5AFA" w:rsidRDefault="00355C09" w:rsidP="002D6A33">
      <w:pPr>
        <w:pStyle w:val="PargrafodaLista"/>
        <w:numPr>
          <w:ilvl w:val="0"/>
          <w:numId w:val="2"/>
        </w:numPr>
        <w:spacing w:after="0" w:line="360" w:lineRule="auto"/>
        <w:ind w:firstLine="709"/>
        <w:jc w:val="both"/>
        <w:rPr>
          <w:rFonts w:ascii="Arial" w:hAnsi="Arial" w:cs="Arial"/>
          <w:sz w:val="24"/>
          <w:szCs w:val="24"/>
        </w:rPr>
      </w:pPr>
      <w:r w:rsidRPr="00CC5AFA">
        <w:rPr>
          <w:rFonts w:ascii="Arial" w:hAnsi="Arial" w:cs="Arial"/>
          <w:sz w:val="24"/>
          <w:szCs w:val="24"/>
        </w:rPr>
        <w:t xml:space="preserve">Princípio 4 – Informação perceptível – </w:t>
      </w:r>
      <w:r w:rsidR="001B4BCF">
        <w:rPr>
          <w:rFonts w:ascii="Arial" w:hAnsi="Arial" w:cs="Arial"/>
          <w:sz w:val="24"/>
          <w:szCs w:val="24"/>
        </w:rPr>
        <w:t>o</w:t>
      </w:r>
      <w:r w:rsidRPr="00CC5AFA">
        <w:rPr>
          <w:rFonts w:ascii="Arial" w:hAnsi="Arial" w:cs="Arial"/>
          <w:sz w:val="24"/>
          <w:szCs w:val="24"/>
        </w:rPr>
        <w:t xml:space="preserve"> design comunica as informações necessárias de uma maneira efetiva, independente do ambiente e habilidades do usuário.</w:t>
      </w:r>
    </w:p>
    <w:p w14:paraId="2306F789" w14:textId="05CCE6E1" w:rsidR="00355C09" w:rsidRPr="00CC5AFA" w:rsidRDefault="00355C09" w:rsidP="002D6A33">
      <w:pPr>
        <w:pStyle w:val="PargrafodaLista"/>
        <w:numPr>
          <w:ilvl w:val="0"/>
          <w:numId w:val="2"/>
        </w:numPr>
        <w:spacing w:after="0" w:line="360" w:lineRule="auto"/>
        <w:ind w:firstLine="709"/>
        <w:jc w:val="both"/>
        <w:rPr>
          <w:rFonts w:ascii="Arial" w:hAnsi="Arial" w:cs="Arial"/>
          <w:sz w:val="24"/>
          <w:szCs w:val="24"/>
        </w:rPr>
      </w:pPr>
      <w:r w:rsidRPr="00CC5AFA">
        <w:rPr>
          <w:rFonts w:ascii="Arial" w:hAnsi="Arial" w:cs="Arial"/>
          <w:sz w:val="24"/>
          <w:szCs w:val="24"/>
        </w:rPr>
        <w:t xml:space="preserve">Princípio 5 – Tolerância a erros – </w:t>
      </w:r>
      <w:r w:rsidR="001B4BCF">
        <w:rPr>
          <w:rFonts w:ascii="Arial" w:hAnsi="Arial" w:cs="Arial"/>
          <w:sz w:val="24"/>
          <w:szCs w:val="24"/>
        </w:rPr>
        <w:t>o</w:t>
      </w:r>
      <w:r w:rsidRPr="00CC5AFA">
        <w:rPr>
          <w:rFonts w:ascii="Arial" w:hAnsi="Arial" w:cs="Arial"/>
          <w:sz w:val="24"/>
          <w:szCs w:val="24"/>
        </w:rPr>
        <w:t xml:space="preserve"> design minimiza os perigos e consequências indesejadas caso o usuário cometa algum erro por ações acidentais ou não intencionais.</w:t>
      </w:r>
    </w:p>
    <w:p w14:paraId="5D52F977" w14:textId="77777777" w:rsidR="00355C09" w:rsidRPr="00CC5AFA" w:rsidRDefault="00355C09" w:rsidP="002D6A33">
      <w:pPr>
        <w:pStyle w:val="PargrafodaLista"/>
        <w:numPr>
          <w:ilvl w:val="0"/>
          <w:numId w:val="2"/>
        </w:numPr>
        <w:spacing w:after="0" w:line="360" w:lineRule="auto"/>
        <w:ind w:firstLine="709"/>
        <w:jc w:val="both"/>
        <w:rPr>
          <w:rFonts w:ascii="Arial" w:hAnsi="Arial" w:cs="Arial"/>
          <w:sz w:val="24"/>
          <w:szCs w:val="24"/>
        </w:rPr>
      </w:pPr>
      <w:r w:rsidRPr="00CC5AFA">
        <w:rPr>
          <w:rFonts w:ascii="Arial" w:hAnsi="Arial" w:cs="Arial"/>
          <w:sz w:val="24"/>
          <w:szCs w:val="24"/>
        </w:rPr>
        <w:lastRenderedPageBreak/>
        <w:t>Princípio 6 – Baixo esforço físico – o design deve ser usado de forma eficiente e confortável, com um mínimo de fadiga e sem exigir grande esforço físico.</w:t>
      </w:r>
    </w:p>
    <w:p w14:paraId="53393AFF" w14:textId="0E9AA0DF" w:rsidR="00355C09" w:rsidRPr="00CC5AFA" w:rsidRDefault="00355C09" w:rsidP="002D6A33">
      <w:pPr>
        <w:pStyle w:val="PargrafodaLista"/>
        <w:numPr>
          <w:ilvl w:val="0"/>
          <w:numId w:val="2"/>
        </w:numPr>
        <w:spacing w:after="0" w:line="360" w:lineRule="auto"/>
        <w:ind w:firstLine="709"/>
        <w:jc w:val="both"/>
      </w:pPr>
      <w:r w:rsidRPr="00CC5AFA">
        <w:rPr>
          <w:rFonts w:ascii="Arial" w:hAnsi="Arial" w:cs="Arial"/>
          <w:sz w:val="24"/>
          <w:szCs w:val="24"/>
        </w:rPr>
        <w:t>Princípio 7 – Tamanho e espaço para acesso e uso – o espaço e tamanho fornecido para aproximação, alcance, manipulação e uso deve ser apropriado independentemente do tamanho do corpo do usuário, postura ou mobilidade.</w:t>
      </w:r>
    </w:p>
    <w:p w14:paraId="033AF530" w14:textId="16032F71" w:rsidR="002B770E" w:rsidRPr="00CC5AFA" w:rsidRDefault="00056012" w:rsidP="00056012">
      <w:pPr>
        <w:spacing w:after="0" w:line="360" w:lineRule="auto"/>
        <w:ind w:firstLine="709"/>
        <w:jc w:val="both"/>
        <w:rPr>
          <w:rFonts w:ascii="Arial" w:hAnsi="Arial" w:cs="Arial"/>
          <w:sz w:val="24"/>
          <w:szCs w:val="24"/>
        </w:rPr>
      </w:pPr>
      <w:r w:rsidRPr="00CC5AFA">
        <w:rPr>
          <w:rFonts w:ascii="Arial" w:hAnsi="Arial" w:cs="Arial"/>
          <w:sz w:val="24"/>
          <w:szCs w:val="24"/>
        </w:rPr>
        <w:t>Essa pesquisa tem como ponto focal o Princípio 2, referente à flexibilidade de uso, ao propor soluções que ampliam a flexibilidade dos aplicativos móveis por meio da reutilização e da integração das configurações de acessibilidade já disponibilizadas pelos sistemas operacionais.</w:t>
      </w:r>
    </w:p>
    <w:p w14:paraId="7A79BF79" w14:textId="68971903" w:rsidR="002B770E" w:rsidRDefault="00D90E58" w:rsidP="00C4310D">
      <w:pPr>
        <w:pStyle w:val="Ttulo3"/>
      </w:pPr>
      <w:bookmarkStart w:id="34" w:name="_Toc223367613"/>
      <w:r w:rsidRPr="00CC5AFA">
        <w:t xml:space="preserve">Relação da </w:t>
      </w:r>
      <w:r w:rsidR="002B770E" w:rsidRPr="00C4310D">
        <w:t>Acessibilidade</w:t>
      </w:r>
      <w:r w:rsidR="001E0F8B" w:rsidRPr="00CC5AFA">
        <w:t xml:space="preserve"> com o</w:t>
      </w:r>
      <w:r w:rsidR="002B770E" w:rsidRPr="00CC5AFA">
        <w:t xml:space="preserve"> </w:t>
      </w:r>
      <w:r w:rsidR="004554EE" w:rsidRPr="00CC5AFA">
        <w:t xml:space="preserve">Desenho </w:t>
      </w:r>
      <w:r w:rsidR="002B770E" w:rsidRPr="00CC5AFA">
        <w:t>Universal</w:t>
      </w:r>
      <w:bookmarkEnd w:id="34"/>
    </w:p>
    <w:p w14:paraId="197E3E63" w14:textId="43BE6D4E" w:rsidR="00BE06BD" w:rsidRPr="006C4B6B" w:rsidRDefault="00BE06BD" w:rsidP="006C4B6B">
      <w:pPr>
        <w:spacing w:after="0" w:line="360" w:lineRule="auto"/>
        <w:ind w:firstLine="709"/>
        <w:jc w:val="both"/>
        <w:rPr>
          <w:rFonts w:ascii="Arial" w:hAnsi="Arial" w:cs="Arial"/>
          <w:sz w:val="24"/>
          <w:szCs w:val="24"/>
        </w:rPr>
      </w:pPr>
      <w:r w:rsidRPr="006C4B6B">
        <w:rPr>
          <w:rFonts w:ascii="Arial" w:hAnsi="Arial" w:cs="Arial"/>
          <w:sz w:val="24"/>
          <w:szCs w:val="24"/>
        </w:rPr>
        <w:t>Acessibilidade e Desenho Universal são conceitos relacionados e complementares, ambos voltados à ampliação do acesso e da usabilidade de ambientes, produtos, tecnologias e serviços por diferentes perfis de usuários. Embora compartilhem objetivos comuns, distinguem-se principalmente pela abordagem adotada no processo de projeto (</w:t>
      </w:r>
      <w:r w:rsidR="00EB60CB" w:rsidRPr="006C4B6B">
        <w:rPr>
          <w:rFonts w:ascii="Arial" w:hAnsi="Arial" w:cs="Arial"/>
          <w:sz w:val="24"/>
          <w:szCs w:val="24"/>
        </w:rPr>
        <w:t>Steinfeld</w:t>
      </w:r>
      <w:r w:rsidRPr="006C4B6B">
        <w:rPr>
          <w:rFonts w:ascii="Arial" w:hAnsi="Arial" w:cs="Arial"/>
          <w:sz w:val="24"/>
          <w:szCs w:val="24"/>
        </w:rPr>
        <w:t xml:space="preserve">; </w:t>
      </w:r>
      <w:r w:rsidR="00EB60CB" w:rsidRPr="006C4B6B">
        <w:rPr>
          <w:rFonts w:ascii="Arial" w:hAnsi="Arial" w:cs="Arial"/>
          <w:sz w:val="24"/>
          <w:szCs w:val="24"/>
        </w:rPr>
        <w:t>Maisel</w:t>
      </w:r>
      <w:r w:rsidRPr="006C4B6B">
        <w:rPr>
          <w:rFonts w:ascii="Arial" w:hAnsi="Arial" w:cs="Arial"/>
          <w:sz w:val="24"/>
          <w:szCs w:val="24"/>
        </w:rPr>
        <w:t xml:space="preserve">, 2012; </w:t>
      </w:r>
      <w:r w:rsidR="00EB60CB" w:rsidRPr="006C4B6B">
        <w:rPr>
          <w:rFonts w:ascii="Arial" w:hAnsi="Arial" w:cs="Arial"/>
          <w:sz w:val="24"/>
          <w:szCs w:val="24"/>
        </w:rPr>
        <w:t>Afacan</w:t>
      </w:r>
      <w:r w:rsidRPr="006C4B6B">
        <w:rPr>
          <w:rFonts w:ascii="Arial" w:hAnsi="Arial" w:cs="Arial"/>
          <w:sz w:val="24"/>
          <w:szCs w:val="24"/>
        </w:rPr>
        <w:t xml:space="preserve">; </w:t>
      </w:r>
      <w:r w:rsidR="00EB60CB" w:rsidRPr="006C4B6B">
        <w:rPr>
          <w:rFonts w:ascii="Arial" w:hAnsi="Arial" w:cs="Arial"/>
          <w:sz w:val="24"/>
          <w:szCs w:val="24"/>
        </w:rPr>
        <w:t>Erbug</w:t>
      </w:r>
      <w:r w:rsidRPr="006C4B6B">
        <w:rPr>
          <w:rFonts w:ascii="Arial" w:hAnsi="Arial" w:cs="Arial"/>
          <w:sz w:val="24"/>
          <w:szCs w:val="24"/>
        </w:rPr>
        <w:t>, 2009).</w:t>
      </w:r>
    </w:p>
    <w:p w14:paraId="1B2C2CBD" w14:textId="7E0612D3" w:rsidR="00BE06BD" w:rsidRPr="006C4B6B" w:rsidRDefault="00BE06BD" w:rsidP="006C4B6B">
      <w:pPr>
        <w:spacing w:after="0" w:line="360" w:lineRule="auto"/>
        <w:ind w:firstLine="709"/>
        <w:jc w:val="both"/>
        <w:rPr>
          <w:rFonts w:ascii="Arial" w:hAnsi="Arial" w:cs="Arial"/>
          <w:sz w:val="24"/>
          <w:szCs w:val="24"/>
        </w:rPr>
      </w:pPr>
      <w:r w:rsidRPr="006C4B6B">
        <w:rPr>
          <w:rFonts w:ascii="Arial" w:hAnsi="Arial" w:cs="Arial"/>
          <w:sz w:val="24"/>
          <w:szCs w:val="24"/>
        </w:rPr>
        <w:t>A acessibilidade refere-se a princípios, práticas e requisitos que visam garantir que pessoas com diferentes capacidades, características ou condições de uso possam acessar e utilizar produtos, serviços e ambientes, considerando a diversidade humana de forma ampla. Já o Desenho Universal constitui uma abordagem mais abrangente e proativa, que busca incorporar esses princípios desde as fases iniciais do design, reduzindo a necessidade de adaptações posteriores e ampliando o uso por um maior número de pessoas (</w:t>
      </w:r>
      <w:r w:rsidR="00EB60CB" w:rsidRPr="006C4B6B">
        <w:rPr>
          <w:rFonts w:ascii="Arial" w:hAnsi="Arial" w:cs="Arial"/>
          <w:sz w:val="24"/>
          <w:szCs w:val="24"/>
        </w:rPr>
        <w:t xml:space="preserve">Connell </w:t>
      </w:r>
      <w:r w:rsidR="0039157E" w:rsidRPr="0039157E">
        <w:rPr>
          <w:rFonts w:ascii="Arial" w:hAnsi="Arial" w:cs="Arial"/>
          <w:i/>
          <w:sz w:val="24"/>
          <w:szCs w:val="24"/>
        </w:rPr>
        <w:t>et al.</w:t>
      </w:r>
      <w:r w:rsidRPr="006C4B6B">
        <w:rPr>
          <w:rFonts w:ascii="Arial" w:hAnsi="Arial" w:cs="Arial"/>
          <w:sz w:val="24"/>
          <w:szCs w:val="24"/>
        </w:rPr>
        <w:t>, 1997; W3C, 20</w:t>
      </w:r>
      <w:r w:rsidR="00754BCB">
        <w:rPr>
          <w:rFonts w:ascii="Arial" w:hAnsi="Arial" w:cs="Arial"/>
          <w:sz w:val="24"/>
          <w:szCs w:val="24"/>
        </w:rPr>
        <w:t>23</w:t>
      </w:r>
      <w:r w:rsidRPr="006C4B6B">
        <w:rPr>
          <w:rFonts w:ascii="Arial" w:hAnsi="Arial" w:cs="Arial"/>
          <w:sz w:val="24"/>
          <w:szCs w:val="24"/>
        </w:rPr>
        <w:t>).</w:t>
      </w:r>
    </w:p>
    <w:p w14:paraId="08BD2129" w14:textId="7BE6CD2D" w:rsidR="00EB60CB" w:rsidRDefault="00BE06BD" w:rsidP="006C4B6B">
      <w:pPr>
        <w:spacing w:after="0" w:line="360" w:lineRule="auto"/>
        <w:ind w:firstLine="709"/>
        <w:jc w:val="both"/>
        <w:rPr>
          <w:rFonts w:ascii="Arial" w:hAnsi="Arial" w:cs="Arial"/>
          <w:sz w:val="24"/>
          <w:szCs w:val="24"/>
        </w:rPr>
      </w:pPr>
      <w:r w:rsidRPr="006C4B6B">
        <w:rPr>
          <w:rFonts w:ascii="Arial" w:hAnsi="Arial" w:cs="Arial"/>
          <w:sz w:val="24"/>
          <w:szCs w:val="24"/>
        </w:rPr>
        <w:t>Nesse sentido, o Desenho Universal não se opõe à acessibilidade, mas a incorpora como elemento fundamental de uma estratégia de concepção mais ampla. Para que produtos e ambientes se aproximem de um design verdadeiramente universal, é necessário que atendam a requisitos de acessibilidade concebidos de forma integrada ao projeto, e não restritos a grupos específicos de usuários (</w:t>
      </w:r>
      <w:r w:rsidR="00EB60CB" w:rsidRPr="006C4B6B">
        <w:rPr>
          <w:rFonts w:ascii="Arial" w:hAnsi="Arial" w:cs="Arial"/>
          <w:sz w:val="24"/>
          <w:szCs w:val="24"/>
        </w:rPr>
        <w:t>Steinfeld</w:t>
      </w:r>
      <w:r w:rsidRPr="006C4B6B">
        <w:rPr>
          <w:rFonts w:ascii="Arial" w:hAnsi="Arial" w:cs="Arial"/>
          <w:sz w:val="24"/>
          <w:szCs w:val="24"/>
        </w:rPr>
        <w:t xml:space="preserve">; </w:t>
      </w:r>
      <w:r w:rsidR="00EB60CB" w:rsidRPr="006C4B6B">
        <w:rPr>
          <w:rFonts w:ascii="Arial" w:hAnsi="Arial" w:cs="Arial"/>
          <w:sz w:val="24"/>
          <w:szCs w:val="24"/>
        </w:rPr>
        <w:t>Maisel</w:t>
      </w:r>
      <w:r w:rsidRPr="006C4B6B">
        <w:rPr>
          <w:rFonts w:ascii="Arial" w:hAnsi="Arial" w:cs="Arial"/>
          <w:sz w:val="24"/>
          <w:szCs w:val="24"/>
        </w:rPr>
        <w:t xml:space="preserve">, 2012; </w:t>
      </w:r>
      <w:r w:rsidR="00EB60CB" w:rsidRPr="006C4B6B">
        <w:rPr>
          <w:rFonts w:ascii="Arial" w:hAnsi="Arial" w:cs="Arial"/>
          <w:sz w:val="24"/>
          <w:szCs w:val="24"/>
        </w:rPr>
        <w:t>Afacan</w:t>
      </w:r>
      <w:r w:rsidRPr="006C4B6B">
        <w:rPr>
          <w:rFonts w:ascii="Arial" w:hAnsi="Arial" w:cs="Arial"/>
          <w:sz w:val="24"/>
          <w:szCs w:val="24"/>
        </w:rPr>
        <w:t xml:space="preserve">; </w:t>
      </w:r>
      <w:r w:rsidR="00EB60CB" w:rsidRPr="006C4B6B">
        <w:rPr>
          <w:rFonts w:ascii="Arial" w:hAnsi="Arial" w:cs="Arial"/>
          <w:sz w:val="24"/>
          <w:szCs w:val="24"/>
        </w:rPr>
        <w:t>Erbug</w:t>
      </w:r>
      <w:r w:rsidRPr="006C4B6B">
        <w:rPr>
          <w:rFonts w:ascii="Arial" w:hAnsi="Arial" w:cs="Arial"/>
          <w:sz w:val="24"/>
          <w:szCs w:val="24"/>
        </w:rPr>
        <w:t>, 2009).</w:t>
      </w:r>
    </w:p>
    <w:p w14:paraId="605A1F6C" w14:textId="77777777" w:rsidR="00EB60CB" w:rsidRDefault="00EB60CB">
      <w:pPr>
        <w:rPr>
          <w:rFonts w:ascii="Arial" w:hAnsi="Arial" w:cs="Arial"/>
          <w:sz w:val="24"/>
          <w:szCs w:val="24"/>
        </w:rPr>
      </w:pPr>
      <w:r>
        <w:rPr>
          <w:rFonts w:ascii="Arial" w:hAnsi="Arial" w:cs="Arial"/>
          <w:sz w:val="24"/>
          <w:szCs w:val="24"/>
        </w:rPr>
        <w:br w:type="page"/>
      </w:r>
    </w:p>
    <w:p w14:paraId="0BC2A239" w14:textId="597C6FC6" w:rsidR="00CB6C17" w:rsidRDefault="00CB6C17" w:rsidP="00523255">
      <w:pPr>
        <w:pStyle w:val="Ttulo2"/>
      </w:pPr>
      <w:bookmarkStart w:id="35" w:name="_Toc223367614"/>
      <w:r>
        <w:lastRenderedPageBreak/>
        <w:t>Diretrizes, Normas</w:t>
      </w:r>
      <w:r w:rsidR="000500B9">
        <w:t xml:space="preserve"> e</w:t>
      </w:r>
      <w:r>
        <w:t xml:space="preserve"> Guias </w:t>
      </w:r>
      <w:r w:rsidR="000500B9">
        <w:t>p</w:t>
      </w:r>
      <w:r>
        <w:t>ara o Desenvolvimento de Sistemas Acessíveis</w:t>
      </w:r>
      <w:bookmarkEnd w:id="35"/>
    </w:p>
    <w:p w14:paraId="2E2E2AFF" w14:textId="77777777" w:rsidR="00660EB8" w:rsidRDefault="00660EB8" w:rsidP="00CB6C17">
      <w:pPr>
        <w:spacing w:after="0" w:line="360" w:lineRule="auto"/>
        <w:ind w:firstLine="709"/>
        <w:jc w:val="both"/>
        <w:rPr>
          <w:rFonts w:ascii="Arial" w:hAnsi="Arial" w:cs="Arial"/>
          <w:sz w:val="24"/>
          <w:szCs w:val="24"/>
        </w:rPr>
      </w:pPr>
      <w:r w:rsidRPr="00660EB8">
        <w:rPr>
          <w:rFonts w:ascii="Arial" w:hAnsi="Arial" w:cs="Arial"/>
          <w:sz w:val="24"/>
          <w:szCs w:val="24"/>
        </w:rPr>
        <w:t>A literatura especializada e os documentos normativos apresentam um conjunto expressivo de diretrizes, normas, guias e recomendações voltados ao desenvolvimento de sistemas acessíveis. Nesta seção, são destacadas aquelas amplamente consolidadas e adotadas como pilares conceituais da presente pesquisa.</w:t>
      </w:r>
    </w:p>
    <w:p w14:paraId="1C482CBD" w14:textId="77777777" w:rsidR="00CB6C17" w:rsidRDefault="00CB6C17" w:rsidP="00C4310D">
      <w:pPr>
        <w:pStyle w:val="Ttulo3"/>
      </w:pPr>
      <w:bookmarkStart w:id="36" w:name="_Toc223367615"/>
      <w:r w:rsidRPr="00C4310D">
        <w:t>Diretrizes</w:t>
      </w:r>
      <w:r w:rsidRPr="00C47ED3">
        <w:t xml:space="preserve"> de Acessibilidade para Conteúdo Web </w:t>
      </w:r>
      <w:r>
        <w:t>(WCAG 2.2)</w:t>
      </w:r>
      <w:bookmarkEnd w:id="36"/>
    </w:p>
    <w:p w14:paraId="7D1E0534" w14:textId="77777777" w:rsidR="00920E78" w:rsidRPr="006C4B6B" w:rsidRDefault="00920E78" w:rsidP="006C4B6B">
      <w:pPr>
        <w:pBdr>
          <w:top w:val="nil"/>
          <w:left w:val="nil"/>
          <w:bottom w:val="nil"/>
          <w:right w:val="nil"/>
          <w:between w:val="nil"/>
        </w:pBdr>
        <w:spacing w:after="0" w:line="360" w:lineRule="auto"/>
        <w:ind w:firstLine="709"/>
        <w:jc w:val="both"/>
        <w:rPr>
          <w:rFonts w:ascii="Arial" w:hAnsi="Arial" w:cs="Arial"/>
          <w:sz w:val="24"/>
          <w:szCs w:val="24"/>
        </w:rPr>
      </w:pPr>
      <w:r w:rsidRPr="006C4B6B">
        <w:rPr>
          <w:rFonts w:ascii="Arial" w:hAnsi="Arial" w:cs="Arial"/>
          <w:sz w:val="24"/>
          <w:szCs w:val="24"/>
        </w:rPr>
        <w:t>As Diretrizes de Acessibilidade para Conteúdo Web (</w:t>
      </w:r>
      <w:r w:rsidRPr="003D0E41">
        <w:rPr>
          <w:rFonts w:ascii="Arial" w:hAnsi="Arial" w:cs="Arial"/>
          <w:i/>
          <w:iCs/>
          <w:sz w:val="24"/>
          <w:szCs w:val="24"/>
          <w:rPrChange w:id="37" w:author="Juliana Cristina Braga" w:date="2026-01-18T12:17:00Z" w16du:dateUtc="2026-01-18T15:17:00Z">
            <w:rPr>
              <w:rFonts w:ascii="Arial" w:hAnsi="Arial" w:cs="Arial"/>
              <w:i/>
              <w:iCs/>
              <w:sz w:val="24"/>
              <w:szCs w:val="24"/>
              <w:lang w:val="en-US"/>
            </w:rPr>
          </w:rPrChange>
        </w:rPr>
        <w:t>Web Content Accessibility Guidelines</w:t>
      </w:r>
      <w:r w:rsidRPr="006C4B6B">
        <w:rPr>
          <w:rFonts w:ascii="Arial" w:hAnsi="Arial" w:cs="Arial"/>
          <w:sz w:val="24"/>
          <w:szCs w:val="24"/>
        </w:rPr>
        <w:t xml:space="preserve"> – WCAG 2.2), estabelecidas pelo </w:t>
      </w:r>
      <w:r w:rsidRPr="003D0E41">
        <w:rPr>
          <w:rFonts w:ascii="Arial" w:hAnsi="Arial" w:cs="Arial"/>
          <w:i/>
          <w:iCs/>
          <w:sz w:val="24"/>
          <w:szCs w:val="24"/>
          <w:rPrChange w:id="38" w:author="Juliana Cristina Braga" w:date="2026-01-18T12:17:00Z" w16du:dateUtc="2026-01-18T15:17:00Z">
            <w:rPr>
              <w:rFonts w:ascii="Arial" w:hAnsi="Arial" w:cs="Arial"/>
              <w:i/>
              <w:iCs/>
              <w:sz w:val="24"/>
              <w:szCs w:val="24"/>
              <w:lang w:val="en-US"/>
            </w:rPr>
          </w:rPrChange>
        </w:rPr>
        <w:t>World Wide Web Consortium</w:t>
      </w:r>
      <w:r w:rsidRPr="006C4B6B">
        <w:rPr>
          <w:rFonts w:ascii="Arial" w:hAnsi="Arial" w:cs="Arial"/>
          <w:sz w:val="24"/>
          <w:szCs w:val="24"/>
        </w:rPr>
        <w:t xml:space="preserve"> (W3C), constituem o principal referencial internacional para acessibilidade digital. Seu objetivo é tornar conteúdos e interfaces mais acessíveis a um amplo conjunto de usuários, incluindo pessoas com deficiências visuais, auditivas, físicas, da fala, intelectuais, de aprendizagem e neurológicas. Ainda que originalmente concebidas para o contexto Web, as WCAG também contribuem para a melhoria da usabilidade geral, beneficiando usuários cujas habilidades podem variar ao longo do tempo em função de fatores como envelhecimento ou condições temporárias.</w:t>
      </w:r>
    </w:p>
    <w:p w14:paraId="732AD2DF" w14:textId="77777777" w:rsidR="00920E78" w:rsidRDefault="00920E78" w:rsidP="00920E78">
      <w:pPr>
        <w:pBdr>
          <w:top w:val="nil"/>
          <w:left w:val="nil"/>
          <w:bottom w:val="nil"/>
          <w:right w:val="nil"/>
          <w:between w:val="nil"/>
        </w:pBdr>
        <w:spacing w:after="0" w:line="360" w:lineRule="auto"/>
        <w:ind w:firstLine="709"/>
        <w:jc w:val="both"/>
        <w:rPr>
          <w:rFonts w:ascii="Arial" w:hAnsi="Arial" w:cs="Arial"/>
          <w:sz w:val="24"/>
          <w:szCs w:val="24"/>
        </w:rPr>
      </w:pPr>
      <w:r w:rsidRPr="006C4B6B">
        <w:rPr>
          <w:rFonts w:ascii="Arial" w:hAnsi="Arial" w:cs="Arial"/>
          <w:sz w:val="24"/>
          <w:szCs w:val="24"/>
        </w:rPr>
        <w:t>As WCAG organizam suas recomendações em camadas de orientação, estruturadas a partir de quatro princípios globais de acessibilidade:</w:t>
      </w:r>
    </w:p>
    <w:p w14:paraId="6E49FD6E" w14:textId="77777777" w:rsidR="00920E78" w:rsidRDefault="00920E78" w:rsidP="002D6A33">
      <w:pPr>
        <w:pStyle w:val="PargrafodaLista"/>
        <w:numPr>
          <w:ilvl w:val="0"/>
          <w:numId w:val="21"/>
        </w:numPr>
        <w:pBdr>
          <w:top w:val="nil"/>
          <w:left w:val="nil"/>
          <w:bottom w:val="nil"/>
          <w:right w:val="nil"/>
          <w:between w:val="nil"/>
        </w:pBdr>
        <w:spacing w:after="0" w:line="360" w:lineRule="auto"/>
        <w:jc w:val="both"/>
        <w:rPr>
          <w:rFonts w:ascii="Arial" w:hAnsi="Arial" w:cs="Arial"/>
          <w:sz w:val="24"/>
          <w:szCs w:val="24"/>
        </w:rPr>
      </w:pPr>
      <w:r w:rsidRPr="006C4B6B">
        <w:rPr>
          <w:rFonts w:ascii="Arial" w:hAnsi="Arial" w:cs="Arial"/>
          <w:sz w:val="24"/>
          <w:szCs w:val="24"/>
        </w:rPr>
        <w:t>perceptível, segundo o qual a informação e os componentes da interface devem ser apresentados de forma que possam ser percebidos pelos usuários;</w:t>
      </w:r>
    </w:p>
    <w:p w14:paraId="127FD9A7" w14:textId="1CBC2F13" w:rsidR="00920E78" w:rsidRPr="006C4B6B" w:rsidRDefault="00920E78" w:rsidP="002D6A33">
      <w:pPr>
        <w:pStyle w:val="PargrafodaLista"/>
        <w:numPr>
          <w:ilvl w:val="0"/>
          <w:numId w:val="21"/>
        </w:numPr>
        <w:pBdr>
          <w:top w:val="nil"/>
          <w:left w:val="nil"/>
          <w:bottom w:val="nil"/>
          <w:right w:val="nil"/>
          <w:between w:val="nil"/>
        </w:pBdr>
        <w:spacing w:after="0" w:line="360" w:lineRule="auto"/>
        <w:jc w:val="both"/>
        <w:rPr>
          <w:rFonts w:ascii="Arial" w:hAnsi="Arial" w:cs="Arial"/>
          <w:sz w:val="24"/>
          <w:szCs w:val="24"/>
        </w:rPr>
      </w:pPr>
      <w:r w:rsidRPr="006C4B6B">
        <w:rPr>
          <w:rFonts w:ascii="Arial" w:hAnsi="Arial" w:cs="Arial"/>
          <w:sz w:val="24"/>
          <w:szCs w:val="24"/>
        </w:rPr>
        <w:t>operável, que estabelece que os componentes da interface e a navegação devem permitir a operação por diferentes usuários;</w:t>
      </w:r>
    </w:p>
    <w:p w14:paraId="08CDC1CB" w14:textId="77777777" w:rsidR="00920E78" w:rsidRDefault="00920E78" w:rsidP="002D6A33">
      <w:pPr>
        <w:pStyle w:val="PargrafodaLista"/>
        <w:numPr>
          <w:ilvl w:val="0"/>
          <w:numId w:val="21"/>
        </w:numPr>
        <w:pBdr>
          <w:top w:val="nil"/>
          <w:left w:val="nil"/>
          <w:bottom w:val="nil"/>
          <w:right w:val="nil"/>
          <w:between w:val="nil"/>
        </w:pBdr>
        <w:spacing w:after="0" w:line="360" w:lineRule="auto"/>
        <w:jc w:val="both"/>
        <w:rPr>
          <w:rFonts w:ascii="Arial" w:hAnsi="Arial" w:cs="Arial"/>
          <w:sz w:val="24"/>
          <w:szCs w:val="24"/>
        </w:rPr>
      </w:pPr>
      <w:r w:rsidRPr="006C4B6B">
        <w:rPr>
          <w:rFonts w:ascii="Arial" w:hAnsi="Arial" w:cs="Arial"/>
          <w:sz w:val="24"/>
          <w:szCs w:val="24"/>
        </w:rPr>
        <w:t>compreensível, que determina que a informação e a interface devam ser fáceis de entender;</w:t>
      </w:r>
    </w:p>
    <w:p w14:paraId="03BA8D30" w14:textId="06772C92" w:rsidR="00920E78" w:rsidRPr="006C4B6B" w:rsidRDefault="00920E78" w:rsidP="002D6A33">
      <w:pPr>
        <w:pStyle w:val="PargrafodaLista"/>
        <w:numPr>
          <w:ilvl w:val="0"/>
          <w:numId w:val="21"/>
        </w:numPr>
        <w:pBdr>
          <w:top w:val="nil"/>
          <w:left w:val="nil"/>
          <w:bottom w:val="nil"/>
          <w:right w:val="nil"/>
          <w:between w:val="nil"/>
        </w:pBdr>
        <w:spacing w:after="0" w:line="360" w:lineRule="auto"/>
        <w:jc w:val="both"/>
        <w:rPr>
          <w:rFonts w:ascii="Arial" w:hAnsi="Arial" w:cs="Arial"/>
          <w:sz w:val="24"/>
          <w:szCs w:val="24"/>
        </w:rPr>
      </w:pPr>
      <w:r w:rsidRPr="006C4B6B">
        <w:rPr>
          <w:rFonts w:ascii="Arial" w:hAnsi="Arial" w:cs="Arial"/>
          <w:sz w:val="24"/>
          <w:szCs w:val="24"/>
        </w:rPr>
        <w:t>robusto, que exige que o conteúdo seja interpretável de forma confiável por diferentes agentes do usuário, incluindo tecnologias assistivas.</w:t>
      </w:r>
    </w:p>
    <w:p w14:paraId="26C71021" w14:textId="77777777" w:rsidR="00920E78" w:rsidRPr="006C4B6B" w:rsidRDefault="00920E78" w:rsidP="006C4B6B">
      <w:pPr>
        <w:pBdr>
          <w:top w:val="nil"/>
          <w:left w:val="nil"/>
          <w:bottom w:val="nil"/>
          <w:right w:val="nil"/>
          <w:between w:val="nil"/>
        </w:pBdr>
        <w:spacing w:after="0" w:line="360" w:lineRule="auto"/>
        <w:ind w:firstLine="709"/>
        <w:jc w:val="both"/>
        <w:rPr>
          <w:rFonts w:ascii="Arial" w:hAnsi="Arial" w:cs="Arial"/>
          <w:sz w:val="24"/>
          <w:szCs w:val="24"/>
        </w:rPr>
      </w:pPr>
      <w:r w:rsidRPr="006C4B6B">
        <w:rPr>
          <w:rFonts w:ascii="Arial" w:hAnsi="Arial" w:cs="Arial"/>
          <w:sz w:val="24"/>
          <w:szCs w:val="24"/>
        </w:rPr>
        <w:t xml:space="preserve">Abaixo desses princípios, as WCAG definem treze diretrizes, que estabelecem objetivos gerais a serem alcançados para tornar o conteúdo mais acessível, abrangendo aspectos como alternativas em texto, mídias baseadas em tempo, adaptabilidade, discernibilidade, acesso por teclado, tempo suficiente, prevenção de convulsões e reações físicas, navegabilidade, modalidades de entrada, legibilidade, </w:t>
      </w:r>
      <w:r w:rsidRPr="006C4B6B">
        <w:rPr>
          <w:rFonts w:ascii="Arial" w:hAnsi="Arial" w:cs="Arial"/>
          <w:sz w:val="24"/>
          <w:szCs w:val="24"/>
        </w:rPr>
        <w:lastRenderedPageBreak/>
        <w:t>previsibilidade, assistência de entrada e compatibilidade. Para cada diretriz são especificados critérios de sucesso, formulados como declarações testáveis e independentes de tecnologia, organizados em três níveis de conformidade: A (mínimo), AA (intermediário) e AAA (mais elevado). O atendimento a níveis mais altos pressupõe o cumprimento cumulativo dos critérios dos níveis anteriores.</w:t>
      </w:r>
    </w:p>
    <w:p w14:paraId="3DC2837A" w14:textId="1436F299" w:rsidR="00920E78" w:rsidRPr="006C4B6B" w:rsidRDefault="00920E78" w:rsidP="006C4B6B">
      <w:pPr>
        <w:pBdr>
          <w:top w:val="nil"/>
          <w:left w:val="nil"/>
          <w:bottom w:val="nil"/>
          <w:right w:val="nil"/>
          <w:between w:val="nil"/>
        </w:pBdr>
        <w:spacing w:after="0" w:line="360" w:lineRule="auto"/>
        <w:ind w:firstLine="709"/>
        <w:jc w:val="both"/>
        <w:rPr>
          <w:rFonts w:ascii="Arial" w:hAnsi="Arial" w:cs="Arial"/>
          <w:sz w:val="24"/>
          <w:szCs w:val="24"/>
        </w:rPr>
      </w:pPr>
      <w:r w:rsidRPr="006C4B6B">
        <w:rPr>
          <w:rFonts w:ascii="Arial" w:hAnsi="Arial" w:cs="Arial"/>
          <w:sz w:val="24"/>
          <w:szCs w:val="24"/>
        </w:rPr>
        <w:t xml:space="preserve">Reconhecendo que as WCAG foram originalmente elaboradas para </w:t>
      </w:r>
      <w:r w:rsidRPr="00920E78">
        <w:rPr>
          <w:rFonts w:ascii="Arial" w:hAnsi="Arial" w:cs="Arial"/>
          <w:sz w:val="24"/>
          <w:szCs w:val="24"/>
        </w:rPr>
        <w:t>conteúdo</w:t>
      </w:r>
      <w:r w:rsidRPr="006C4B6B">
        <w:rPr>
          <w:rFonts w:ascii="Arial" w:hAnsi="Arial" w:cs="Arial"/>
          <w:sz w:val="24"/>
          <w:szCs w:val="24"/>
        </w:rPr>
        <w:t xml:space="preserve"> Web, o W3C disponibiliza orientações complementares voltadas ao contexto de dispositivos móveis, considerando suas particularidades, como telas reduzidas, orientação variável, interação baseada em gestos, uso em mobilidade e diferentes condições ambientais. Nesse contexto, destaca-se o documento </w:t>
      </w:r>
      <w:r w:rsidRPr="0020349B">
        <w:rPr>
          <w:rFonts w:ascii="Arial" w:hAnsi="Arial" w:cs="Arial"/>
          <w:i/>
          <w:iCs/>
          <w:sz w:val="24"/>
          <w:szCs w:val="24"/>
        </w:rPr>
        <w:t>Guidance on Applying WCAG 2.2 to Mobile Applications</w:t>
      </w:r>
      <w:r w:rsidRPr="006C4B6B">
        <w:rPr>
          <w:rFonts w:ascii="Arial" w:hAnsi="Arial" w:cs="Arial"/>
          <w:sz w:val="24"/>
          <w:szCs w:val="24"/>
        </w:rPr>
        <w:t xml:space="preserve"> (</w:t>
      </w:r>
      <w:r w:rsidRPr="00E56FDF">
        <w:rPr>
          <w:rFonts w:ascii="Arial" w:hAnsi="Arial" w:cs="Arial"/>
          <w:i/>
          <w:iCs/>
          <w:sz w:val="24"/>
          <w:szCs w:val="24"/>
        </w:rPr>
        <w:t>WCAG2Mobile</w:t>
      </w:r>
      <w:r w:rsidRPr="006C4B6B">
        <w:rPr>
          <w:rFonts w:ascii="Arial" w:hAnsi="Arial" w:cs="Arial"/>
          <w:sz w:val="24"/>
          <w:szCs w:val="24"/>
        </w:rPr>
        <w:t xml:space="preserve">), publicado em 2025 como uma Nota de Grupo pelo </w:t>
      </w:r>
      <w:r w:rsidRPr="0020349B">
        <w:rPr>
          <w:rFonts w:ascii="Arial" w:hAnsi="Arial" w:cs="Arial"/>
          <w:i/>
          <w:iCs/>
          <w:sz w:val="24"/>
          <w:szCs w:val="24"/>
        </w:rPr>
        <w:t>Mobile Accessibility Task Force</w:t>
      </w:r>
      <w:r w:rsidRPr="006C4B6B">
        <w:rPr>
          <w:rFonts w:ascii="Arial" w:hAnsi="Arial" w:cs="Arial"/>
          <w:sz w:val="24"/>
          <w:szCs w:val="24"/>
        </w:rPr>
        <w:t xml:space="preserve"> (MATF) da </w:t>
      </w:r>
      <w:r w:rsidRPr="0020349B">
        <w:rPr>
          <w:rFonts w:ascii="Arial" w:hAnsi="Arial" w:cs="Arial"/>
          <w:i/>
          <w:iCs/>
          <w:sz w:val="24"/>
          <w:szCs w:val="24"/>
        </w:rPr>
        <w:t>Web Accessibility Initiative</w:t>
      </w:r>
      <w:r w:rsidRPr="006C4B6B">
        <w:rPr>
          <w:rFonts w:ascii="Arial" w:hAnsi="Arial" w:cs="Arial"/>
          <w:sz w:val="24"/>
          <w:szCs w:val="24"/>
        </w:rPr>
        <w:t xml:space="preserve"> (WAI). Esse documento oferece orientações práticas para a aplicação dos critérios da</w:t>
      </w:r>
      <w:r w:rsidR="00694AF7">
        <w:rPr>
          <w:rFonts w:ascii="Arial" w:hAnsi="Arial" w:cs="Arial"/>
          <w:sz w:val="24"/>
          <w:szCs w:val="24"/>
        </w:rPr>
        <w:t>s</w:t>
      </w:r>
      <w:r w:rsidRPr="006C4B6B">
        <w:rPr>
          <w:rFonts w:ascii="Arial" w:hAnsi="Arial" w:cs="Arial"/>
          <w:sz w:val="24"/>
          <w:szCs w:val="24"/>
        </w:rPr>
        <w:t xml:space="preserve"> WCAG 2.2 em aplicativos móveis,</w:t>
      </w:r>
      <w:r w:rsidR="00FE5857">
        <w:rPr>
          <w:rFonts w:ascii="Arial" w:hAnsi="Arial" w:cs="Arial"/>
          <w:sz w:val="24"/>
          <w:szCs w:val="24"/>
        </w:rPr>
        <w:t xml:space="preserve"> sem estabelecer novos </w:t>
      </w:r>
      <w:r w:rsidR="00BB57AD">
        <w:rPr>
          <w:rFonts w:ascii="Arial" w:hAnsi="Arial" w:cs="Arial"/>
          <w:sz w:val="24"/>
          <w:szCs w:val="24"/>
        </w:rPr>
        <w:t xml:space="preserve">requisitos, </w:t>
      </w:r>
      <w:r w:rsidR="00BB57AD" w:rsidRPr="006C4B6B">
        <w:rPr>
          <w:rFonts w:ascii="Arial" w:hAnsi="Arial" w:cs="Arial"/>
          <w:sz w:val="24"/>
          <w:szCs w:val="24"/>
        </w:rPr>
        <w:t>detalhando</w:t>
      </w:r>
      <w:r w:rsidRPr="006C4B6B">
        <w:rPr>
          <w:rFonts w:ascii="Arial" w:hAnsi="Arial" w:cs="Arial"/>
          <w:sz w:val="24"/>
          <w:szCs w:val="24"/>
        </w:rPr>
        <w:t xml:space="preserve"> aspectos terminológicos, interpretações por critério e recomendações específicas para aplicações nativas.</w:t>
      </w:r>
    </w:p>
    <w:p w14:paraId="52A77C6E" w14:textId="3C344DD5" w:rsidR="008C04C3" w:rsidRDefault="00905143" w:rsidP="00905143">
      <w:pPr>
        <w:pBdr>
          <w:top w:val="nil"/>
          <w:left w:val="nil"/>
          <w:bottom w:val="nil"/>
          <w:right w:val="nil"/>
          <w:between w:val="nil"/>
        </w:pBdr>
        <w:spacing w:after="0" w:line="360" w:lineRule="auto"/>
        <w:ind w:firstLine="709"/>
        <w:jc w:val="both"/>
        <w:rPr>
          <w:rFonts w:ascii="Arial" w:hAnsi="Arial" w:cs="Arial"/>
          <w:sz w:val="24"/>
          <w:szCs w:val="24"/>
        </w:rPr>
      </w:pPr>
      <w:r w:rsidRPr="00905143">
        <w:rPr>
          <w:rFonts w:ascii="Arial" w:hAnsi="Arial" w:cs="Arial"/>
          <w:sz w:val="24"/>
          <w:szCs w:val="24"/>
        </w:rPr>
        <w:t xml:space="preserve">Dessa forma, as WCAG 2.2, </w:t>
      </w:r>
      <w:r w:rsidR="00FE5857">
        <w:rPr>
          <w:rFonts w:ascii="Arial" w:hAnsi="Arial" w:cs="Arial"/>
          <w:sz w:val="24"/>
          <w:szCs w:val="24"/>
        </w:rPr>
        <w:t xml:space="preserve">tomadas como referencial normativo, </w:t>
      </w:r>
      <w:r w:rsidRPr="00905143">
        <w:rPr>
          <w:rFonts w:ascii="Arial" w:hAnsi="Arial" w:cs="Arial"/>
          <w:sz w:val="24"/>
          <w:szCs w:val="24"/>
        </w:rPr>
        <w:t xml:space="preserve">em conjunto com as orientações complementares do </w:t>
      </w:r>
      <w:r w:rsidRPr="00E56FDF">
        <w:rPr>
          <w:rFonts w:ascii="Arial" w:hAnsi="Arial" w:cs="Arial"/>
          <w:i/>
          <w:iCs/>
          <w:sz w:val="24"/>
          <w:szCs w:val="24"/>
        </w:rPr>
        <w:t>documento Guidance on Applying WCAG 2.2 to Mobile Applications (WCAG2Mobile)</w:t>
      </w:r>
      <w:r w:rsidRPr="00905143">
        <w:rPr>
          <w:rFonts w:ascii="Arial" w:hAnsi="Arial" w:cs="Arial"/>
          <w:sz w:val="24"/>
          <w:szCs w:val="24"/>
        </w:rPr>
        <w:t xml:space="preserve">, constituem um importante referencial técnico para o desenvolvimento de aplicações móveis acessíveis. Embora esse documento não possua caráter normativo, suas recomendações contribuem para a interpretação </w:t>
      </w:r>
      <w:r w:rsidR="00FE5857">
        <w:rPr>
          <w:rFonts w:ascii="Arial" w:hAnsi="Arial" w:cs="Arial"/>
          <w:sz w:val="24"/>
          <w:szCs w:val="24"/>
        </w:rPr>
        <w:t xml:space="preserve">orientada </w:t>
      </w:r>
      <w:r w:rsidRPr="00905143">
        <w:rPr>
          <w:rFonts w:ascii="Arial" w:hAnsi="Arial" w:cs="Arial"/>
          <w:sz w:val="24"/>
          <w:szCs w:val="24"/>
        </w:rPr>
        <w:t xml:space="preserve">e </w:t>
      </w:r>
      <w:r w:rsidR="00FE5857">
        <w:rPr>
          <w:rFonts w:ascii="Arial" w:hAnsi="Arial" w:cs="Arial"/>
          <w:sz w:val="24"/>
          <w:szCs w:val="24"/>
        </w:rPr>
        <w:t xml:space="preserve">a </w:t>
      </w:r>
      <w:r w:rsidRPr="00905143">
        <w:rPr>
          <w:rFonts w:ascii="Arial" w:hAnsi="Arial" w:cs="Arial"/>
          <w:sz w:val="24"/>
          <w:szCs w:val="24"/>
        </w:rPr>
        <w:t>aplicação dos critérios da WCAG no contexto específico de aplicativos móveis, considerando suas particularidades técnicas e de uso.</w:t>
      </w:r>
    </w:p>
    <w:p w14:paraId="1E0B612B" w14:textId="4128BE14" w:rsidR="00CB6C17" w:rsidRDefault="00CB6C17" w:rsidP="00CB6C17">
      <w:pPr>
        <w:pStyle w:val="Ttulo3"/>
      </w:pPr>
      <w:bookmarkStart w:id="39" w:name="_Toc223367616"/>
      <w:r w:rsidRPr="00C47ED3">
        <w:t xml:space="preserve">Modelo de Acessibilidade em Governo </w:t>
      </w:r>
      <w:r w:rsidR="00EA19B9" w:rsidRPr="00C47ED3">
        <w:t xml:space="preserve">Eletrônico </w:t>
      </w:r>
      <w:r w:rsidR="00EA19B9">
        <w:t>-</w:t>
      </w:r>
      <w:r>
        <w:t xml:space="preserve"> </w:t>
      </w:r>
      <w:r w:rsidR="00125C96">
        <w:t>e</w:t>
      </w:r>
      <w:r w:rsidRPr="00C47ED3">
        <w:t>MAG 3.0</w:t>
      </w:r>
      <w:bookmarkEnd w:id="39"/>
      <w:r w:rsidRPr="00C47ED3">
        <w:t xml:space="preserve"> </w:t>
      </w:r>
    </w:p>
    <w:p w14:paraId="4B2EC245" w14:textId="6C43107E" w:rsidR="00D74ED2" w:rsidRPr="00D74ED2" w:rsidRDefault="00D74ED2" w:rsidP="00D74ED2">
      <w:pPr>
        <w:pBdr>
          <w:top w:val="nil"/>
          <w:left w:val="nil"/>
          <w:bottom w:val="nil"/>
          <w:right w:val="nil"/>
          <w:between w:val="nil"/>
        </w:pBdr>
        <w:spacing w:after="0" w:line="360" w:lineRule="auto"/>
        <w:ind w:firstLine="709"/>
        <w:jc w:val="both"/>
        <w:rPr>
          <w:rFonts w:ascii="Arial" w:hAnsi="Arial" w:cs="Arial"/>
          <w:sz w:val="24"/>
          <w:szCs w:val="24"/>
        </w:rPr>
      </w:pPr>
      <w:r w:rsidRPr="00D74ED2">
        <w:rPr>
          <w:rFonts w:ascii="Arial" w:hAnsi="Arial" w:cs="Arial"/>
          <w:sz w:val="24"/>
          <w:szCs w:val="24"/>
        </w:rPr>
        <w:t>Assim como as WCAG, o eMAG pode ser utilizado como um referencial importante para a promoção da acessibilidade digital, especialmente no contexto de conteúdos Web e de sistemas informacionais desenvolvidos no âmbito governamental. Trata-se de uma versão especializada das W</w:t>
      </w:r>
      <w:r>
        <w:rPr>
          <w:rFonts w:ascii="Arial" w:hAnsi="Arial" w:cs="Arial"/>
          <w:sz w:val="24"/>
          <w:szCs w:val="24"/>
        </w:rPr>
        <w:t>CAG</w:t>
      </w:r>
      <w:r w:rsidRPr="00D74ED2">
        <w:rPr>
          <w:rFonts w:ascii="Arial" w:hAnsi="Arial" w:cs="Arial"/>
          <w:sz w:val="24"/>
          <w:szCs w:val="24"/>
        </w:rPr>
        <w:t>, adaptada ao contexto brasileiro, que organiza suas orientações em 45 recomendações distribuídas em seis seções</w:t>
      </w:r>
      <w:r>
        <w:rPr>
          <w:rFonts w:ascii="Arial" w:hAnsi="Arial" w:cs="Arial"/>
          <w:sz w:val="24"/>
          <w:szCs w:val="24"/>
        </w:rPr>
        <w:t xml:space="preserve">: </w:t>
      </w:r>
      <w:r w:rsidRPr="00D74ED2">
        <w:rPr>
          <w:rFonts w:ascii="Arial" w:hAnsi="Arial" w:cs="Arial"/>
          <w:sz w:val="24"/>
          <w:szCs w:val="24"/>
        </w:rPr>
        <w:t>marcação, comportamento, conteúdo/informação, apresentação/design, multimídia e formulários — com o objetivo de padronizar a implementação da acessibilidade digital em conformidade com padrões internacionais</w:t>
      </w:r>
      <w:r w:rsidR="00694AF7">
        <w:rPr>
          <w:rFonts w:ascii="Arial" w:hAnsi="Arial" w:cs="Arial"/>
          <w:sz w:val="24"/>
          <w:szCs w:val="24"/>
        </w:rPr>
        <w:t xml:space="preserve"> (eMAG,2014)</w:t>
      </w:r>
      <w:r w:rsidRPr="00D74ED2">
        <w:rPr>
          <w:rFonts w:ascii="Arial" w:hAnsi="Arial" w:cs="Arial"/>
          <w:sz w:val="24"/>
          <w:szCs w:val="24"/>
        </w:rPr>
        <w:t>.</w:t>
      </w:r>
    </w:p>
    <w:p w14:paraId="5BDFAE80" w14:textId="77777777" w:rsidR="00D74ED2" w:rsidRPr="00D74ED2" w:rsidRDefault="00D74ED2" w:rsidP="00D74ED2">
      <w:pPr>
        <w:pBdr>
          <w:top w:val="nil"/>
          <w:left w:val="nil"/>
          <w:bottom w:val="nil"/>
          <w:right w:val="nil"/>
          <w:between w:val="nil"/>
        </w:pBdr>
        <w:spacing w:after="0" w:line="360" w:lineRule="auto"/>
        <w:ind w:firstLine="709"/>
        <w:jc w:val="both"/>
        <w:rPr>
          <w:rFonts w:ascii="Arial" w:hAnsi="Arial" w:cs="Arial"/>
          <w:sz w:val="24"/>
          <w:szCs w:val="24"/>
        </w:rPr>
      </w:pPr>
      <w:r w:rsidRPr="00D74ED2">
        <w:rPr>
          <w:rFonts w:ascii="Arial" w:hAnsi="Arial" w:cs="Arial"/>
          <w:sz w:val="24"/>
          <w:szCs w:val="24"/>
        </w:rPr>
        <w:lastRenderedPageBreak/>
        <w:t xml:space="preserve">No entanto, ao manter foco predominante em conteúdos Web e em ambientes informacionais tradicionais, o eMAG não aborda de forma sistemática aspectos específicos do desenvolvimento de aplicativos móveis nativos, tais como a herança de configurações de acessibilidade definidas no sistema operacional, a oferta de mecanismos internos de customização acessível e as particularidades das interações baseadas em gestos, toques e uso em mobilidade. Além disso, suas recomendações são apresentadas majoritariamente em nível conceitual, o que exige do desenvolvedor um esforço adicional de interpretação e tradução para soluções técnicas concretas no contexto </w:t>
      </w:r>
      <w:r w:rsidRPr="00E56FDF">
        <w:rPr>
          <w:rFonts w:ascii="Arial" w:hAnsi="Arial" w:cs="Arial"/>
          <w:i/>
          <w:iCs/>
          <w:sz w:val="24"/>
          <w:szCs w:val="24"/>
        </w:rPr>
        <w:t>mobile</w:t>
      </w:r>
      <w:r w:rsidRPr="00D74ED2">
        <w:rPr>
          <w:rFonts w:ascii="Arial" w:hAnsi="Arial" w:cs="Arial"/>
          <w:sz w:val="24"/>
          <w:szCs w:val="24"/>
        </w:rPr>
        <w:t>.</w:t>
      </w:r>
    </w:p>
    <w:p w14:paraId="2F3651BF" w14:textId="77777777" w:rsidR="00D74ED2" w:rsidRPr="00D74ED2" w:rsidRDefault="00D74ED2" w:rsidP="00D74ED2">
      <w:pPr>
        <w:pBdr>
          <w:top w:val="nil"/>
          <w:left w:val="nil"/>
          <w:bottom w:val="nil"/>
          <w:right w:val="nil"/>
          <w:between w:val="nil"/>
        </w:pBdr>
        <w:spacing w:after="0" w:line="360" w:lineRule="auto"/>
        <w:ind w:firstLine="709"/>
        <w:jc w:val="both"/>
        <w:rPr>
          <w:rFonts w:ascii="Arial" w:hAnsi="Arial" w:cs="Arial"/>
          <w:sz w:val="24"/>
          <w:szCs w:val="24"/>
        </w:rPr>
      </w:pPr>
      <w:r w:rsidRPr="00D74ED2">
        <w:rPr>
          <w:rFonts w:ascii="Arial" w:hAnsi="Arial" w:cs="Arial"/>
          <w:sz w:val="24"/>
          <w:szCs w:val="24"/>
        </w:rPr>
        <w:t>Dessa forma, embora o eMAG represente um avanço relevante no estabelecimento de diretrizes de acessibilidade no cenário brasileiro, sua aplicação isolada mostra-se limitada quando considerada como único referencial para orientar o desenvolvimento de aplicativos móveis acessíveis e customizáveis, reforçando a necessidade de abordagens complementares mais específicas para esse contexto.</w:t>
      </w:r>
    </w:p>
    <w:p w14:paraId="4B0F823C" w14:textId="77777777" w:rsidR="00CB6C17" w:rsidRDefault="00CB6C17" w:rsidP="00CB6C17">
      <w:pPr>
        <w:pStyle w:val="Ttulo3"/>
      </w:pPr>
      <w:bookmarkStart w:id="40" w:name="_Toc223367617"/>
      <w:r w:rsidRPr="00C47ED3">
        <w:t>Guia para o Desenvolvimento de Aplicações Móveis e Acessíveis</w:t>
      </w:r>
      <w:bookmarkEnd w:id="40"/>
      <w:r w:rsidRPr="00C47ED3">
        <w:t xml:space="preserve"> </w:t>
      </w:r>
      <w:r>
        <w:t xml:space="preserve"> </w:t>
      </w:r>
    </w:p>
    <w:p w14:paraId="2D042797" w14:textId="22ED7CA3" w:rsidR="00CB6C17" w:rsidRPr="00B7645E" w:rsidRDefault="00CB6C17" w:rsidP="00CB6C17">
      <w:pPr>
        <w:pBdr>
          <w:top w:val="nil"/>
          <w:left w:val="nil"/>
          <w:bottom w:val="nil"/>
          <w:right w:val="nil"/>
          <w:between w:val="nil"/>
        </w:pBdr>
        <w:spacing w:after="0" w:line="360" w:lineRule="auto"/>
        <w:ind w:firstLine="709"/>
        <w:jc w:val="both"/>
        <w:rPr>
          <w:rFonts w:ascii="Arial" w:hAnsi="Arial" w:cs="Arial"/>
          <w:color w:val="4472C4" w:themeColor="accent1"/>
          <w:sz w:val="24"/>
          <w:szCs w:val="24"/>
        </w:rPr>
      </w:pPr>
      <w:r w:rsidRPr="00C47ED3">
        <w:rPr>
          <w:rFonts w:ascii="Arial" w:hAnsi="Arial" w:cs="Arial"/>
          <w:sz w:val="24"/>
          <w:szCs w:val="24"/>
        </w:rPr>
        <w:t>O Guia para o Desenvolvimento de Aplicações Móveis e Acessíveis (GDAMA</w:t>
      </w:r>
      <w:r>
        <w:rPr>
          <w:rFonts w:ascii="Arial" w:hAnsi="Arial" w:cs="Arial"/>
          <w:sz w:val="24"/>
          <w:szCs w:val="24"/>
        </w:rPr>
        <w:t>, 2019</w:t>
      </w:r>
      <w:r w:rsidRPr="00C47ED3">
        <w:rPr>
          <w:rFonts w:ascii="Arial" w:hAnsi="Arial" w:cs="Arial"/>
          <w:sz w:val="24"/>
          <w:szCs w:val="24"/>
        </w:rPr>
        <w:t>), desenvolvido pelo SIDI em parceria com o Centro de Informática da Universidade Federal de Pernambuco e o Laboratório de Design e Concepção e Análise de Artefatos Digitais, procura criar orientações para o desenvolvimento e testes de aplicações móveis acessíveis. Foi formulada uma lista de requisitos cuja importância pode ser mandatória ou</w:t>
      </w:r>
      <w:r>
        <w:rPr>
          <w:rFonts w:ascii="Arial" w:hAnsi="Arial" w:cs="Arial"/>
          <w:sz w:val="24"/>
          <w:szCs w:val="24"/>
        </w:rPr>
        <w:t xml:space="preserve"> desejável</w:t>
      </w:r>
      <w:r w:rsidRPr="00C47ED3">
        <w:rPr>
          <w:rFonts w:ascii="Arial" w:hAnsi="Arial" w:cs="Arial"/>
          <w:sz w:val="24"/>
          <w:szCs w:val="24"/>
        </w:rPr>
        <w:t xml:space="preserve">. </w:t>
      </w:r>
    </w:p>
    <w:p w14:paraId="136FA5FF" w14:textId="77777777" w:rsidR="00CB6C17" w:rsidRDefault="00CB6C17" w:rsidP="00CB6C17">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O conteúdo do guia está organizado em seis macro seções:</w:t>
      </w:r>
    </w:p>
    <w:p w14:paraId="3D3FEED2" w14:textId="77777777" w:rsidR="00CB6C17" w:rsidRPr="001B3078" w:rsidRDefault="00CB6C17" w:rsidP="002D6A33">
      <w:pPr>
        <w:pStyle w:val="PargrafodaLista"/>
        <w:numPr>
          <w:ilvl w:val="0"/>
          <w:numId w:val="8"/>
        </w:numPr>
        <w:pBdr>
          <w:top w:val="nil"/>
          <w:left w:val="nil"/>
          <w:bottom w:val="nil"/>
          <w:right w:val="nil"/>
          <w:between w:val="nil"/>
        </w:pBdr>
        <w:spacing w:after="0" w:line="360" w:lineRule="auto"/>
        <w:jc w:val="both"/>
        <w:rPr>
          <w:rFonts w:ascii="Arial" w:hAnsi="Arial" w:cs="Arial"/>
          <w:sz w:val="24"/>
          <w:szCs w:val="24"/>
        </w:rPr>
      </w:pPr>
      <w:r w:rsidRPr="001B3078">
        <w:rPr>
          <w:rFonts w:ascii="Arial" w:hAnsi="Arial" w:cs="Arial"/>
          <w:sz w:val="24"/>
          <w:szCs w:val="24"/>
        </w:rPr>
        <w:t>Requisitos – onde são apresentados os requisitos a serem seguidos na concepção de aplicações móveis acessíveis.</w:t>
      </w:r>
    </w:p>
    <w:p w14:paraId="58B9B731" w14:textId="77777777" w:rsidR="00CB6C17" w:rsidRPr="001B3078" w:rsidRDefault="00CB6C17" w:rsidP="002D6A33">
      <w:pPr>
        <w:pStyle w:val="PargrafodaLista"/>
        <w:numPr>
          <w:ilvl w:val="0"/>
          <w:numId w:val="8"/>
        </w:numPr>
        <w:pBdr>
          <w:top w:val="nil"/>
          <w:left w:val="nil"/>
          <w:bottom w:val="nil"/>
          <w:right w:val="nil"/>
          <w:between w:val="nil"/>
        </w:pBdr>
        <w:spacing w:after="0" w:line="360" w:lineRule="auto"/>
        <w:jc w:val="both"/>
        <w:rPr>
          <w:rFonts w:ascii="Arial" w:hAnsi="Arial" w:cs="Arial"/>
          <w:sz w:val="24"/>
          <w:szCs w:val="24"/>
        </w:rPr>
      </w:pPr>
      <w:r w:rsidRPr="001B3078">
        <w:rPr>
          <w:rFonts w:ascii="Arial" w:hAnsi="Arial" w:cs="Arial"/>
          <w:sz w:val="24"/>
          <w:szCs w:val="24"/>
        </w:rPr>
        <w:t>Leitores de tela – onde são apresentados os leitores de telas que são utilizados nos dispositivos Samsung e também os problemas mais comuns encontrados na leitura de alguns componentes.</w:t>
      </w:r>
    </w:p>
    <w:p w14:paraId="67B5C8E3" w14:textId="77777777" w:rsidR="00CB6C17" w:rsidRPr="001B3078" w:rsidRDefault="00CB6C17" w:rsidP="002D6A33">
      <w:pPr>
        <w:pStyle w:val="PargrafodaLista"/>
        <w:numPr>
          <w:ilvl w:val="0"/>
          <w:numId w:val="8"/>
        </w:numPr>
        <w:pBdr>
          <w:top w:val="nil"/>
          <w:left w:val="nil"/>
          <w:bottom w:val="nil"/>
          <w:right w:val="nil"/>
          <w:between w:val="nil"/>
        </w:pBdr>
        <w:spacing w:after="0" w:line="360" w:lineRule="auto"/>
        <w:jc w:val="both"/>
        <w:rPr>
          <w:rFonts w:ascii="Arial" w:hAnsi="Arial" w:cs="Arial"/>
          <w:sz w:val="24"/>
          <w:szCs w:val="24"/>
        </w:rPr>
      </w:pPr>
      <w:r w:rsidRPr="001B3078">
        <w:rPr>
          <w:rFonts w:ascii="Arial" w:hAnsi="Arial" w:cs="Arial"/>
          <w:sz w:val="24"/>
          <w:szCs w:val="24"/>
        </w:rPr>
        <w:t>Para Designers – são definidos e discutidos principais aspectos relacionados à concepção de aplicações móveis acessíveis.</w:t>
      </w:r>
    </w:p>
    <w:p w14:paraId="43E8907F" w14:textId="77777777" w:rsidR="00CB6C17" w:rsidRPr="001B3078" w:rsidRDefault="00CB6C17" w:rsidP="002D6A33">
      <w:pPr>
        <w:pStyle w:val="PargrafodaLista"/>
        <w:numPr>
          <w:ilvl w:val="0"/>
          <w:numId w:val="8"/>
        </w:numPr>
        <w:pBdr>
          <w:top w:val="nil"/>
          <w:left w:val="nil"/>
          <w:bottom w:val="nil"/>
          <w:right w:val="nil"/>
          <w:between w:val="nil"/>
        </w:pBdr>
        <w:spacing w:after="0" w:line="360" w:lineRule="auto"/>
        <w:jc w:val="both"/>
        <w:rPr>
          <w:rFonts w:ascii="Arial" w:hAnsi="Arial" w:cs="Arial"/>
          <w:sz w:val="24"/>
          <w:szCs w:val="24"/>
        </w:rPr>
      </w:pPr>
      <w:r w:rsidRPr="001B3078">
        <w:rPr>
          <w:rFonts w:ascii="Arial" w:hAnsi="Arial" w:cs="Arial"/>
          <w:sz w:val="24"/>
          <w:szCs w:val="24"/>
        </w:rPr>
        <w:t>Para desenvolvedores – são apresentados os recursos de acessibilidade nativos do Android e os desafios em interagir com o leitor de telas.</w:t>
      </w:r>
    </w:p>
    <w:p w14:paraId="4BFC1E6B" w14:textId="77777777" w:rsidR="00CB6C17" w:rsidRPr="001B3078" w:rsidRDefault="00CB6C17" w:rsidP="002D6A33">
      <w:pPr>
        <w:pStyle w:val="PargrafodaLista"/>
        <w:numPr>
          <w:ilvl w:val="0"/>
          <w:numId w:val="8"/>
        </w:numPr>
        <w:pBdr>
          <w:top w:val="nil"/>
          <w:left w:val="nil"/>
          <w:bottom w:val="nil"/>
          <w:right w:val="nil"/>
          <w:between w:val="nil"/>
        </w:pBdr>
        <w:spacing w:after="0" w:line="360" w:lineRule="auto"/>
        <w:jc w:val="both"/>
        <w:rPr>
          <w:rFonts w:ascii="Arial" w:hAnsi="Arial" w:cs="Arial"/>
          <w:sz w:val="24"/>
          <w:szCs w:val="24"/>
        </w:rPr>
      </w:pPr>
      <w:r w:rsidRPr="001B3078">
        <w:rPr>
          <w:rFonts w:ascii="Arial" w:hAnsi="Arial" w:cs="Arial"/>
          <w:sz w:val="24"/>
          <w:szCs w:val="24"/>
        </w:rPr>
        <w:lastRenderedPageBreak/>
        <w:t>Para Testadores – onde são apresentadas diretrizes de como testar a acessibilidade de aplicações móveis;</w:t>
      </w:r>
    </w:p>
    <w:p w14:paraId="2227D740" w14:textId="77777777" w:rsidR="00CB6C17" w:rsidRPr="001B3078" w:rsidRDefault="00CB6C17" w:rsidP="002D6A33">
      <w:pPr>
        <w:pStyle w:val="PargrafodaLista"/>
        <w:numPr>
          <w:ilvl w:val="0"/>
          <w:numId w:val="8"/>
        </w:numPr>
        <w:pBdr>
          <w:top w:val="nil"/>
          <w:left w:val="nil"/>
          <w:bottom w:val="nil"/>
          <w:right w:val="nil"/>
          <w:between w:val="nil"/>
        </w:pBdr>
        <w:spacing w:after="0" w:line="360" w:lineRule="auto"/>
        <w:jc w:val="both"/>
        <w:rPr>
          <w:rFonts w:ascii="Arial" w:hAnsi="Arial" w:cs="Arial"/>
          <w:sz w:val="24"/>
          <w:szCs w:val="24"/>
        </w:rPr>
      </w:pPr>
      <w:r w:rsidRPr="001B3078">
        <w:rPr>
          <w:rFonts w:ascii="Arial" w:hAnsi="Arial" w:cs="Arial"/>
          <w:sz w:val="24"/>
          <w:szCs w:val="24"/>
        </w:rPr>
        <w:t>Informações Adicionais – são apresentados conceitos, configurações, tecnologia e particularidades relacionadas à acessibilidade.</w:t>
      </w:r>
    </w:p>
    <w:p w14:paraId="3FFDB6BC" w14:textId="77777777" w:rsidR="00015226" w:rsidRPr="00015226" w:rsidRDefault="00015226" w:rsidP="00015226">
      <w:pPr>
        <w:pBdr>
          <w:top w:val="nil"/>
          <w:left w:val="nil"/>
          <w:bottom w:val="nil"/>
          <w:right w:val="nil"/>
          <w:between w:val="nil"/>
        </w:pBdr>
        <w:spacing w:after="0" w:line="360" w:lineRule="auto"/>
        <w:ind w:firstLine="709"/>
        <w:jc w:val="both"/>
        <w:rPr>
          <w:rFonts w:ascii="Arial" w:hAnsi="Arial" w:cs="Arial"/>
          <w:sz w:val="24"/>
          <w:szCs w:val="24"/>
        </w:rPr>
      </w:pPr>
      <w:r w:rsidRPr="00015226">
        <w:rPr>
          <w:rFonts w:ascii="Arial" w:hAnsi="Arial" w:cs="Arial"/>
          <w:sz w:val="24"/>
          <w:szCs w:val="24"/>
        </w:rPr>
        <w:t xml:space="preserve">Os requisitos definidos no GDAMA, classificados como mandatórios ou desejáveis, são organizados em quatro seções — interface, interação, navegação e outros — e distribuídos em treze subcategorias, incluindo cor, orientação de tela, leitura, área de toque, organização, padrão de interface, tempo de interação, ajuda, teclado, </w:t>
      </w:r>
      <w:r w:rsidRPr="00E56FDF">
        <w:rPr>
          <w:rFonts w:ascii="Arial" w:hAnsi="Arial" w:cs="Arial"/>
          <w:i/>
          <w:iCs/>
          <w:sz w:val="24"/>
          <w:szCs w:val="24"/>
        </w:rPr>
        <w:t>feedback</w:t>
      </w:r>
      <w:r w:rsidRPr="00015226">
        <w:rPr>
          <w:rFonts w:ascii="Arial" w:hAnsi="Arial" w:cs="Arial"/>
          <w:sz w:val="24"/>
          <w:szCs w:val="24"/>
        </w:rPr>
        <w:t>, atalho, foco, configuração e compatibilidade.</w:t>
      </w:r>
    </w:p>
    <w:p w14:paraId="0358329A" w14:textId="77777777" w:rsidR="00015226" w:rsidRPr="00015226" w:rsidRDefault="00015226" w:rsidP="00015226">
      <w:pPr>
        <w:pBdr>
          <w:top w:val="nil"/>
          <w:left w:val="nil"/>
          <w:bottom w:val="nil"/>
          <w:right w:val="nil"/>
          <w:between w:val="nil"/>
        </w:pBdr>
        <w:spacing w:after="0" w:line="360" w:lineRule="auto"/>
        <w:ind w:firstLine="709"/>
        <w:jc w:val="both"/>
        <w:rPr>
          <w:rFonts w:ascii="Arial" w:hAnsi="Arial" w:cs="Arial"/>
          <w:sz w:val="24"/>
          <w:szCs w:val="24"/>
        </w:rPr>
      </w:pPr>
      <w:r w:rsidRPr="00015226">
        <w:rPr>
          <w:rFonts w:ascii="Arial" w:hAnsi="Arial" w:cs="Arial"/>
          <w:sz w:val="24"/>
          <w:szCs w:val="24"/>
        </w:rPr>
        <w:t>Conforme descrito na documentação do próprio GDAMA, esses requisitos foram originalmente concebidos para orientar o desenvolvimento de aplicações móveis acessíveis com foco principal em usuários com deficiência visual total ou parcial, refletindo as demandas específicas desse público no uso de dispositivos móveis. No entanto, observa-se que muitos dos requisitos apresentados tratam de aspectos estruturais da interface, da interação e da navegação que não são exclusivos da deficiência visual, podendo beneficiar também usuários com outros tipos de deficiência, bem como diferentes perfis e contextos de uso.</w:t>
      </w:r>
    </w:p>
    <w:p w14:paraId="4AFB4F85" w14:textId="77777777" w:rsidR="00694AF7" w:rsidRPr="00694AF7" w:rsidRDefault="00694AF7" w:rsidP="00694AF7">
      <w:pPr>
        <w:pBdr>
          <w:top w:val="nil"/>
          <w:left w:val="nil"/>
          <w:bottom w:val="nil"/>
          <w:right w:val="nil"/>
          <w:between w:val="nil"/>
        </w:pBdr>
        <w:spacing w:after="0" w:line="360" w:lineRule="auto"/>
        <w:ind w:firstLine="709"/>
        <w:jc w:val="both"/>
        <w:rPr>
          <w:rFonts w:ascii="Arial" w:hAnsi="Arial" w:cs="Arial"/>
          <w:sz w:val="24"/>
          <w:szCs w:val="24"/>
        </w:rPr>
      </w:pPr>
      <w:r w:rsidRPr="00694AF7">
        <w:rPr>
          <w:rFonts w:ascii="Arial" w:hAnsi="Arial" w:cs="Arial"/>
          <w:sz w:val="24"/>
          <w:szCs w:val="24"/>
        </w:rPr>
        <w:t>Dessa forma, embora formulados inicialmente como requisitos direcionados a públicos ou situações específicas, os elementos do GDAMA foram reinterpretados como diretrizes de caráter funcional mais amplo. Essa reformulação permitiu deslocar o foco de soluções voltadas a perfis particulares de usuários para mecanismos configuráveis aplicáveis a diferentes contextos de uso.</w:t>
      </w:r>
    </w:p>
    <w:p w14:paraId="2626851F" w14:textId="5A5643B1" w:rsidR="00694AF7" w:rsidRDefault="00694AF7" w:rsidP="00694AF7">
      <w:pPr>
        <w:pBdr>
          <w:top w:val="nil"/>
          <w:left w:val="nil"/>
          <w:bottom w:val="nil"/>
          <w:right w:val="nil"/>
          <w:between w:val="nil"/>
        </w:pBdr>
        <w:spacing w:after="0" w:line="360" w:lineRule="auto"/>
        <w:ind w:firstLine="709"/>
        <w:jc w:val="both"/>
        <w:rPr>
          <w:rFonts w:ascii="Arial" w:hAnsi="Arial" w:cs="Arial"/>
          <w:sz w:val="24"/>
          <w:szCs w:val="24"/>
        </w:rPr>
      </w:pPr>
      <w:r w:rsidRPr="00694AF7">
        <w:rPr>
          <w:rFonts w:ascii="Arial" w:hAnsi="Arial" w:cs="Arial"/>
          <w:sz w:val="24"/>
          <w:szCs w:val="24"/>
        </w:rPr>
        <w:t>Ao invés de orientar implementações isoladas para cada tipo de necessidade, as diretrizes derivadas foram estruturadas como capacidades reutilizáveis</w:t>
      </w:r>
      <w:r>
        <w:rPr>
          <w:rFonts w:ascii="Arial" w:hAnsi="Arial" w:cs="Arial"/>
          <w:sz w:val="24"/>
          <w:szCs w:val="24"/>
        </w:rPr>
        <w:t>,</w:t>
      </w:r>
      <w:r w:rsidRPr="00694AF7">
        <w:rPr>
          <w:rFonts w:ascii="Arial" w:hAnsi="Arial" w:cs="Arial"/>
          <w:sz w:val="24"/>
          <w:szCs w:val="24"/>
        </w:rPr>
        <w:t xml:space="preserve"> como ajuste de contraste, modificação de tipografia ou alternativas de interação</w:t>
      </w:r>
      <w:r>
        <w:rPr>
          <w:rFonts w:ascii="Arial" w:hAnsi="Arial" w:cs="Arial"/>
          <w:sz w:val="24"/>
          <w:szCs w:val="24"/>
        </w:rPr>
        <w:t>,</w:t>
      </w:r>
      <w:r w:rsidRPr="00694AF7">
        <w:rPr>
          <w:rFonts w:ascii="Arial" w:hAnsi="Arial" w:cs="Arial"/>
          <w:sz w:val="24"/>
          <w:szCs w:val="24"/>
        </w:rPr>
        <w:t xml:space="preserve"> que podem ser combinadas e ativadas conforme as preferências do usuário. Essa abordagem reduz o acoplamento a cenários específicos e amplia a adaptabilidade da solução, promovendo maior flexibilidade no desenvolvimento de aplicações móveis acessíveis.</w:t>
      </w:r>
    </w:p>
    <w:p w14:paraId="0B991E92" w14:textId="57EA1FBE" w:rsidR="00CB6C17" w:rsidRDefault="00CB6C17" w:rsidP="00CB6C17">
      <w:pPr>
        <w:pStyle w:val="Ttulo3"/>
      </w:pPr>
      <w:bookmarkStart w:id="41" w:name="_Toc223367618"/>
      <w:r w:rsidRPr="00C47ED3">
        <w:t>NBR 17060</w:t>
      </w:r>
      <w:r w:rsidR="00056012">
        <w:t>:2022</w:t>
      </w:r>
      <w:bookmarkEnd w:id="41"/>
    </w:p>
    <w:p w14:paraId="0C367ABE" w14:textId="07F5EABB" w:rsidR="00CB6C17" w:rsidRPr="00C47ED3" w:rsidRDefault="00CB6C17" w:rsidP="00CB6C17">
      <w:pPr>
        <w:pBdr>
          <w:top w:val="nil"/>
          <w:left w:val="nil"/>
          <w:bottom w:val="nil"/>
          <w:right w:val="nil"/>
          <w:between w:val="nil"/>
        </w:pBdr>
        <w:spacing w:after="0" w:line="360" w:lineRule="auto"/>
        <w:ind w:firstLine="709"/>
        <w:jc w:val="both"/>
        <w:rPr>
          <w:rFonts w:ascii="Arial" w:hAnsi="Arial" w:cs="Arial"/>
          <w:sz w:val="24"/>
          <w:szCs w:val="24"/>
        </w:rPr>
      </w:pPr>
      <w:r w:rsidRPr="00C47ED3">
        <w:rPr>
          <w:rFonts w:ascii="Arial" w:hAnsi="Arial" w:cs="Arial"/>
          <w:sz w:val="24"/>
          <w:szCs w:val="24"/>
        </w:rPr>
        <w:t>A NBR 17060</w:t>
      </w:r>
      <w:r w:rsidR="00056012">
        <w:rPr>
          <w:rFonts w:ascii="Arial" w:hAnsi="Arial" w:cs="Arial"/>
          <w:sz w:val="24"/>
          <w:szCs w:val="24"/>
        </w:rPr>
        <w:t>:2022</w:t>
      </w:r>
      <w:r w:rsidRPr="00C47ED3">
        <w:rPr>
          <w:rFonts w:ascii="Arial" w:hAnsi="Arial" w:cs="Arial"/>
          <w:sz w:val="24"/>
          <w:szCs w:val="24"/>
        </w:rPr>
        <w:t xml:space="preserve"> </w:t>
      </w:r>
      <w:r w:rsidR="00DF6FE4">
        <w:rPr>
          <w:rFonts w:ascii="Arial" w:hAnsi="Arial" w:cs="Arial"/>
          <w:sz w:val="24"/>
          <w:szCs w:val="24"/>
        </w:rPr>
        <w:t xml:space="preserve">(ABNT, 2022) </w:t>
      </w:r>
      <w:r w:rsidRPr="00C47ED3">
        <w:rPr>
          <w:rFonts w:ascii="Arial" w:hAnsi="Arial" w:cs="Arial"/>
          <w:sz w:val="24"/>
          <w:szCs w:val="24"/>
        </w:rPr>
        <w:t xml:space="preserve">foi elaborada pelo Comitê Brasileiro de Acessibilidade (ABNT/CB-040), pela Comissão de Acessibilidade para a Inclusão Digital (CE-040:000.004). Esta norma estabelece os requisitos de acessibilidade em </w:t>
      </w:r>
      <w:r w:rsidRPr="00C47ED3">
        <w:rPr>
          <w:rFonts w:ascii="Arial" w:hAnsi="Arial" w:cs="Arial"/>
          <w:sz w:val="24"/>
          <w:szCs w:val="24"/>
        </w:rPr>
        <w:lastRenderedPageBreak/>
        <w:t xml:space="preserve">aplicativos de dispositivos móveis, baseados no desempenho funcional, que visam facilitar e otimizar o acesso de pessoas com deficiência aos ambientes virtuais, com o objetivo de eliminar ou mitigar as barreiras para utilização de páginas web ou aplicativos em dispositivos móveis, sejam estes nativos ou baseados em navegadores web ou híbridos. Esta norma se aplica a aplicativos desenvolvidos para uso em dispositivos móveis, não se aplicando para computadores, televisores etc. Também não é contemplado nesta norma hardware de entrada, como teclado e mouse. Está em conformidade com padrões internacionais de acessibilidade (WCAG). </w:t>
      </w:r>
    </w:p>
    <w:p w14:paraId="210F8B3D" w14:textId="582F4863" w:rsidR="00CB6C17" w:rsidRDefault="00CB6C17" w:rsidP="00CB6C17">
      <w:pPr>
        <w:pBdr>
          <w:top w:val="nil"/>
          <w:left w:val="nil"/>
          <w:bottom w:val="nil"/>
          <w:right w:val="nil"/>
          <w:between w:val="nil"/>
        </w:pBdr>
        <w:spacing w:after="0" w:line="360" w:lineRule="auto"/>
        <w:ind w:firstLine="709"/>
        <w:jc w:val="both"/>
        <w:rPr>
          <w:rFonts w:ascii="Arial" w:hAnsi="Arial" w:cs="Arial"/>
          <w:sz w:val="24"/>
          <w:szCs w:val="24"/>
        </w:rPr>
      </w:pPr>
      <w:r w:rsidRPr="00C47ED3">
        <w:rPr>
          <w:rFonts w:ascii="Arial" w:hAnsi="Arial" w:cs="Arial"/>
          <w:sz w:val="24"/>
          <w:szCs w:val="24"/>
        </w:rPr>
        <w:t>A NBR 17060</w:t>
      </w:r>
      <w:r w:rsidR="00056012">
        <w:rPr>
          <w:rFonts w:ascii="Arial" w:hAnsi="Arial" w:cs="Arial"/>
          <w:sz w:val="24"/>
          <w:szCs w:val="24"/>
        </w:rPr>
        <w:t>:2022</w:t>
      </w:r>
      <w:r w:rsidRPr="00C47ED3">
        <w:rPr>
          <w:rFonts w:ascii="Arial" w:hAnsi="Arial" w:cs="Arial"/>
          <w:sz w:val="24"/>
          <w:szCs w:val="24"/>
        </w:rPr>
        <w:t xml:space="preserve"> não faz distinção entre tecnologias utilizadas no desenvolvimento do aplicativo. Suas orientações estão divididas em requisitos e recomendações. </w:t>
      </w:r>
      <w:r>
        <w:rPr>
          <w:rFonts w:ascii="Arial" w:hAnsi="Arial" w:cs="Arial"/>
          <w:sz w:val="24"/>
          <w:szCs w:val="24"/>
        </w:rPr>
        <w:t xml:space="preserve">Os requisitos são obrigatórios para a conformidade da Norma, as recomendações são complementares, oferecendo maior qualidade e conforto à experiência acessível aos usuários. </w:t>
      </w:r>
    </w:p>
    <w:p w14:paraId="6C5D702F" w14:textId="56A84E39" w:rsidR="00CB6C17" w:rsidRPr="00C47ED3" w:rsidRDefault="00AF388B" w:rsidP="00CB6C17">
      <w:pPr>
        <w:pBdr>
          <w:top w:val="nil"/>
          <w:left w:val="nil"/>
          <w:bottom w:val="nil"/>
          <w:right w:val="nil"/>
          <w:between w:val="nil"/>
        </w:pBdr>
        <w:spacing w:after="0" w:line="360" w:lineRule="auto"/>
        <w:ind w:firstLine="709"/>
        <w:jc w:val="both"/>
        <w:rPr>
          <w:rFonts w:ascii="Arial" w:hAnsi="Arial" w:cs="Arial"/>
          <w:sz w:val="24"/>
          <w:szCs w:val="24"/>
        </w:rPr>
      </w:pPr>
      <w:r w:rsidRPr="007C0380">
        <w:rPr>
          <w:rFonts w:ascii="Arial" w:hAnsi="Arial" w:cs="Arial"/>
          <w:sz w:val="24"/>
          <w:szCs w:val="24"/>
        </w:rPr>
        <w:t>Segundo a norma, o</w:t>
      </w:r>
      <w:r w:rsidR="00CB6C17" w:rsidRPr="007C0380">
        <w:rPr>
          <w:rFonts w:ascii="Arial" w:hAnsi="Arial" w:cs="Arial"/>
          <w:sz w:val="24"/>
          <w:szCs w:val="24"/>
        </w:rPr>
        <w:t xml:space="preserve">s requisitos </w:t>
      </w:r>
      <w:r w:rsidR="00CB6C17">
        <w:rPr>
          <w:rFonts w:ascii="Arial" w:hAnsi="Arial" w:cs="Arial"/>
          <w:sz w:val="24"/>
          <w:szCs w:val="24"/>
        </w:rPr>
        <w:t>foram elaborados</w:t>
      </w:r>
      <w:r w:rsidR="00CB6C17" w:rsidRPr="00C47ED3">
        <w:rPr>
          <w:rFonts w:ascii="Arial" w:hAnsi="Arial" w:cs="Arial"/>
          <w:sz w:val="24"/>
          <w:szCs w:val="24"/>
        </w:rPr>
        <w:t xml:space="preserve"> com base nos preceitos do </w:t>
      </w:r>
      <w:r w:rsidR="004554EE">
        <w:rPr>
          <w:rFonts w:ascii="Arial" w:hAnsi="Arial" w:cs="Arial"/>
          <w:sz w:val="24"/>
          <w:szCs w:val="24"/>
        </w:rPr>
        <w:t xml:space="preserve">Desenho </w:t>
      </w:r>
      <w:r w:rsidR="00CB6C17" w:rsidRPr="00C47ED3">
        <w:rPr>
          <w:rFonts w:ascii="Arial" w:hAnsi="Arial" w:cs="Arial"/>
          <w:sz w:val="24"/>
          <w:szCs w:val="24"/>
        </w:rPr>
        <w:t xml:space="preserve">Universal </w:t>
      </w:r>
      <w:r w:rsidR="00CB6C17">
        <w:rPr>
          <w:rFonts w:ascii="Arial" w:hAnsi="Arial" w:cs="Arial"/>
          <w:sz w:val="24"/>
          <w:szCs w:val="24"/>
        </w:rPr>
        <w:t xml:space="preserve">e </w:t>
      </w:r>
      <w:r w:rsidR="00CB6C17" w:rsidRPr="00C47ED3">
        <w:rPr>
          <w:rFonts w:ascii="Arial" w:hAnsi="Arial" w:cs="Arial"/>
          <w:sz w:val="24"/>
          <w:szCs w:val="24"/>
        </w:rPr>
        <w:t>visam favorecer a percepção, compreensão e operação de usuários com deficiência com base em desempenho funcional</w:t>
      </w:r>
      <w:r w:rsidR="00CB6C17">
        <w:rPr>
          <w:rFonts w:ascii="Arial" w:hAnsi="Arial" w:cs="Arial"/>
          <w:sz w:val="24"/>
          <w:szCs w:val="24"/>
        </w:rPr>
        <w:t xml:space="preserve">. Cumprindo esses requisitos permitirá que pessoas com limitações para enxergar, ouvir, falar, mover ou compreender possam usufruir de uma experiência com segurança e autonomia. </w:t>
      </w:r>
    </w:p>
    <w:p w14:paraId="57A5B0C9" w14:textId="77777777" w:rsidR="00CB6C17" w:rsidRPr="00C47ED3" w:rsidRDefault="00CB6C17" w:rsidP="00CB6C17">
      <w:pPr>
        <w:pBdr>
          <w:top w:val="nil"/>
          <w:left w:val="nil"/>
          <w:bottom w:val="nil"/>
          <w:right w:val="nil"/>
          <w:between w:val="nil"/>
        </w:pBdr>
        <w:spacing w:after="0" w:line="360" w:lineRule="auto"/>
        <w:ind w:firstLine="709"/>
        <w:jc w:val="both"/>
        <w:rPr>
          <w:rFonts w:ascii="Arial" w:hAnsi="Arial" w:cs="Arial"/>
          <w:sz w:val="24"/>
          <w:szCs w:val="24"/>
        </w:rPr>
      </w:pPr>
      <w:r w:rsidRPr="00C47ED3">
        <w:rPr>
          <w:rFonts w:ascii="Arial" w:hAnsi="Arial" w:cs="Arial"/>
          <w:sz w:val="24"/>
          <w:szCs w:val="24"/>
        </w:rPr>
        <w:t>A seguir são relacionados desempenhos funcionais que descritos nesta norma, que as T</w:t>
      </w:r>
      <w:r>
        <w:rPr>
          <w:rFonts w:ascii="Arial" w:hAnsi="Arial" w:cs="Arial"/>
          <w:sz w:val="24"/>
          <w:szCs w:val="24"/>
        </w:rPr>
        <w:t>ecnologias de Informação e Comunicação (T</w:t>
      </w:r>
      <w:r w:rsidRPr="00C47ED3">
        <w:rPr>
          <w:rFonts w:ascii="Arial" w:hAnsi="Arial" w:cs="Arial"/>
          <w:sz w:val="24"/>
          <w:szCs w:val="24"/>
        </w:rPr>
        <w:t>IC</w:t>
      </w:r>
      <w:r>
        <w:rPr>
          <w:rFonts w:ascii="Arial" w:hAnsi="Arial" w:cs="Arial"/>
          <w:sz w:val="24"/>
          <w:szCs w:val="24"/>
        </w:rPr>
        <w:t xml:space="preserve">) </w:t>
      </w:r>
      <w:r w:rsidRPr="00C47ED3">
        <w:rPr>
          <w:rFonts w:ascii="Arial" w:hAnsi="Arial" w:cs="Arial"/>
          <w:sz w:val="24"/>
          <w:szCs w:val="24"/>
        </w:rPr>
        <w:t>devem ter para permitir que as pessoas consigam utilizá-las independentemente de fatores e atributos físicos, cognitivos ou sensoriais.</w:t>
      </w:r>
    </w:p>
    <w:p w14:paraId="0A7BF6A6" w14:textId="6699331E"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sem visão</w:t>
      </w:r>
      <w:r>
        <w:rPr>
          <w:rFonts w:ascii="Arial" w:hAnsi="Arial" w:cs="Arial"/>
          <w:sz w:val="24"/>
          <w:szCs w:val="24"/>
        </w:rPr>
        <w:t xml:space="preserve"> – quando a TIC oferecer meios de operaç</w:t>
      </w:r>
      <w:r w:rsidR="001B4BCF">
        <w:rPr>
          <w:rFonts w:ascii="Arial" w:hAnsi="Arial" w:cs="Arial"/>
          <w:sz w:val="24"/>
          <w:szCs w:val="24"/>
        </w:rPr>
        <w:t>ões</w:t>
      </w:r>
      <w:r>
        <w:rPr>
          <w:rFonts w:ascii="Arial" w:hAnsi="Arial" w:cs="Arial"/>
          <w:sz w:val="24"/>
          <w:szCs w:val="24"/>
        </w:rPr>
        <w:t xml:space="preserve"> visuais, deve ser fornecido pelo menos um modo de operação que não exija o uso da visão.</w:t>
      </w:r>
    </w:p>
    <w:p w14:paraId="50B1F9CC" w14:textId="77777777"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com visão limitada</w:t>
      </w:r>
      <w:r>
        <w:rPr>
          <w:rFonts w:ascii="Arial" w:hAnsi="Arial" w:cs="Arial"/>
          <w:sz w:val="24"/>
          <w:szCs w:val="24"/>
        </w:rPr>
        <w:t xml:space="preserve"> – quando a TIC oferecer meios de operações visuais, deve ser fornecido pelo menos um modo de operação que permita o seu uso com visão parcial ou limitada.</w:t>
      </w:r>
    </w:p>
    <w:p w14:paraId="56C8E97D" w14:textId="6B1A9290"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sem percepção de cor</w:t>
      </w:r>
      <w:r>
        <w:rPr>
          <w:rFonts w:ascii="Arial" w:hAnsi="Arial" w:cs="Arial"/>
          <w:sz w:val="24"/>
          <w:szCs w:val="24"/>
        </w:rPr>
        <w:t xml:space="preserve"> – quanto a TIC oferecer meios de operaç</w:t>
      </w:r>
      <w:r w:rsidR="001B4BCF">
        <w:rPr>
          <w:rFonts w:ascii="Arial" w:hAnsi="Arial" w:cs="Arial"/>
          <w:sz w:val="24"/>
          <w:szCs w:val="24"/>
        </w:rPr>
        <w:t>ões</w:t>
      </w:r>
      <w:r>
        <w:rPr>
          <w:rFonts w:ascii="Arial" w:hAnsi="Arial" w:cs="Arial"/>
          <w:sz w:val="24"/>
          <w:szCs w:val="24"/>
        </w:rPr>
        <w:t xml:space="preserve"> visuais que dependam de cor, deve ser fornecido pelo menos um modo de operação que não exija esta percepção.</w:t>
      </w:r>
    </w:p>
    <w:p w14:paraId="74B24D34" w14:textId="5C3B2EC4"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sem audição</w:t>
      </w:r>
      <w:r>
        <w:rPr>
          <w:rFonts w:ascii="Arial" w:hAnsi="Arial" w:cs="Arial"/>
          <w:sz w:val="24"/>
          <w:szCs w:val="24"/>
        </w:rPr>
        <w:t xml:space="preserve"> – quando a TIC oferecer meios de opera</w:t>
      </w:r>
      <w:r w:rsidR="001B4BCF">
        <w:rPr>
          <w:rFonts w:ascii="Arial" w:hAnsi="Arial" w:cs="Arial"/>
          <w:sz w:val="24"/>
          <w:szCs w:val="24"/>
        </w:rPr>
        <w:t>ções</w:t>
      </w:r>
      <w:r>
        <w:rPr>
          <w:rFonts w:ascii="Arial" w:hAnsi="Arial" w:cs="Arial"/>
          <w:sz w:val="24"/>
          <w:szCs w:val="24"/>
        </w:rPr>
        <w:t xml:space="preserve"> sonoros, deve ser fornecido pelo menos um modo de operação que não exija o uso da audição.</w:t>
      </w:r>
    </w:p>
    <w:p w14:paraId="7748BA33" w14:textId="77777777"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lastRenderedPageBreak/>
        <w:t>Utilização com audição limitada</w:t>
      </w:r>
      <w:r>
        <w:rPr>
          <w:rFonts w:ascii="Arial" w:hAnsi="Arial" w:cs="Arial"/>
          <w:sz w:val="24"/>
          <w:szCs w:val="24"/>
        </w:rPr>
        <w:t xml:space="preserve"> – quando a TIC oferecer meios de operações sonoros, deve ser fornecido pelo menos um modo de operação que permita seu uso com audição parcial ou limitada.</w:t>
      </w:r>
    </w:p>
    <w:p w14:paraId="3C1C2F89" w14:textId="77777777"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sem fala</w:t>
      </w:r>
      <w:r>
        <w:rPr>
          <w:rFonts w:ascii="Arial" w:hAnsi="Arial" w:cs="Arial"/>
          <w:sz w:val="24"/>
          <w:szCs w:val="24"/>
        </w:rPr>
        <w:t xml:space="preserve"> – quando a TIC exigir entrada por voz, deve ser fornecido pelo menos um modo de operação que não exija o uso da voz.</w:t>
      </w:r>
    </w:p>
    <w:p w14:paraId="20588219" w14:textId="77777777"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com manipulação ou força limitadas</w:t>
      </w:r>
      <w:r>
        <w:rPr>
          <w:rFonts w:ascii="Arial" w:hAnsi="Arial" w:cs="Arial"/>
          <w:sz w:val="24"/>
          <w:szCs w:val="24"/>
        </w:rPr>
        <w:t xml:space="preserve"> – quando a TIC exigir ações manuais, deve ser fornecido pelo menos um modo de operação que não exija manipulação ou força da mão.</w:t>
      </w:r>
    </w:p>
    <w:p w14:paraId="7E83BF10" w14:textId="77777777"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com alcance limitado</w:t>
      </w:r>
      <w:r>
        <w:rPr>
          <w:rFonts w:ascii="Arial" w:hAnsi="Arial" w:cs="Arial"/>
          <w:sz w:val="24"/>
          <w:szCs w:val="24"/>
        </w:rPr>
        <w:t xml:space="preserve"> – os elementos operacionais precisam estar ao alcance de todos os usuários.</w:t>
      </w:r>
    </w:p>
    <w:p w14:paraId="1F45BBAE" w14:textId="67CC0018"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por pessoas com epilepsia fotossensível</w:t>
      </w:r>
      <w:r>
        <w:rPr>
          <w:rFonts w:ascii="Arial" w:hAnsi="Arial" w:cs="Arial"/>
          <w:sz w:val="24"/>
          <w:szCs w:val="24"/>
        </w:rPr>
        <w:t xml:space="preserve"> - quando a TIC oferecer meios de operaç</w:t>
      </w:r>
      <w:r w:rsidR="001B4BCF">
        <w:rPr>
          <w:rFonts w:ascii="Arial" w:hAnsi="Arial" w:cs="Arial"/>
          <w:sz w:val="24"/>
          <w:szCs w:val="24"/>
        </w:rPr>
        <w:t>ões</w:t>
      </w:r>
      <w:r>
        <w:rPr>
          <w:rFonts w:ascii="Arial" w:hAnsi="Arial" w:cs="Arial"/>
          <w:sz w:val="24"/>
          <w:szCs w:val="24"/>
        </w:rPr>
        <w:t xml:space="preserve"> visuais, deve ser fornecido pelo menos um modo de operação que minimize o potencial de desencadear convulsões fotossensíveis. </w:t>
      </w:r>
    </w:p>
    <w:p w14:paraId="429F33AA" w14:textId="77777777" w:rsidR="002125DD"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com cognição limitada</w:t>
      </w:r>
      <w:r>
        <w:rPr>
          <w:rFonts w:ascii="Arial" w:hAnsi="Arial" w:cs="Arial"/>
          <w:sz w:val="24"/>
          <w:szCs w:val="24"/>
        </w:rPr>
        <w:t xml:space="preserve"> – alguns usuários necessitam que a TIC forneça recursos que a tornem mais simples e fácil de utilizar. Este tipo de utilização tem objetivo de incluir as necessidades de pessoas com limitadas habilidades cognitivas, de linguagem e de aprendizado.</w:t>
      </w:r>
    </w:p>
    <w:p w14:paraId="7BDBCC44" w14:textId="28C7F5A8" w:rsidR="002125DD" w:rsidRPr="006C4B6B" w:rsidRDefault="002125DD" w:rsidP="006C4B6B">
      <w:pPr>
        <w:spacing w:after="0" w:line="360" w:lineRule="auto"/>
        <w:ind w:firstLine="709"/>
        <w:jc w:val="both"/>
        <w:rPr>
          <w:rFonts w:ascii="Arial" w:hAnsi="Arial" w:cs="Arial"/>
          <w:sz w:val="24"/>
          <w:szCs w:val="24"/>
        </w:rPr>
      </w:pPr>
      <w:r w:rsidRPr="006C4B6B">
        <w:rPr>
          <w:rFonts w:ascii="Arial" w:hAnsi="Arial" w:cs="Arial"/>
          <w:sz w:val="24"/>
          <w:szCs w:val="24"/>
        </w:rPr>
        <w:t xml:space="preserve">Como ocorre com outras normas técnicas, a ABNT NBR 17060:2022 permanece válida até que uma nova edição seja oficialmente publicada ou que haja sua substituição ou cancelamento formal pela Associação Brasileira de Normas Técnicas. Até o momento da elaboração desta tese, não foi identificada a publicação de versão posterior nem comunicação oficial de </w:t>
      </w:r>
      <w:r w:rsidR="00285118">
        <w:rPr>
          <w:rFonts w:ascii="Arial" w:hAnsi="Arial" w:cs="Arial"/>
          <w:sz w:val="24"/>
          <w:szCs w:val="24"/>
        </w:rPr>
        <w:t xml:space="preserve">substituição ou </w:t>
      </w:r>
      <w:r w:rsidRPr="006C4B6B">
        <w:rPr>
          <w:rFonts w:ascii="Arial" w:hAnsi="Arial" w:cs="Arial"/>
          <w:sz w:val="24"/>
          <w:szCs w:val="24"/>
        </w:rPr>
        <w:t>cancelamento dessa norma, razão pela qual ela é adotada neste trabalho como o referencial normativo vigente para acessibilidade em aplicativos de dispositivos móveis no contexto brasileiro.</w:t>
      </w:r>
    </w:p>
    <w:p w14:paraId="388D07F4" w14:textId="77777777" w:rsidR="00CB6C17" w:rsidRPr="00D57EAE" w:rsidRDefault="00CB6C17" w:rsidP="00B563F2">
      <w:pPr>
        <w:spacing w:after="0" w:line="360" w:lineRule="auto"/>
        <w:ind w:firstLine="709"/>
        <w:jc w:val="both"/>
        <w:rPr>
          <w:rFonts w:ascii="Arial" w:hAnsi="Arial" w:cs="Arial"/>
          <w:sz w:val="6"/>
          <w:szCs w:val="6"/>
        </w:rPr>
      </w:pPr>
    </w:p>
    <w:p w14:paraId="36E4E2AF" w14:textId="20CD0CBE" w:rsidR="006A452E" w:rsidRDefault="001148B2" w:rsidP="000500B9">
      <w:pPr>
        <w:pStyle w:val="Ttulo3"/>
      </w:pPr>
      <w:bookmarkStart w:id="42" w:name="_Toc223367619"/>
      <w:r>
        <w:t>Diretrizes</w:t>
      </w:r>
      <w:r w:rsidR="001820B9" w:rsidRPr="001820B9">
        <w:t xml:space="preserve"> para o Desenvolvimento de Configurações de Acessibilidade de Aplicativos Móveis sob a Perspectiva do </w:t>
      </w:r>
      <w:r w:rsidR="004554EE">
        <w:t xml:space="preserve">Desenho </w:t>
      </w:r>
      <w:r w:rsidR="001820B9" w:rsidRPr="001820B9">
        <w:t>Universal</w:t>
      </w:r>
      <w:bookmarkEnd w:id="42"/>
      <w:r w:rsidR="006A452E">
        <w:t xml:space="preserve"> </w:t>
      </w:r>
    </w:p>
    <w:p w14:paraId="1883EC46" w14:textId="71C5BB70" w:rsidR="00245C83" w:rsidRPr="00245C83" w:rsidRDefault="00245C83" w:rsidP="00245C83">
      <w:pPr>
        <w:spacing w:after="0" w:line="360" w:lineRule="auto"/>
        <w:ind w:firstLine="709"/>
        <w:jc w:val="both"/>
        <w:rPr>
          <w:rFonts w:ascii="Arial" w:hAnsi="Arial" w:cs="Arial"/>
          <w:sz w:val="24"/>
          <w:szCs w:val="24"/>
        </w:rPr>
      </w:pPr>
      <w:bookmarkStart w:id="43" w:name="_Hlk217027703"/>
      <w:r w:rsidRPr="00245C83">
        <w:rPr>
          <w:rFonts w:ascii="Arial" w:hAnsi="Arial" w:cs="Arial"/>
          <w:sz w:val="24"/>
          <w:szCs w:val="24"/>
        </w:rPr>
        <w:t xml:space="preserve">O trabalho de Nery (2021) teve como objetivo fornecer diretrizes de configuração voltadas a tornar aplicativos de dispositivos móveis acessíveis a diferentes perfis de usuários. O autor destaca que a computação móvel </w:t>
      </w:r>
      <w:r w:rsidR="00660EB8" w:rsidRPr="00245C83">
        <w:rPr>
          <w:rFonts w:ascii="Arial" w:hAnsi="Arial" w:cs="Arial"/>
          <w:sz w:val="24"/>
          <w:szCs w:val="24"/>
        </w:rPr>
        <w:t>se configura</w:t>
      </w:r>
      <w:r w:rsidRPr="00245C83">
        <w:rPr>
          <w:rFonts w:ascii="Arial" w:hAnsi="Arial" w:cs="Arial"/>
          <w:sz w:val="24"/>
          <w:szCs w:val="24"/>
        </w:rPr>
        <w:t xml:space="preserve"> como uma das áreas de maior crescimento no design de sistemas interativos, caracterizada pela diversidade de dispositivos e de usuários, incluindo pessoas </w:t>
      </w:r>
      <w:r w:rsidRPr="00245C83">
        <w:rPr>
          <w:rFonts w:ascii="Arial" w:hAnsi="Arial" w:cs="Arial"/>
          <w:sz w:val="24"/>
          <w:szCs w:val="24"/>
        </w:rPr>
        <w:lastRenderedPageBreak/>
        <w:t>idosas, cegas, com baixa visão, com deficiência cognitiva e surdas. Nesse contexto, as configurações disponibilizadas pelos sistemas operacionais assumem papel relevante para que o acesso a esses dispositivos se aproxime, na medida do possível, dos princípios do Desenho Universal.</w:t>
      </w:r>
    </w:p>
    <w:p w14:paraId="180C057C" w14:textId="77777777" w:rsidR="00245C83" w:rsidRPr="00245C83" w:rsidRDefault="00245C83" w:rsidP="00245C83">
      <w:pPr>
        <w:spacing w:after="0" w:line="360" w:lineRule="auto"/>
        <w:ind w:firstLine="709"/>
        <w:jc w:val="both"/>
        <w:rPr>
          <w:rFonts w:ascii="Arial" w:hAnsi="Arial" w:cs="Arial"/>
          <w:sz w:val="24"/>
          <w:szCs w:val="24"/>
        </w:rPr>
      </w:pPr>
      <w:r w:rsidRPr="00245C83">
        <w:rPr>
          <w:rFonts w:ascii="Arial" w:hAnsi="Arial" w:cs="Arial"/>
          <w:sz w:val="24"/>
          <w:szCs w:val="24"/>
        </w:rPr>
        <w:t>Contudo, tais configurações nem sempre são herdadas pelos aplicativos, seja pela ausência de suporte prévio por parte dos desenvolvedores, seja pela opção de bloqueá-las para evitar impactos negativos no funcionamento das aplicações. Diante desse cenário, o trabalho propõe orientar o desenvolvimento de aplicações móveis acessíveis e customizáveis para um maior número de perfis de usuários, além de fornecer uma base de conhecimento para aplicações que se adaptam automaticamente aos usuários e um checklist destinado à avaliação do grau de customização universal de aplicações móveis já existentes.</w:t>
      </w:r>
    </w:p>
    <w:p w14:paraId="64D2237F" w14:textId="0DC1ACEC" w:rsidR="003C377B" w:rsidRPr="008E193C" w:rsidRDefault="003C377B" w:rsidP="001148B2">
      <w:pPr>
        <w:spacing w:after="0" w:line="360" w:lineRule="auto"/>
        <w:ind w:firstLine="709"/>
        <w:jc w:val="both"/>
        <w:rPr>
          <w:rFonts w:ascii="Arial" w:hAnsi="Arial" w:cs="Arial"/>
          <w:sz w:val="24"/>
          <w:szCs w:val="24"/>
        </w:rPr>
      </w:pPr>
      <w:r w:rsidRPr="003C377B">
        <w:rPr>
          <w:rFonts w:ascii="Arial" w:hAnsi="Arial" w:cs="Arial"/>
          <w:sz w:val="24"/>
          <w:szCs w:val="24"/>
        </w:rPr>
        <w:t xml:space="preserve">Utilizou-se como aporte técnico o </w:t>
      </w:r>
      <w:r w:rsidR="004554EE">
        <w:rPr>
          <w:rFonts w:ascii="Arial" w:hAnsi="Arial" w:cs="Arial"/>
          <w:sz w:val="24"/>
          <w:szCs w:val="24"/>
        </w:rPr>
        <w:t xml:space="preserve">Desenho </w:t>
      </w:r>
      <w:r w:rsidRPr="003C377B">
        <w:rPr>
          <w:rFonts w:ascii="Arial" w:hAnsi="Arial" w:cs="Arial"/>
          <w:sz w:val="24"/>
          <w:szCs w:val="24"/>
        </w:rPr>
        <w:t xml:space="preserve">Universal e o </w:t>
      </w:r>
      <w:r w:rsidR="004554EE">
        <w:rPr>
          <w:rFonts w:ascii="Arial" w:hAnsi="Arial" w:cs="Arial"/>
          <w:sz w:val="24"/>
          <w:szCs w:val="24"/>
        </w:rPr>
        <w:t xml:space="preserve">Desenho </w:t>
      </w:r>
      <w:r w:rsidRPr="003C377B">
        <w:rPr>
          <w:rFonts w:ascii="Arial" w:hAnsi="Arial" w:cs="Arial"/>
          <w:sz w:val="24"/>
          <w:szCs w:val="24"/>
        </w:rPr>
        <w:t>Participativo, de modo a possibilitar que as diretrizes resultantes des</w:t>
      </w:r>
      <w:r w:rsidR="00DF6FE4">
        <w:rPr>
          <w:rFonts w:ascii="Arial" w:hAnsi="Arial" w:cs="Arial"/>
          <w:sz w:val="24"/>
          <w:szCs w:val="24"/>
        </w:rPr>
        <w:t>s</w:t>
      </w:r>
      <w:r w:rsidRPr="003C377B">
        <w:rPr>
          <w:rFonts w:ascii="Arial" w:hAnsi="Arial" w:cs="Arial"/>
          <w:sz w:val="24"/>
          <w:szCs w:val="24"/>
        </w:rPr>
        <w:t xml:space="preserve">e trabalho fossem coletadas e validadas considerando a participação ativa dos usuários ao longo do processo. O </w:t>
      </w:r>
      <w:r w:rsidR="004554EE">
        <w:rPr>
          <w:rFonts w:ascii="Arial" w:hAnsi="Arial" w:cs="Arial"/>
          <w:sz w:val="24"/>
          <w:szCs w:val="24"/>
        </w:rPr>
        <w:t xml:space="preserve">Desenho </w:t>
      </w:r>
      <w:r w:rsidRPr="003C377B">
        <w:rPr>
          <w:rFonts w:ascii="Arial" w:hAnsi="Arial" w:cs="Arial"/>
          <w:sz w:val="24"/>
          <w:szCs w:val="24"/>
        </w:rPr>
        <w:t>Participativo compreende uma abordagem que enfatiza o envolvimento dos usuários nas decisões de projeto, contribuindo para soluções mais adequadas às suas necessidades reais (</w:t>
      </w:r>
      <w:r w:rsidR="00EB60CB" w:rsidRPr="003C377B">
        <w:rPr>
          <w:rFonts w:ascii="Arial" w:hAnsi="Arial" w:cs="Arial"/>
          <w:sz w:val="24"/>
          <w:szCs w:val="24"/>
        </w:rPr>
        <w:t>Schuler</w:t>
      </w:r>
      <w:r w:rsidRPr="003C377B">
        <w:rPr>
          <w:rFonts w:ascii="Arial" w:hAnsi="Arial" w:cs="Arial"/>
          <w:sz w:val="24"/>
          <w:szCs w:val="24"/>
        </w:rPr>
        <w:t xml:space="preserve">; </w:t>
      </w:r>
      <w:r w:rsidR="00EB60CB" w:rsidRPr="003C377B">
        <w:rPr>
          <w:rFonts w:ascii="Arial" w:hAnsi="Arial" w:cs="Arial"/>
          <w:sz w:val="24"/>
          <w:szCs w:val="24"/>
        </w:rPr>
        <w:t>Namioka</w:t>
      </w:r>
      <w:r w:rsidRPr="003C377B">
        <w:rPr>
          <w:rFonts w:ascii="Arial" w:hAnsi="Arial" w:cs="Arial"/>
          <w:sz w:val="24"/>
          <w:szCs w:val="24"/>
        </w:rPr>
        <w:t>, 1993). Além disso, foram analisados diversos trabalhos relacionados, priorizando aqueles que propuseram requisitos ou diretrizes de configurações acessíveis para aplicações móveis. Em razão da relevância desses estudos para a presente pesquisa, apresenta-se, a seguir, o detalhamento da metodologia adotada para a obtenção das diretrizes.</w:t>
      </w:r>
    </w:p>
    <w:bookmarkEnd w:id="43"/>
    <w:p w14:paraId="51F1696A" w14:textId="786EE152" w:rsidR="00F41704" w:rsidRPr="00F41704" w:rsidRDefault="00D67224" w:rsidP="00660EB8">
      <w:pPr>
        <w:pBdr>
          <w:top w:val="nil"/>
          <w:left w:val="nil"/>
          <w:bottom w:val="nil"/>
          <w:right w:val="nil"/>
          <w:between w:val="nil"/>
        </w:pBdr>
        <w:spacing w:after="0" w:line="360" w:lineRule="auto"/>
        <w:ind w:firstLine="709"/>
        <w:jc w:val="both"/>
        <w:rPr>
          <w:rFonts w:ascii="Arial" w:hAnsi="Arial" w:cs="Arial"/>
          <w:sz w:val="24"/>
          <w:szCs w:val="24"/>
        </w:rPr>
      </w:pPr>
      <w:r w:rsidRPr="00F41704">
        <w:rPr>
          <w:rFonts w:ascii="Arial" w:hAnsi="Arial" w:cs="Arial"/>
          <w:sz w:val="24"/>
          <w:szCs w:val="24"/>
        </w:rPr>
        <w:t>Como guia inicial para a elaboração das diretrizes, Nery (2021) l</w:t>
      </w:r>
      <w:r w:rsidR="001148B2" w:rsidRPr="00F41704">
        <w:rPr>
          <w:rFonts w:ascii="Arial" w:hAnsi="Arial" w:cs="Arial"/>
          <w:sz w:val="24"/>
          <w:szCs w:val="24"/>
        </w:rPr>
        <w:t xml:space="preserve">evou em consideração 5 (cinco) perguntas de pesquisa, utilizando diferentes métodos aplicados para responder essas perguntas conforme ilustrado </w:t>
      </w:r>
      <w:r w:rsidR="008E45DB" w:rsidRPr="00F41704">
        <w:rPr>
          <w:rFonts w:ascii="Arial" w:hAnsi="Arial" w:cs="Arial"/>
          <w:sz w:val="24"/>
          <w:szCs w:val="24"/>
        </w:rPr>
        <w:t>no</w:t>
      </w:r>
      <w:r w:rsidR="00F41704" w:rsidRPr="00F41704">
        <w:rPr>
          <w:rFonts w:ascii="Arial" w:hAnsi="Arial" w:cs="Arial"/>
          <w:sz w:val="24"/>
          <w:szCs w:val="24"/>
        </w:rPr>
        <w:t xml:space="preserve"> </w:t>
      </w:r>
      <w:r w:rsidR="005C3A51">
        <w:rPr>
          <w:rFonts w:ascii="Arial" w:hAnsi="Arial" w:cs="Arial"/>
          <w:sz w:val="24"/>
          <w:szCs w:val="24"/>
        </w:rPr>
        <w:t>Quadro 1.</w:t>
      </w:r>
    </w:p>
    <w:p w14:paraId="201A5D13" w14:textId="77777777" w:rsidR="00660EB8" w:rsidRPr="008E0C9E" w:rsidRDefault="00660EB8" w:rsidP="00660EB8">
      <w:pPr>
        <w:pBdr>
          <w:top w:val="nil"/>
          <w:left w:val="nil"/>
          <w:bottom w:val="nil"/>
          <w:right w:val="nil"/>
          <w:between w:val="nil"/>
        </w:pBdr>
        <w:spacing w:after="0" w:line="360" w:lineRule="auto"/>
        <w:ind w:firstLine="709"/>
        <w:jc w:val="both"/>
        <w:rPr>
          <w:rFonts w:ascii="Arial" w:hAnsi="Arial" w:cs="Arial"/>
          <w:sz w:val="24"/>
          <w:szCs w:val="24"/>
        </w:rPr>
      </w:pPr>
      <w:r w:rsidRPr="008E0C9E">
        <w:rPr>
          <w:rFonts w:ascii="Arial" w:hAnsi="Arial" w:cs="Arial"/>
          <w:sz w:val="24"/>
          <w:szCs w:val="24"/>
        </w:rPr>
        <w:t xml:space="preserve">Esse estudo resultou numa tabela com </w:t>
      </w:r>
      <w:r>
        <w:rPr>
          <w:rFonts w:ascii="Arial" w:hAnsi="Arial" w:cs="Arial"/>
          <w:sz w:val="24"/>
          <w:szCs w:val="24"/>
        </w:rPr>
        <w:t>Diretrizes</w:t>
      </w:r>
      <w:r w:rsidRPr="008E0C9E">
        <w:rPr>
          <w:rFonts w:ascii="Arial" w:hAnsi="Arial" w:cs="Arial"/>
          <w:sz w:val="24"/>
          <w:szCs w:val="24"/>
        </w:rPr>
        <w:t xml:space="preserve"> de Configurações Acessíveis para Dispositivos Móveis onde o autor categorizou por:</w:t>
      </w:r>
    </w:p>
    <w:p w14:paraId="2E71760C" w14:textId="77777777" w:rsidR="00660EB8" w:rsidRPr="008E0C9E" w:rsidRDefault="00660EB8" w:rsidP="00660EB8">
      <w:pPr>
        <w:pStyle w:val="PargrafodaLista"/>
        <w:numPr>
          <w:ilvl w:val="0"/>
          <w:numId w:val="4"/>
        </w:numPr>
        <w:pBdr>
          <w:top w:val="nil"/>
          <w:left w:val="nil"/>
          <w:bottom w:val="nil"/>
          <w:right w:val="nil"/>
          <w:between w:val="nil"/>
        </w:pBdr>
        <w:spacing w:after="0" w:line="360" w:lineRule="auto"/>
        <w:ind w:left="0" w:firstLine="709"/>
        <w:jc w:val="both"/>
        <w:rPr>
          <w:rFonts w:ascii="Arial" w:hAnsi="Arial" w:cs="Arial"/>
          <w:sz w:val="24"/>
          <w:szCs w:val="24"/>
        </w:rPr>
      </w:pPr>
      <w:r>
        <w:rPr>
          <w:rFonts w:ascii="Arial" w:hAnsi="Arial" w:cs="Arial"/>
          <w:sz w:val="24"/>
          <w:szCs w:val="24"/>
        </w:rPr>
        <w:t>Diretrizes</w:t>
      </w:r>
      <w:r w:rsidRPr="008E0C9E">
        <w:rPr>
          <w:rFonts w:ascii="Arial" w:hAnsi="Arial" w:cs="Arial"/>
          <w:sz w:val="24"/>
          <w:szCs w:val="24"/>
        </w:rPr>
        <w:t xml:space="preserve"> de Ambiente – onde lista o que o usuário deve poder configurar dentro do aplicativo, tais como ajustar brilho e contraste de tela, reduzir intensidade de cores brilhantes, silenciar efeitos sonoros, controle de Zoom etc.</w:t>
      </w:r>
    </w:p>
    <w:p w14:paraId="51CA8386" w14:textId="77777777" w:rsidR="00660EB8" w:rsidRPr="008E0C9E" w:rsidRDefault="00660EB8" w:rsidP="00660EB8">
      <w:pPr>
        <w:pStyle w:val="PargrafodaLista"/>
        <w:numPr>
          <w:ilvl w:val="0"/>
          <w:numId w:val="4"/>
        </w:numPr>
        <w:pBdr>
          <w:top w:val="nil"/>
          <w:left w:val="nil"/>
          <w:bottom w:val="nil"/>
          <w:right w:val="nil"/>
          <w:between w:val="nil"/>
        </w:pBdr>
        <w:spacing w:after="0" w:line="360" w:lineRule="auto"/>
        <w:ind w:left="0" w:firstLine="709"/>
        <w:jc w:val="both"/>
        <w:rPr>
          <w:rFonts w:ascii="Arial" w:hAnsi="Arial" w:cs="Arial"/>
          <w:sz w:val="24"/>
          <w:szCs w:val="24"/>
        </w:rPr>
      </w:pPr>
      <w:r>
        <w:rPr>
          <w:rFonts w:ascii="Arial" w:hAnsi="Arial" w:cs="Arial"/>
          <w:sz w:val="24"/>
          <w:szCs w:val="24"/>
        </w:rPr>
        <w:t>Diretrizes</w:t>
      </w:r>
      <w:r w:rsidRPr="008E0C9E">
        <w:rPr>
          <w:rFonts w:ascii="Arial" w:hAnsi="Arial" w:cs="Arial"/>
          <w:sz w:val="24"/>
          <w:szCs w:val="24"/>
        </w:rPr>
        <w:t xml:space="preserve"> Gráfic</w:t>
      </w:r>
      <w:r>
        <w:rPr>
          <w:rFonts w:ascii="Arial" w:hAnsi="Arial" w:cs="Arial"/>
          <w:sz w:val="24"/>
          <w:szCs w:val="24"/>
        </w:rPr>
        <w:t>a</w:t>
      </w:r>
      <w:r w:rsidRPr="008E0C9E">
        <w:rPr>
          <w:rFonts w:ascii="Arial" w:hAnsi="Arial" w:cs="Arial"/>
          <w:sz w:val="24"/>
          <w:szCs w:val="24"/>
        </w:rPr>
        <w:t>s – onde estão relacionadas configurações de textos e fontes, contraste, cor de tela, legendas etc.</w:t>
      </w:r>
    </w:p>
    <w:p w14:paraId="61248B5D" w14:textId="77777777" w:rsidR="00660EB8" w:rsidRPr="008E0C9E" w:rsidRDefault="00660EB8" w:rsidP="00660EB8">
      <w:pPr>
        <w:pStyle w:val="PargrafodaLista"/>
        <w:numPr>
          <w:ilvl w:val="0"/>
          <w:numId w:val="4"/>
        </w:numPr>
        <w:pBdr>
          <w:top w:val="nil"/>
          <w:left w:val="nil"/>
          <w:bottom w:val="nil"/>
          <w:right w:val="nil"/>
          <w:between w:val="nil"/>
        </w:pBdr>
        <w:spacing w:after="0" w:line="360" w:lineRule="auto"/>
        <w:ind w:left="0" w:firstLine="709"/>
        <w:jc w:val="both"/>
        <w:rPr>
          <w:rFonts w:ascii="Arial" w:hAnsi="Arial" w:cs="Arial"/>
          <w:sz w:val="24"/>
          <w:szCs w:val="24"/>
        </w:rPr>
      </w:pPr>
      <w:r>
        <w:rPr>
          <w:rFonts w:ascii="Arial" w:hAnsi="Arial" w:cs="Arial"/>
          <w:sz w:val="24"/>
          <w:szCs w:val="24"/>
        </w:rPr>
        <w:t>Diretrizes</w:t>
      </w:r>
      <w:r w:rsidRPr="008E0C9E">
        <w:rPr>
          <w:rFonts w:ascii="Arial" w:hAnsi="Arial" w:cs="Arial"/>
          <w:sz w:val="24"/>
          <w:szCs w:val="24"/>
        </w:rPr>
        <w:t xml:space="preserve"> Sonor</w:t>
      </w:r>
      <w:r>
        <w:rPr>
          <w:rFonts w:ascii="Arial" w:hAnsi="Arial" w:cs="Arial"/>
          <w:sz w:val="24"/>
          <w:szCs w:val="24"/>
        </w:rPr>
        <w:t>a</w:t>
      </w:r>
      <w:r w:rsidRPr="008E0C9E">
        <w:rPr>
          <w:rFonts w:ascii="Arial" w:hAnsi="Arial" w:cs="Arial"/>
          <w:sz w:val="24"/>
          <w:szCs w:val="24"/>
        </w:rPr>
        <w:t>s – onde lista configurações relacionadas a leitores de tela, leitura de conteúdo e funções de leitura durante a digitação.</w:t>
      </w:r>
    </w:p>
    <w:p w14:paraId="520346E6" w14:textId="77777777" w:rsidR="00660EB8" w:rsidRPr="008E0C9E" w:rsidRDefault="00660EB8" w:rsidP="00BB57AD">
      <w:pPr>
        <w:pStyle w:val="Legenda"/>
      </w:pPr>
      <w:r>
        <w:lastRenderedPageBreak/>
        <w:t>Diretrizes</w:t>
      </w:r>
      <w:r w:rsidRPr="008E0C9E">
        <w:t xml:space="preserve"> de Entrada – onde estão listad</w:t>
      </w:r>
      <w:r>
        <w:t>a</w:t>
      </w:r>
      <w:r w:rsidRPr="008E0C9E">
        <w:t xml:space="preserve">s </w:t>
      </w:r>
      <w:r>
        <w:t>diretrizes</w:t>
      </w:r>
      <w:r w:rsidRPr="008E0C9E">
        <w:t xml:space="preserve"> de configuração de toques na tela e estilos de digitação.</w:t>
      </w:r>
    </w:p>
    <w:p w14:paraId="422CC829" w14:textId="77777777" w:rsidR="00BB57AD" w:rsidRDefault="00BB57AD" w:rsidP="00A20A60">
      <w:pPr>
        <w:pStyle w:val="Legenda"/>
      </w:pPr>
      <w:bookmarkStart w:id="44" w:name="_Ref173855833"/>
      <w:bookmarkStart w:id="45" w:name="_Ref216891760"/>
      <w:bookmarkStart w:id="46" w:name="_Ref219716471"/>
    </w:p>
    <w:p w14:paraId="5F218CA7" w14:textId="1931D62C" w:rsidR="001148B2" w:rsidRPr="00207FEB" w:rsidRDefault="00EB33BA" w:rsidP="00A20A60">
      <w:pPr>
        <w:pStyle w:val="Legenda"/>
        <w:rPr>
          <w:rFonts w:cs="Arial"/>
        </w:rPr>
      </w:pPr>
      <w:bookmarkStart w:id="47" w:name="_Toc223367513"/>
      <w:r w:rsidRPr="00207FEB">
        <w:t xml:space="preserve">Quadro </w:t>
      </w:r>
      <w:fldSimple w:instr=" SEQ Quadro \* ARABIC ">
        <w:r w:rsidR="00B107F4">
          <w:rPr>
            <w:noProof/>
          </w:rPr>
          <w:t>1</w:t>
        </w:r>
      </w:fldSimple>
      <w:bookmarkEnd w:id="44"/>
      <w:bookmarkEnd w:id="45"/>
      <w:bookmarkEnd w:id="46"/>
      <w:r w:rsidRPr="00207FEB">
        <w:t xml:space="preserve"> - Associação das etapas de metodologia com as questões e métodos de pesquisa</w:t>
      </w:r>
      <w:bookmarkEnd w:id="47"/>
    </w:p>
    <w:tbl>
      <w:tblPr>
        <w:tblStyle w:val="Tabelacomgrade"/>
        <w:tblW w:w="9214" w:type="dxa"/>
        <w:tblInd w:w="-147" w:type="dxa"/>
        <w:tblLook w:val="04A0" w:firstRow="1" w:lastRow="0" w:firstColumn="1" w:lastColumn="0" w:noHBand="0" w:noVBand="1"/>
      </w:tblPr>
      <w:tblGrid>
        <w:gridCol w:w="3970"/>
        <w:gridCol w:w="5244"/>
      </w:tblGrid>
      <w:tr w:rsidR="001148B2" w:rsidRPr="00A66035" w14:paraId="51B461EB" w14:textId="77777777" w:rsidTr="00D57EAE">
        <w:tc>
          <w:tcPr>
            <w:tcW w:w="3970" w:type="dxa"/>
            <w:shd w:val="clear" w:color="auto" w:fill="F2F2F2" w:themeFill="background1" w:themeFillShade="F2"/>
            <w:vAlign w:val="center"/>
          </w:tcPr>
          <w:p w14:paraId="251DD709" w14:textId="77777777" w:rsidR="001148B2" w:rsidRPr="003A7332" w:rsidRDefault="001148B2" w:rsidP="009B314E">
            <w:pPr>
              <w:jc w:val="center"/>
              <w:rPr>
                <w:rFonts w:ascii="Arial" w:hAnsi="Arial" w:cs="Arial"/>
              </w:rPr>
            </w:pPr>
            <w:r w:rsidRPr="003A7332">
              <w:rPr>
                <w:rFonts w:ascii="Arial" w:hAnsi="Arial" w:cs="Arial"/>
              </w:rPr>
              <w:t>Questão de Pesquisa</w:t>
            </w:r>
          </w:p>
        </w:tc>
        <w:tc>
          <w:tcPr>
            <w:tcW w:w="5244" w:type="dxa"/>
            <w:shd w:val="clear" w:color="auto" w:fill="F2F2F2" w:themeFill="background1" w:themeFillShade="F2"/>
            <w:vAlign w:val="center"/>
          </w:tcPr>
          <w:p w14:paraId="1AB5F63E" w14:textId="12734C4A" w:rsidR="001148B2" w:rsidRPr="003A7332" w:rsidRDefault="001148B2" w:rsidP="009B314E">
            <w:pPr>
              <w:jc w:val="center"/>
              <w:rPr>
                <w:rFonts w:ascii="Arial" w:hAnsi="Arial" w:cs="Arial"/>
              </w:rPr>
            </w:pPr>
            <w:r w:rsidRPr="003A7332">
              <w:rPr>
                <w:rFonts w:ascii="Arial" w:hAnsi="Arial" w:cs="Arial"/>
              </w:rPr>
              <w:t>Método de Pesquisa</w:t>
            </w:r>
          </w:p>
        </w:tc>
      </w:tr>
      <w:tr w:rsidR="001148B2" w:rsidRPr="00A66035" w14:paraId="7139E0D9" w14:textId="77777777" w:rsidTr="00EB33BA">
        <w:tc>
          <w:tcPr>
            <w:tcW w:w="3970" w:type="dxa"/>
          </w:tcPr>
          <w:p w14:paraId="101D5375" w14:textId="493819D5" w:rsidR="001148B2" w:rsidRPr="003A7332" w:rsidRDefault="001148B2" w:rsidP="00A2464D">
            <w:pPr>
              <w:jc w:val="both"/>
              <w:rPr>
                <w:rFonts w:ascii="Arial" w:hAnsi="Arial" w:cs="Arial"/>
              </w:rPr>
            </w:pPr>
            <w:r w:rsidRPr="003A7332">
              <w:rPr>
                <w:rFonts w:ascii="Arial" w:hAnsi="Arial" w:cs="Arial"/>
              </w:rPr>
              <w:t>P1 – Quais são os requisitos de customização já existentes nos SOs de aplicativos móveis</w:t>
            </w:r>
            <w:r w:rsidR="001B4BCF">
              <w:rPr>
                <w:rFonts w:ascii="Arial" w:hAnsi="Arial" w:cs="Arial"/>
              </w:rPr>
              <w:t>?</w:t>
            </w:r>
          </w:p>
        </w:tc>
        <w:tc>
          <w:tcPr>
            <w:tcW w:w="5244" w:type="dxa"/>
          </w:tcPr>
          <w:p w14:paraId="2F1FC79F" w14:textId="0843DD98" w:rsidR="001148B2" w:rsidRPr="003A7332" w:rsidRDefault="001148B2" w:rsidP="003A7332">
            <w:pPr>
              <w:jc w:val="both"/>
              <w:rPr>
                <w:rFonts w:ascii="Arial" w:hAnsi="Arial" w:cs="Arial"/>
              </w:rPr>
            </w:pPr>
            <w:r w:rsidRPr="003A7332">
              <w:rPr>
                <w:rFonts w:ascii="Arial" w:hAnsi="Arial" w:cs="Arial"/>
              </w:rPr>
              <w:t xml:space="preserve">Análise comparativa: Levantamento de requisitos, usando como fonte de dados as configurações dos SOs Android e </w:t>
            </w:r>
            <w:r w:rsidR="004969E7">
              <w:rPr>
                <w:rFonts w:ascii="Arial" w:hAnsi="Arial" w:cs="Arial"/>
              </w:rPr>
              <w:t>i</w:t>
            </w:r>
            <w:r w:rsidRPr="003A7332">
              <w:rPr>
                <w:rFonts w:ascii="Arial" w:hAnsi="Arial" w:cs="Arial"/>
              </w:rPr>
              <w:t>O</w:t>
            </w:r>
            <w:r w:rsidR="00B40C30">
              <w:rPr>
                <w:rFonts w:ascii="Arial" w:hAnsi="Arial" w:cs="Arial"/>
              </w:rPr>
              <w:t>S</w:t>
            </w:r>
            <w:r w:rsidR="001B4BCF">
              <w:rPr>
                <w:rFonts w:ascii="Arial" w:hAnsi="Arial" w:cs="Arial"/>
              </w:rPr>
              <w:t>.</w:t>
            </w:r>
          </w:p>
        </w:tc>
      </w:tr>
      <w:tr w:rsidR="001148B2" w:rsidRPr="00A66035" w14:paraId="6D09F457" w14:textId="77777777" w:rsidTr="00EB33BA">
        <w:tc>
          <w:tcPr>
            <w:tcW w:w="3970" w:type="dxa"/>
          </w:tcPr>
          <w:p w14:paraId="5473C69D" w14:textId="77777777" w:rsidR="001148B2" w:rsidRPr="003A7332" w:rsidRDefault="001148B2" w:rsidP="00A2464D">
            <w:pPr>
              <w:jc w:val="both"/>
              <w:rPr>
                <w:rFonts w:ascii="Arial" w:hAnsi="Arial" w:cs="Arial"/>
              </w:rPr>
            </w:pPr>
            <w:r w:rsidRPr="003A7332">
              <w:rPr>
                <w:rFonts w:ascii="Arial" w:hAnsi="Arial" w:cs="Arial"/>
              </w:rPr>
              <w:t>P2 – Existe na literatura requisitos e/ou diretrizes que possam complementar aqueles já identificados na P1?</w:t>
            </w:r>
          </w:p>
        </w:tc>
        <w:tc>
          <w:tcPr>
            <w:tcW w:w="5244" w:type="dxa"/>
          </w:tcPr>
          <w:p w14:paraId="5FF8F633" w14:textId="2E98C233" w:rsidR="001148B2" w:rsidRPr="003A7332" w:rsidRDefault="001148B2" w:rsidP="003A7332">
            <w:pPr>
              <w:jc w:val="both"/>
              <w:rPr>
                <w:rFonts w:ascii="Arial" w:hAnsi="Arial" w:cs="Arial"/>
              </w:rPr>
            </w:pPr>
            <w:r w:rsidRPr="003A7332">
              <w:rPr>
                <w:rFonts w:ascii="Arial" w:hAnsi="Arial" w:cs="Arial"/>
              </w:rPr>
              <w:t>Mapeamento sistemático: levantamento de requisitos usando como fonte de dados a literatura disponível</w:t>
            </w:r>
            <w:r w:rsidR="001B4BCF">
              <w:rPr>
                <w:rFonts w:ascii="Arial" w:hAnsi="Arial" w:cs="Arial"/>
              </w:rPr>
              <w:t>.</w:t>
            </w:r>
          </w:p>
        </w:tc>
      </w:tr>
      <w:tr w:rsidR="001148B2" w:rsidRPr="00A66035" w14:paraId="4D65134D" w14:textId="77777777" w:rsidTr="00EB33BA">
        <w:tc>
          <w:tcPr>
            <w:tcW w:w="3970" w:type="dxa"/>
          </w:tcPr>
          <w:p w14:paraId="526A55D7" w14:textId="776B97BD" w:rsidR="001148B2" w:rsidRPr="003A7332" w:rsidRDefault="001148B2" w:rsidP="003A7332">
            <w:pPr>
              <w:jc w:val="both"/>
              <w:rPr>
                <w:rFonts w:ascii="Arial" w:hAnsi="Arial" w:cs="Arial"/>
              </w:rPr>
            </w:pPr>
            <w:r w:rsidRPr="003A7332">
              <w:rPr>
                <w:rFonts w:ascii="Arial" w:hAnsi="Arial" w:cs="Arial"/>
              </w:rPr>
              <w:t>P3 – Quais os requisitos que podem ser acrescentados pelos usuários e/ou melhorados na P1 e P2? Há necessidade de se incluir mais requisitos nesse sentido?</w:t>
            </w:r>
          </w:p>
        </w:tc>
        <w:tc>
          <w:tcPr>
            <w:tcW w:w="5244" w:type="dxa"/>
          </w:tcPr>
          <w:p w14:paraId="546BFA10" w14:textId="77777777" w:rsidR="001148B2" w:rsidRPr="003A7332" w:rsidRDefault="001148B2" w:rsidP="00A2464D">
            <w:pPr>
              <w:jc w:val="both"/>
              <w:rPr>
                <w:rFonts w:ascii="Arial" w:hAnsi="Arial" w:cs="Arial"/>
              </w:rPr>
            </w:pPr>
            <w:r w:rsidRPr="003A7332">
              <w:rPr>
                <w:rFonts w:ascii="Arial" w:hAnsi="Arial" w:cs="Arial"/>
              </w:rPr>
              <w:t>Sessões participativas com usuários-chave para obter opiniões e requisitos relacionados às configurações de aplicativos móveis.</w:t>
            </w:r>
          </w:p>
        </w:tc>
      </w:tr>
      <w:tr w:rsidR="001148B2" w:rsidRPr="00A66035" w14:paraId="3C246B28" w14:textId="77777777" w:rsidTr="00EB33BA">
        <w:tc>
          <w:tcPr>
            <w:tcW w:w="3970" w:type="dxa"/>
          </w:tcPr>
          <w:p w14:paraId="20DDCD97" w14:textId="75A92132" w:rsidR="001148B2" w:rsidRPr="003A7332" w:rsidRDefault="001148B2" w:rsidP="003A7332">
            <w:pPr>
              <w:jc w:val="both"/>
              <w:rPr>
                <w:rFonts w:ascii="Arial" w:hAnsi="Arial" w:cs="Arial"/>
              </w:rPr>
            </w:pPr>
            <w:r w:rsidRPr="003A7332">
              <w:rPr>
                <w:rFonts w:ascii="Arial" w:hAnsi="Arial" w:cs="Arial"/>
              </w:rPr>
              <w:t>P4 – Quais são as diretrizes de customização para o desenvolvimento de aplicativos móveis acessíveis?</w:t>
            </w:r>
          </w:p>
        </w:tc>
        <w:tc>
          <w:tcPr>
            <w:tcW w:w="5244" w:type="dxa"/>
          </w:tcPr>
          <w:p w14:paraId="7824F052" w14:textId="77777777" w:rsidR="001148B2" w:rsidRPr="003A7332" w:rsidRDefault="001148B2" w:rsidP="00A2464D">
            <w:pPr>
              <w:jc w:val="both"/>
              <w:rPr>
                <w:rFonts w:ascii="Arial" w:hAnsi="Arial" w:cs="Arial"/>
              </w:rPr>
            </w:pPr>
            <w:r w:rsidRPr="003A7332">
              <w:rPr>
                <w:rFonts w:ascii="Arial" w:hAnsi="Arial" w:cs="Arial"/>
              </w:rPr>
              <w:t>Análise de Conteúdo: categoriza e descreve os requisitos.</w:t>
            </w:r>
          </w:p>
        </w:tc>
      </w:tr>
      <w:tr w:rsidR="001148B2" w:rsidRPr="00A66035" w14:paraId="58D6D635" w14:textId="77777777" w:rsidTr="00EB33BA">
        <w:tc>
          <w:tcPr>
            <w:tcW w:w="3970" w:type="dxa"/>
          </w:tcPr>
          <w:p w14:paraId="5C2FB0A0" w14:textId="77777777" w:rsidR="001148B2" w:rsidRPr="003A7332" w:rsidRDefault="001148B2" w:rsidP="00A2464D">
            <w:pPr>
              <w:jc w:val="both"/>
              <w:rPr>
                <w:rFonts w:ascii="Arial" w:hAnsi="Arial" w:cs="Arial"/>
              </w:rPr>
            </w:pPr>
            <w:r w:rsidRPr="003A7332">
              <w:rPr>
                <w:rFonts w:ascii="Arial" w:hAnsi="Arial" w:cs="Arial"/>
              </w:rPr>
              <w:t>P5 – As diretrizes propostas são suficientes para direcionar o desenvolvimento de aplicações móveis acessíveis?</w:t>
            </w:r>
          </w:p>
          <w:p w14:paraId="2C97D4D3" w14:textId="77777777" w:rsidR="001148B2" w:rsidRPr="003A7332" w:rsidRDefault="001148B2" w:rsidP="00A2464D">
            <w:pPr>
              <w:jc w:val="both"/>
              <w:rPr>
                <w:rFonts w:ascii="Arial" w:hAnsi="Arial" w:cs="Arial"/>
              </w:rPr>
            </w:pPr>
          </w:p>
        </w:tc>
        <w:tc>
          <w:tcPr>
            <w:tcW w:w="5244" w:type="dxa"/>
          </w:tcPr>
          <w:p w14:paraId="57CC6F4E" w14:textId="77777777" w:rsidR="001148B2" w:rsidRPr="003A7332" w:rsidRDefault="001148B2" w:rsidP="00A2464D">
            <w:pPr>
              <w:jc w:val="both"/>
              <w:rPr>
                <w:rFonts w:ascii="Arial" w:hAnsi="Arial" w:cs="Arial"/>
              </w:rPr>
            </w:pPr>
            <w:r w:rsidRPr="003A7332">
              <w:rPr>
                <w:rFonts w:ascii="Arial" w:hAnsi="Arial" w:cs="Arial"/>
              </w:rPr>
              <w:t>Prototipação – validação dos requisitos pelos usuários em reuniões participativas.</w:t>
            </w:r>
          </w:p>
        </w:tc>
      </w:tr>
    </w:tbl>
    <w:p w14:paraId="44E4850C" w14:textId="77777777" w:rsidR="001148B2" w:rsidRDefault="001148B2" w:rsidP="001148B2">
      <w:pPr>
        <w:pBdr>
          <w:top w:val="nil"/>
          <w:left w:val="nil"/>
          <w:bottom w:val="nil"/>
          <w:right w:val="nil"/>
          <w:between w:val="nil"/>
        </w:pBdr>
        <w:jc w:val="both"/>
        <w:rPr>
          <w:rFonts w:ascii="Arial" w:hAnsi="Arial" w:cs="Arial"/>
        </w:rPr>
      </w:pPr>
      <w:r w:rsidRPr="0003372D">
        <w:rPr>
          <w:rFonts w:ascii="Arial" w:hAnsi="Arial" w:cs="Arial"/>
        </w:rPr>
        <w:t>Fonte: Nery (2021)</w:t>
      </w:r>
    </w:p>
    <w:p w14:paraId="756387D2" w14:textId="77777777" w:rsidR="00A20A60" w:rsidRDefault="00A20A60" w:rsidP="00A20A60">
      <w:pPr>
        <w:pBdr>
          <w:top w:val="nil"/>
          <w:left w:val="nil"/>
          <w:bottom w:val="nil"/>
          <w:right w:val="nil"/>
          <w:between w:val="nil"/>
        </w:pBdr>
        <w:spacing w:after="0" w:line="360" w:lineRule="auto"/>
        <w:jc w:val="both"/>
        <w:rPr>
          <w:rFonts w:ascii="Arial" w:hAnsi="Arial" w:cs="Arial"/>
        </w:rPr>
      </w:pPr>
    </w:p>
    <w:p w14:paraId="789F633F" w14:textId="3FA585C8" w:rsidR="001148B2" w:rsidRDefault="001148B2" w:rsidP="001148B2">
      <w:pPr>
        <w:pBdr>
          <w:top w:val="nil"/>
          <w:left w:val="nil"/>
          <w:bottom w:val="nil"/>
          <w:right w:val="nil"/>
          <w:between w:val="nil"/>
        </w:pBdr>
        <w:spacing w:after="0" w:line="360" w:lineRule="auto"/>
        <w:ind w:firstLine="708"/>
        <w:jc w:val="both"/>
        <w:rPr>
          <w:rFonts w:ascii="Arial" w:hAnsi="Arial" w:cs="Arial"/>
          <w:sz w:val="24"/>
          <w:szCs w:val="24"/>
        </w:rPr>
      </w:pPr>
      <w:r w:rsidRPr="008E0C9E">
        <w:rPr>
          <w:rFonts w:ascii="Arial" w:hAnsi="Arial" w:cs="Arial"/>
          <w:sz w:val="24"/>
          <w:szCs w:val="24"/>
        </w:rPr>
        <w:t xml:space="preserve">Ao todo foram relacionados 44 (quarenta e quatro) </w:t>
      </w:r>
      <w:r>
        <w:rPr>
          <w:rFonts w:ascii="Arial" w:hAnsi="Arial" w:cs="Arial"/>
          <w:sz w:val="24"/>
          <w:szCs w:val="24"/>
        </w:rPr>
        <w:t>diretrizes</w:t>
      </w:r>
      <w:r w:rsidRPr="008E0C9E">
        <w:rPr>
          <w:rFonts w:ascii="Arial" w:hAnsi="Arial" w:cs="Arial"/>
          <w:sz w:val="24"/>
          <w:szCs w:val="24"/>
        </w:rPr>
        <w:t xml:space="preserve"> de configurações</w:t>
      </w:r>
      <w:r>
        <w:rPr>
          <w:rFonts w:ascii="Arial" w:hAnsi="Arial" w:cs="Arial"/>
          <w:sz w:val="24"/>
          <w:szCs w:val="24"/>
        </w:rPr>
        <w:t xml:space="preserve"> </w:t>
      </w:r>
      <w:r w:rsidRPr="008E0C9E">
        <w:rPr>
          <w:rFonts w:ascii="Arial" w:hAnsi="Arial" w:cs="Arial"/>
          <w:sz w:val="24"/>
          <w:szCs w:val="24"/>
        </w:rPr>
        <w:t xml:space="preserve">que um desenvolvedor deve utilizar para tornar uma aplicação mais </w:t>
      </w:r>
      <w:r w:rsidR="00135ECF" w:rsidRPr="008E0C9E">
        <w:rPr>
          <w:rFonts w:ascii="Arial" w:hAnsi="Arial" w:cs="Arial"/>
          <w:sz w:val="24"/>
          <w:szCs w:val="24"/>
        </w:rPr>
        <w:t>acessível</w:t>
      </w:r>
      <w:r w:rsidR="00135ECF">
        <w:rPr>
          <w:rFonts w:ascii="Arial" w:hAnsi="Arial" w:cs="Arial"/>
          <w:sz w:val="24"/>
          <w:szCs w:val="24"/>
        </w:rPr>
        <w:t>, obtidas</w:t>
      </w:r>
      <w:r>
        <w:rPr>
          <w:rFonts w:ascii="Arial" w:hAnsi="Arial" w:cs="Arial"/>
          <w:sz w:val="24"/>
          <w:szCs w:val="24"/>
        </w:rPr>
        <w:t xml:space="preserve"> através da comparação dos recursos dos Sistemas Operacionais Android e </w:t>
      </w:r>
      <w:r w:rsidR="004969E7">
        <w:rPr>
          <w:rFonts w:ascii="Arial" w:hAnsi="Arial" w:cs="Arial"/>
          <w:sz w:val="24"/>
          <w:szCs w:val="24"/>
        </w:rPr>
        <w:t>i</w:t>
      </w:r>
      <w:r w:rsidR="00B40C30">
        <w:rPr>
          <w:rFonts w:ascii="Arial" w:hAnsi="Arial" w:cs="Arial"/>
          <w:sz w:val="24"/>
          <w:szCs w:val="24"/>
        </w:rPr>
        <w:t>OS</w:t>
      </w:r>
      <w:r>
        <w:rPr>
          <w:rFonts w:ascii="Arial" w:hAnsi="Arial" w:cs="Arial"/>
          <w:sz w:val="24"/>
          <w:szCs w:val="24"/>
        </w:rPr>
        <w:t>, revisão de literatura e obtidas nas sessões de design participativo.</w:t>
      </w:r>
    </w:p>
    <w:p w14:paraId="75473E83" w14:textId="577E014B" w:rsidR="001148B2" w:rsidRPr="003F2750" w:rsidRDefault="000E0694" w:rsidP="001148B2">
      <w:pPr>
        <w:pBdr>
          <w:top w:val="nil"/>
          <w:left w:val="nil"/>
          <w:bottom w:val="nil"/>
          <w:right w:val="nil"/>
          <w:between w:val="nil"/>
        </w:pBdr>
        <w:spacing w:after="0" w:line="360" w:lineRule="auto"/>
        <w:ind w:firstLine="708"/>
        <w:jc w:val="both"/>
        <w:rPr>
          <w:rFonts w:ascii="Arial" w:hAnsi="Arial" w:cs="Arial"/>
          <w:sz w:val="24"/>
          <w:szCs w:val="24"/>
        </w:rPr>
      </w:pPr>
      <w:r>
        <w:rPr>
          <w:rFonts w:ascii="Arial" w:hAnsi="Arial" w:cs="Arial"/>
          <w:sz w:val="24"/>
          <w:szCs w:val="24"/>
        </w:rPr>
        <w:t>O</w:t>
      </w:r>
      <w:r w:rsidR="00E2608D">
        <w:rPr>
          <w:rFonts w:ascii="Arial" w:hAnsi="Arial" w:cs="Arial"/>
          <w:sz w:val="24"/>
          <w:szCs w:val="24"/>
        </w:rPr>
        <w:t>s</w:t>
      </w:r>
      <w:r>
        <w:rPr>
          <w:rFonts w:ascii="Arial" w:hAnsi="Arial" w:cs="Arial"/>
          <w:sz w:val="24"/>
          <w:szCs w:val="24"/>
        </w:rPr>
        <w:t xml:space="preserve"> Quadro</w:t>
      </w:r>
      <w:r w:rsidR="00E2608D">
        <w:rPr>
          <w:rFonts w:ascii="Arial" w:hAnsi="Arial" w:cs="Arial"/>
          <w:sz w:val="24"/>
          <w:szCs w:val="24"/>
        </w:rPr>
        <w:t>s</w:t>
      </w:r>
      <w:r>
        <w:rPr>
          <w:rFonts w:ascii="Arial" w:hAnsi="Arial" w:cs="Arial"/>
          <w:sz w:val="24"/>
          <w:szCs w:val="24"/>
        </w:rPr>
        <w:t xml:space="preserve"> 2 </w:t>
      </w:r>
      <w:r w:rsidR="00E2608D">
        <w:rPr>
          <w:rFonts w:ascii="Arial" w:hAnsi="Arial" w:cs="Arial"/>
          <w:sz w:val="24"/>
          <w:szCs w:val="24"/>
        </w:rPr>
        <w:t xml:space="preserve">e 3 </w:t>
      </w:r>
      <w:r w:rsidR="001148B2" w:rsidRPr="003F2750">
        <w:rPr>
          <w:rFonts w:ascii="Arial" w:hAnsi="Arial" w:cs="Arial"/>
          <w:sz w:val="24"/>
          <w:szCs w:val="24"/>
        </w:rPr>
        <w:t>representa</w:t>
      </w:r>
      <w:r w:rsidR="00E2608D">
        <w:rPr>
          <w:rFonts w:ascii="Arial" w:hAnsi="Arial" w:cs="Arial"/>
          <w:sz w:val="24"/>
          <w:szCs w:val="24"/>
        </w:rPr>
        <w:t>m</w:t>
      </w:r>
      <w:r w:rsidR="001148B2" w:rsidRPr="003F2750">
        <w:rPr>
          <w:rFonts w:ascii="Arial" w:hAnsi="Arial" w:cs="Arial"/>
          <w:sz w:val="24"/>
          <w:szCs w:val="24"/>
        </w:rPr>
        <w:t xml:space="preserve"> as diretrizes de Ambiente, </w:t>
      </w:r>
      <w:r w:rsidR="00F36E9A" w:rsidRPr="003F2750">
        <w:rPr>
          <w:rFonts w:ascii="Arial" w:hAnsi="Arial" w:cs="Arial"/>
          <w:sz w:val="24"/>
          <w:szCs w:val="24"/>
        </w:rPr>
        <w:t>o</w:t>
      </w:r>
      <w:r w:rsidR="00E2608D">
        <w:rPr>
          <w:rFonts w:ascii="Arial" w:hAnsi="Arial" w:cs="Arial"/>
          <w:sz w:val="24"/>
          <w:szCs w:val="24"/>
        </w:rPr>
        <w:t>s</w:t>
      </w:r>
      <w:r w:rsidR="001148B2" w:rsidRPr="003F2750">
        <w:rPr>
          <w:rFonts w:ascii="Arial" w:hAnsi="Arial" w:cs="Arial"/>
          <w:sz w:val="24"/>
          <w:szCs w:val="24"/>
        </w:rPr>
        <w:t xml:space="preserve"> </w:t>
      </w:r>
      <w:r>
        <w:rPr>
          <w:rFonts w:ascii="Arial" w:hAnsi="Arial" w:cs="Arial"/>
          <w:sz w:val="24"/>
          <w:szCs w:val="24"/>
        </w:rPr>
        <w:t>Quadro</w:t>
      </w:r>
      <w:r w:rsidR="00E2608D">
        <w:rPr>
          <w:rFonts w:ascii="Arial" w:hAnsi="Arial" w:cs="Arial"/>
          <w:sz w:val="24"/>
          <w:szCs w:val="24"/>
        </w:rPr>
        <w:t>s</w:t>
      </w:r>
      <w:r>
        <w:rPr>
          <w:rFonts w:ascii="Arial" w:hAnsi="Arial" w:cs="Arial"/>
          <w:sz w:val="24"/>
          <w:szCs w:val="24"/>
        </w:rPr>
        <w:t xml:space="preserve"> </w:t>
      </w:r>
      <w:r w:rsidR="00E2608D">
        <w:rPr>
          <w:rFonts w:ascii="Arial" w:hAnsi="Arial" w:cs="Arial"/>
          <w:sz w:val="24"/>
          <w:szCs w:val="24"/>
        </w:rPr>
        <w:t>4, 5, 6 e 7</w:t>
      </w:r>
      <w:r w:rsidR="00F36E9A" w:rsidRPr="003F2750">
        <w:rPr>
          <w:rFonts w:ascii="Arial" w:hAnsi="Arial" w:cs="Arial"/>
          <w:sz w:val="24"/>
          <w:szCs w:val="24"/>
        </w:rPr>
        <w:t xml:space="preserve"> </w:t>
      </w:r>
      <w:r w:rsidR="001148B2" w:rsidRPr="003F2750">
        <w:rPr>
          <w:rFonts w:ascii="Arial" w:hAnsi="Arial" w:cs="Arial"/>
          <w:sz w:val="24"/>
          <w:szCs w:val="24"/>
        </w:rPr>
        <w:t>representa</w:t>
      </w:r>
      <w:r w:rsidR="00E2608D">
        <w:rPr>
          <w:rFonts w:ascii="Arial" w:hAnsi="Arial" w:cs="Arial"/>
          <w:sz w:val="24"/>
          <w:szCs w:val="24"/>
        </w:rPr>
        <w:t>m</w:t>
      </w:r>
      <w:r w:rsidR="001148B2" w:rsidRPr="003F2750">
        <w:rPr>
          <w:rFonts w:ascii="Arial" w:hAnsi="Arial" w:cs="Arial"/>
          <w:sz w:val="24"/>
          <w:szCs w:val="24"/>
        </w:rPr>
        <w:t xml:space="preserve"> as diretrizes </w:t>
      </w:r>
      <w:r w:rsidR="001B7BC8" w:rsidRPr="003F2750">
        <w:rPr>
          <w:rFonts w:ascii="Arial" w:hAnsi="Arial" w:cs="Arial"/>
          <w:sz w:val="24"/>
          <w:szCs w:val="24"/>
        </w:rPr>
        <w:t xml:space="preserve">Gráficas, </w:t>
      </w:r>
      <w:r w:rsidR="00F36E9A" w:rsidRPr="003F2750">
        <w:rPr>
          <w:rFonts w:ascii="Arial" w:hAnsi="Arial" w:cs="Arial"/>
          <w:sz w:val="24"/>
          <w:szCs w:val="24"/>
        </w:rPr>
        <w:t>o</w:t>
      </w:r>
      <w:r w:rsidR="00E2608D">
        <w:rPr>
          <w:rFonts w:ascii="Arial" w:hAnsi="Arial" w:cs="Arial"/>
          <w:sz w:val="24"/>
          <w:szCs w:val="24"/>
        </w:rPr>
        <w:t>s</w:t>
      </w:r>
      <w:r w:rsidR="00F36E9A" w:rsidRPr="003F2750">
        <w:rPr>
          <w:rFonts w:ascii="Arial" w:hAnsi="Arial" w:cs="Arial"/>
          <w:sz w:val="24"/>
          <w:szCs w:val="24"/>
        </w:rPr>
        <w:t xml:space="preserve"> </w:t>
      </w:r>
      <w:r>
        <w:rPr>
          <w:rFonts w:ascii="Arial" w:hAnsi="Arial" w:cs="Arial"/>
          <w:sz w:val="24"/>
          <w:szCs w:val="24"/>
        </w:rPr>
        <w:t xml:space="preserve">Quadro </w:t>
      </w:r>
      <w:r w:rsidR="00E2608D">
        <w:rPr>
          <w:rFonts w:ascii="Arial" w:hAnsi="Arial" w:cs="Arial"/>
          <w:sz w:val="24"/>
          <w:szCs w:val="24"/>
        </w:rPr>
        <w:t>8, 9 e 10 r</w:t>
      </w:r>
      <w:r w:rsidR="001B7BC8" w:rsidRPr="003F2750">
        <w:rPr>
          <w:rFonts w:ascii="Arial" w:hAnsi="Arial" w:cs="Arial"/>
          <w:sz w:val="24"/>
          <w:szCs w:val="24"/>
        </w:rPr>
        <w:t>epresenta</w:t>
      </w:r>
      <w:r w:rsidR="00E2608D">
        <w:rPr>
          <w:rFonts w:ascii="Arial" w:hAnsi="Arial" w:cs="Arial"/>
          <w:sz w:val="24"/>
          <w:szCs w:val="24"/>
        </w:rPr>
        <w:t>m</w:t>
      </w:r>
      <w:r w:rsidR="001B7BC8" w:rsidRPr="003F2750">
        <w:rPr>
          <w:rFonts w:ascii="Arial" w:hAnsi="Arial" w:cs="Arial"/>
          <w:sz w:val="24"/>
          <w:szCs w:val="24"/>
        </w:rPr>
        <w:t xml:space="preserve"> as diretrizes Sonoras, </w:t>
      </w:r>
      <w:r w:rsidR="003B659B" w:rsidRPr="003F2750">
        <w:rPr>
          <w:rFonts w:ascii="Arial" w:hAnsi="Arial" w:cs="Arial"/>
          <w:sz w:val="24"/>
          <w:szCs w:val="24"/>
        </w:rPr>
        <w:t>enquanto</w:t>
      </w:r>
      <w:r w:rsidR="001B7BC8" w:rsidRPr="003F2750">
        <w:rPr>
          <w:rFonts w:ascii="Arial" w:hAnsi="Arial" w:cs="Arial"/>
          <w:sz w:val="24"/>
          <w:szCs w:val="24"/>
        </w:rPr>
        <w:t xml:space="preserve"> </w:t>
      </w:r>
      <w:r w:rsidR="00F36E9A" w:rsidRPr="003F2750">
        <w:rPr>
          <w:rFonts w:ascii="Arial" w:hAnsi="Arial" w:cs="Arial"/>
          <w:sz w:val="24"/>
          <w:szCs w:val="24"/>
        </w:rPr>
        <w:t>o</w:t>
      </w:r>
      <w:r w:rsidR="00E2608D">
        <w:rPr>
          <w:rFonts w:ascii="Arial" w:hAnsi="Arial" w:cs="Arial"/>
          <w:sz w:val="24"/>
          <w:szCs w:val="24"/>
        </w:rPr>
        <w:t>s</w:t>
      </w:r>
      <w:r w:rsidR="00F36E9A" w:rsidRPr="003F2750">
        <w:rPr>
          <w:rFonts w:ascii="Arial" w:hAnsi="Arial" w:cs="Arial"/>
          <w:sz w:val="24"/>
          <w:szCs w:val="24"/>
        </w:rPr>
        <w:t xml:space="preserve"> </w:t>
      </w:r>
      <w:r>
        <w:rPr>
          <w:rFonts w:ascii="Arial" w:hAnsi="Arial" w:cs="Arial"/>
          <w:sz w:val="24"/>
          <w:szCs w:val="24"/>
        </w:rPr>
        <w:t>Quadro</w:t>
      </w:r>
      <w:r w:rsidR="00E2608D">
        <w:rPr>
          <w:rFonts w:ascii="Arial" w:hAnsi="Arial" w:cs="Arial"/>
          <w:sz w:val="24"/>
          <w:szCs w:val="24"/>
        </w:rPr>
        <w:t>s</w:t>
      </w:r>
      <w:r>
        <w:rPr>
          <w:rFonts w:ascii="Arial" w:hAnsi="Arial" w:cs="Arial"/>
          <w:sz w:val="24"/>
          <w:szCs w:val="24"/>
        </w:rPr>
        <w:t xml:space="preserve"> </w:t>
      </w:r>
      <w:r w:rsidR="00E2608D">
        <w:rPr>
          <w:rFonts w:ascii="Arial" w:hAnsi="Arial" w:cs="Arial"/>
          <w:sz w:val="24"/>
          <w:szCs w:val="24"/>
        </w:rPr>
        <w:t>11 e 12</w:t>
      </w:r>
      <w:r>
        <w:rPr>
          <w:rFonts w:ascii="Arial" w:hAnsi="Arial" w:cs="Arial"/>
          <w:sz w:val="24"/>
          <w:szCs w:val="24"/>
        </w:rPr>
        <w:t xml:space="preserve"> </w:t>
      </w:r>
      <w:r w:rsidR="001B7BC8" w:rsidRPr="003F2750">
        <w:rPr>
          <w:rFonts w:ascii="Arial" w:hAnsi="Arial" w:cs="Arial"/>
          <w:sz w:val="24"/>
          <w:szCs w:val="24"/>
        </w:rPr>
        <w:t>representa</w:t>
      </w:r>
      <w:r w:rsidR="00E2608D">
        <w:rPr>
          <w:rFonts w:ascii="Arial" w:hAnsi="Arial" w:cs="Arial"/>
          <w:sz w:val="24"/>
          <w:szCs w:val="24"/>
        </w:rPr>
        <w:t>m</w:t>
      </w:r>
      <w:r w:rsidR="001B7BC8" w:rsidRPr="003F2750">
        <w:rPr>
          <w:rFonts w:ascii="Arial" w:hAnsi="Arial" w:cs="Arial"/>
          <w:sz w:val="24"/>
          <w:szCs w:val="24"/>
        </w:rPr>
        <w:t xml:space="preserve"> as diretrizes de Entrada.</w:t>
      </w:r>
    </w:p>
    <w:p w14:paraId="65A38A0B" w14:textId="65901B5A" w:rsidR="00114380" w:rsidRDefault="001B7BC8" w:rsidP="00114380">
      <w:pPr>
        <w:spacing w:after="0" w:line="360" w:lineRule="auto"/>
        <w:ind w:firstLine="708"/>
        <w:jc w:val="both"/>
        <w:rPr>
          <w:rFonts w:ascii="Arial" w:hAnsi="Arial" w:cs="Arial"/>
          <w:sz w:val="24"/>
          <w:szCs w:val="24"/>
        </w:rPr>
      </w:pPr>
      <w:r>
        <w:rPr>
          <w:rFonts w:ascii="Arial" w:hAnsi="Arial" w:cs="Arial"/>
          <w:sz w:val="24"/>
          <w:szCs w:val="24"/>
        </w:rPr>
        <w:t>O trabalho de Nery</w:t>
      </w:r>
      <w:r w:rsidR="00B40C30">
        <w:rPr>
          <w:rFonts w:ascii="Arial" w:hAnsi="Arial" w:cs="Arial"/>
          <w:sz w:val="24"/>
          <w:szCs w:val="24"/>
        </w:rPr>
        <w:t xml:space="preserve"> </w:t>
      </w:r>
      <w:r>
        <w:rPr>
          <w:rFonts w:ascii="Arial" w:hAnsi="Arial" w:cs="Arial"/>
          <w:sz w:val="24"/>
          <w:szCs w:val="24"/>
        </w:rPr>
        <w:t xml:space="preserve">(2021) concluiu que os Sistemas Operacionais foram as fontes que mais contribuíram para as diretrizes, que foram descobertas diretrizes complementares na literatura </w:t>
      </w:r>
      <w:r w:rsidR="003B659B">
        <w:rPr>
          <w:rFonts w:ascii="Arial" w:hAnsi="Arial" w:cs="Arial"/>
          <w:sz w:val="24"/>
          <w:szCs w:val="24"/>
        </w:rPr>
        <w:t>e</w:t>
      </w:r>
      <w:r>
        <w:rPr>
          <w:rFonts w:ascii="Arial" w:hAnsi="Arial" w:cs="Arial"/>
          <w:sz w:val="24"/>
          <w:szCs w:val="24"/>
        </w:rPr>
        <w:t xml:space="preserve"> mediante reuniões participativas. Que o uso de diretrizes já validadas por usuários pode reduzir o custo e tempo de projeto, por fornecer de imediato as configurações que um aplicativo deve conter.  As diretrizes elencadas não são específicas para determinado tipo de deficiência e visam atender a todos os perfis de usuário, em conformidade com o </w:t>
      </w:r>
      <w:r w:rsidR="004554EE">
        <w:rPr>
          <w:rFonts w:ascii="Arial" w:hAnsi="Arial" w:cs="Arial"/>
          <w:sz w:val="24"/>
          <w:szCs w:val="24"/>
        </w:rPr>
        <w:t xml:space="preserve">Desenho </w:t>
      </w:r>
      <w:r>
        <w:rPr>
          <w:rFonts w:ascii="Arial" w:hAnsi="Arial" w:cs="Arial"/>
          <w:sz w:val="24"/>
          <w:szCs w:val="24"/>
        </w:rPr>
        <w:t>Universal</w:t>
      </w:r>
      <w:bookmarkStart w:id="48" w:name="_Ref173855749"/>
      <w:r w:rsidR="00F41704">
        <w:rPr>
          <w:rFonts w:ascii="Arial" w:hAnsi="Arial" w:cs="Arial"/>
          <w:sz w:val="24"/>
          <w:szCs w:val="24"/>
        </w:rPr>
        <w:t>.</w:t>
      </w:r>
    </w:p>
    <w:p w14:paraId="1C2B943C" w14:textId="6A1A0DDE" w:rsidR="00A20A60" w:rsidRDefault="00A20A60">
      <w:pPr>
        <w:rPr>
          <w:rFonts w:ascii="Arial" w:hAnsi="Arial" w:cs="Arial"/>
          <w:color w:val="000000" w:themeColor="text1"/>
        </w:rPr>
      </w:pPr>
      <w:bookmarkStart w:id="49" w:name="_Hlk223010887"/>
      <w:r>
        <w:rPr>
          <w:rFonts w:ascii="Arial" w:hAnsi="Arial" w:cs="Arial"/>
          <w:color w:val="000000" w:themeColor="text1"/>
        </w:rPr>
        <w:br w:type="page"/>
      </w:r>
    </w:p>
    <w:p w14:paraId="73BF0C53" w14:textId="14B2FB55" w:rsidR="00E2608D" w:rsidRPr="00207FEB" w:rsidRDefault="00E2608D" w:rsidP="00E2608D">
      <w:pPr>
        <w:spacing w:after="0" w:line="360" w:lineRule="auto"/>
        <w:jc w:val="both"/>
        <w:rPr>
          <w:rFonts w:ascii="Arial" w:hAnsi="Arial" w:cs="Arial"/>
        </w:rPr>
      </w:pPr>
      <w:bookmarkStart w:id="50" w:name="_Toc223367514"/>
      <w:r w:rsidRPr="00207FEB">
        <w:rPr>
          <w:rFonts w:ascii="Arial" w:hAnsi="Arial" w:cs="Arial"/>
          <w:color w:val="000000" w:themeColor="text1"/>
        </w:rPr>
        <w:lastRenderedPageBreak/>
        <w:t xml:space="preserve">Quadro </w:t>
      </w:r>
      <w:r w:rsidRPr="00207FEB">
        <w:rPr>
          <w:rFonts w:ascii="Arial" w:hAnsi="Arial" w:cs="Arial"/>
          <w:color w:val="000000" w:themeColor="text1"/>
        </w:rPr>
        <w:fldChar w:fldCharType="begin"/>
      </w:r>
      <w:r w:rsidRPr="00207FEB">
        <w:rPr>
          <w:rFonts w:ascii="Arial" w:hAnsi="Arial" w:cs="Arial"/>
          <w:color w:val="000000" w:themeColor="text1"/>
        </w:rPr>
        <w:instrText xml:space="preserve"> SEQ Quadro \* ARABIC </w:instrText>
      </w:r>
      <w:r w:rsidRPr="00207FEB">
        <w:rPr>
          <w:rFonts w:ascii="Arial" w:hAnsi="Arial" w:cs="Arial"/>
          <w:color w:val="000000" w:themeColor="text1"/>
        </w:rPr>
        <w:fldChar w:fldCharType="separate"/>
      </w:r>
      <w:r w:rsidR="00B107F4">
        <w:rPr>
          <w:rFonts w:ascii="Arial" w:hAnsi="Arial" w:cs="Arial"/>
          <w:noProof/>
          <w:color w:val="000000" w:themeColor="text1"/>
        </w:rPr>
        <w:t>2</w:t>
      </w:r>
      <w:r w:rsidRPr="00207FEB">
        <w:rPr>
          <w:rFonts w:ascii="Arial" w:hAnsi="Arial" w:cs="Arial"/>
          <w:color w:val="000000" w:themeColor="text1"/>
        </w:rPr>
        <w:fldChar w:fldCharType="end"/>
      </w:r>
      <w:r w:rsidRPr="00207FEB">
        <w:rPr>
          <w:rFonts w:ascii="Arial" w:hAnsi="Arial" w:cs="Arial"/>
          <w:color w:val="000000" w:themeColor="text1"/>
        </w:rPr>
        <w:t xml:space="preserve"> - Diretrizes de Configuração de Ambiente</w:t>
      </w:r>
      <w:r>
        <w:rPr>
          <w:rFonts w:ascii="Arial" w:hAnsi="Arial" w:cs="Arial"/>
          <w:color w:val="000000" w:themeColor="text1"/>
        </w:rPr>
        <w:t>: Ajustes no Aplicativo.</w:t>
      </w:r>
      <w:bookmarkEnd w:id="50"/>
    </w:p>
    <w:tbl>
      <w:tblPr>
        <w:tblStyle w:val="Tabelacomgrade"/>
        <w:tblW w:w="0" w:type="auto"/>
        <w:tblLook w:val="04A0" w:firstRow="1" w:lastRow="0" w:firstColumn="1" w:lastColumn="0" w:noHBand="0" w:noVBand="1"/>
      </w:tblPr>
      <w:tblGrid>
        <w:gridCol w:w="706"/>
        <w:gridCol w:w="3370"/>
        <w:gridCol w:w="4418"/>
      </w:tblGrid>
      <w:tr w:rsidR="00E2608D" w14:paraId="70C82040" w14:textId="77777777" w:rsidTr="00D60F16">
        <w:tc>
          <w:tcPr>
            <w:tcW w:w="706" w:type="dxa"/>
          </w:tcPr>
          <w:p w14:paraId="0348C371" w14:textId="77777777" w:rsidR="00E2608D" w:rsidRPr="003D3829" w:rsidRDefault="00E2608D" w:rsidP="00D60F16">
            <w:pPr>
              <w:spacing w:line="360" w:lineRule="auto"/>
              <w:jc w:val="both"/>
              <w:rPr>
                <w:rFonts w:ascii="Arial" w:hAnsi="Arial" w:cs="Arial"/>
              </w:rPr>
            </w:pPr>
            <w:r w:rsidRPr="003D3829">
              <w:rPr>
                <w:rFonts w:ascii="Arial" w:hAnsi="Arial" w:cs="Arial"/>
              </w:rPr>
              <w:t>ID</w:t>
            </w:r>
          </w:p>
        </w:tc>
        <w:tc>
          <w:tcPr>
            <w:tcW w:w="3370" w:type="dxa"/>
          </w:tcPr>
          <w:p w14:paraId="197E801F" w14:textId="77777777" w:rsidR="00E2608D" w:rsidRPr="003D3829" w:rsidRDefault="00E2608D" w:rsidP="00D60F16">
            <w:pPr>
              <w:spacing w:line="360" w:lineRule="auto"/>
              <w:jc w:val="both"/>
              <w:rPr>
                <w:rFonts w:ascii="Arial" w:hAnsi="Arial" w:cs="Arial"/>
              </w:rPr>
            </w:pPr>
            <w:r w:rsidRPr="003D3829">
              <w:rPr>
                <w:rFonts w:ascii="Arial" w:hAnsi="Arial" w:cs="Arial"/>
              </w:rPr>
              <w:t>Diretriz</w:t>
            </w:r>
          </w:p>
        </w:tc>
        <w:tc>
          <w:tcPr>
            <w:tcW w:w="4418" w:type="dxa"/>
          </w:tcPr>
          <w:p w14:paraId="2505F657" w14:textId="77777777" w:rsidR="00E2608D" w:rsidRPr="003D3829" w:rsidRDefault="00E2608D" w:rsidP="00D60F16">
            <w:pPr>
              <w:spacing w:line="360" w:lineRule="auto"/>
              <w:jc w:val="both"/>
              <w:rPr>
                <w:rFonts w:ascii="Arial" w:hAnsi="Arial" w:cs="Arial"/>
              </w:rPr>
            </w:pPr>
            <w:r w:rsidRPr="003D3829">
              <w:rPr>
                <w:rFonts w:ascii="Arial" w:hAnsi="Arial" w:cs="Arial"/>
              </w:rPr>
              <w:t>Descrição</w:t>
            </w:r>
          </w:p>
        </w:tc>
      </w:tr>
      <w:tr w:rsidR="00E2608D" w14:paraId="53585458" w14:textId="77777777" w:rsidTr="00D60F16">
        <w:tc>
          <w:tcPr>
            <w:tcW w:w="706" w:type="dxa"/>
          </w:tcPr>
          <w:p w14:paraId="488A1D61" w14:textId="77777777" w:rsidR="00E2608D" w:rsidRPr="003D3829" w:rsidRDefault="00E2608D" w:rsidP="00D60F16">
            <w:pPr>
              <w:spacing w:line="360" w:lineRule="auto"/>
              <w:jc w:val="both"/>
              <w:rPr>
                <w:rFonts w:ascii="Arial" w:hAnsi="Arial" w:cs="Arial"/>
              </w:rPr>
            </w:pPr>
            <w:r w:rsidRPr="003D3829">
              <w:rPr>
                <w:rFonts w:ascii="Arial" w:hAnsi="Arial" w:cs="Arial"/>
              </w:rPr>
              <w:t>1.1.1</w:t>
            </w:r>
          </w:p>
        </w:tc>
        <w:tc>
          <w:tcPr>
            <w:tcW w:w="3370" w:type="dxa"/>
          </w:tcPr>
          <w:p w14:paraId="7595DBE4" w14:textId="77777777" w:rsidR="00E2608D" w:rsidRPr="003D3829" w:rsidRDefault="00E2608D" w:rsidP="00D60F16">
            <w:pPr>
              <w:spacing w:line="360" w:lineRule="auto"/>
              <w:jc w:val="both"/>
              <w:rPr>
                <w:rFonts w:ascii="Arial" w:hAnsi="Arial" w:cs="Arial"/>
              </w:rPr>
            </w:pPr>
            <w:r w:rsidRPr="003D3829">
              <w:rPr>
                <w:rFonts w:ascii="Arial" w:hAnsi="Arial" w:cs="Arial"/>
              </w:rPr>
              <w:t>Usar ou ignorar o brilho automático</w:t>
            </w:r>
          </w:p>
        </w:tc>
        <w:tc>
          <w:tcPr>
            <w:tcW w:w="4418" w:type="dxa"/>
          </w:tcPr>
          <w:p w14:paraId="1121A8E0" w14:textId="77777777" w:rsidR="00E2608D" w:rsidRPr="003D3829" w:rsidRDefault="00E2608D" w:rsidP="00D60F16">
            <w:pPr>
              <w:spacing w:line="360" w:lineRule="auto"/>
              <w:jc w:val="both"/>
              <w:rPr>
                <w:rFonts w:ascii="Arial" w:hAnsi="Arial" w:cs="Arial"/>
              </w:rPr>
            </w:pPr>
            <w:r w:rsidRPr="003D3829">
              <w:rPr>
                <w:rFonts w:ascii="Arial" w:hAnsi="Arial" w:cs="Arial"/>
              </w:rPr>
              <w:t>Ajusta o brilho e o contraste da tela com base nos ajustes da luz ambiente</w:t>
            </w:r>
          </w:p>
        </w:tc>
      </w:tr>
      <w:tr w:rsidR="00E2608D" w14:paraId="416DC372" w14:textId="77777777" w:rsidTr="00D60F16">
        <w:tc>
          <w:tcPr>
            <w:tcW w:w="706" w:type="dxa"/>
          </w:tcPr>
          <w:p w14:paraId="7EA88BEE" w14:textId="77777777" w:rsidR="00E2608D" w:rsidRPr="003D3829" w:rsidRDefault="00E2608D" w:rsidP="00D60F16">
            <w:pPr>
              <w:spacing w:line="360" w:lineRule="auto"/>
              <w:jc w:val="both"/>
              <w:rPr>
                <w:rFonts w:ascii="Arial" w:hAnsi="Arial" w:cs="Arial"/>
              </w:rPr>
            </w:pPr>
            <w:r>
              <w:rPr>
                <w:rFonts w:ascii="Arial" w:hAnsi="Arial" w:cs="Arial"/>
              </w:rPr>
              <w:t>1.1.2</w:t>
            </w:r>
          </w:p>
        </w:tc>
        <w:tc>
          <w:tcPr>
            <w:tcW w:w="3370" w:type="dxa"/>
          </w:tcPr>
          <w:p w14:paraId="230D331B" w14:textId="77777777" w:rsidR="00E2608D" w:rsidRPr="003D3829" w:rsidRDefault="00E2608D" w:rsidP="00D60F16">
            <w:pPr>
              <w:spacing w:line="360" w:lineRule="auto"/>
              <w:jc w:val="both"/>
              <w:rPr>
                <w:rFonts w:ascii="Arial" w:hAnsi="Arial" w:cs="Arial"/>
              </w:rPr>
            </w:pPr>
            <w:r>
              <w:rPr>
                <w:rFonts w:ascii="Arial" w:hAnsi="Arial" w:cs="Arial"/>
              </w:rPr>
              <w:t>Reduzir o ponto branco da tela</w:t>
            </w:r>
          </w:p>
        </w:tc>
        <w:tc>
          <w:tcPr>
            <w:tcW w:w="4418" w:type="dxa"/>
          </w:tcPr>
          <w:p w14:paraId="4C6E6036" w14:textId="77777777" w:rsidR="00E2608D" w:rsidRPr="003D3829" w:rsidRDefault="00E2608D" w:rsidP="00D60F16">
            <w:pPr>
              <w:spacing w:line="360" w:lineRule="auto"/>
              <w:jc w:val="both"/>
              <w:rPr>
                <w:rFonts w:ascii="Arial" w:hAnsi="Arial" w:cs="Arial"/>
              </w:rPr>
            </w:pPr>
            <w:r>
              <w:rPr>
                <w:rFonts w:ascii="Arial" w:hAnsi="Arial" w:cs="Arial"/>
              </w:rPr>
              <w:t>Reduz a intensidade das cores brilhantes</w:t>
            </w:r>
          </w:p>
        </w:tc>
      </w:tr>
      <w:tr w:rsidR="00E2608D" w14:paraId="43E51037" w14:textId="77777777" w:rsidTr="00D60F16">
        <w:tc>
          <w:tcPr>
            <w:tcW w:w="706" w:type="dxa"/>
          </w:tcPr>
          <w:p w14:paraId="2AEFBF5C" w14:textId="77777777" w:rsidR="00E2608D" w:rsidRDefault="00E2608D" w:rsidP="00D60F16">
            <w:pPr>
              <w:spacing w:line="360" w:lineRule="auto"/>
              <w:jc w:val="both"/>
              <w:rPr>
                <w:rFonts w:ascii="Arial" w:hAnsi="Arial" w:cs="Arial"/>
              </w:rPr>
            </w:pPr>
            <w:r>
              <w:rPr>
                <w:rFonts w:ascii="Arial" w:hAnsi="Arial" w:cs="Arial"/>
              </w:rPr>
              <w:t>1.1.3</w:t>
            </w:r>
          </w:p>
        </w:tc>
        <w:tc>
          <w:tcPr>
            <w:tcW w:w="3370" w:type="dxa"/>
          </w:tcPr>
          <w:p w14:paraId="4A8D092F" w14:textId="77777777" w:rsidR="00E2608D" w:rsidRDefault="00E2608D" w:rsidP="00D60F16">
            <w:pPr>
              <w:spacing w:line="360" w:lineRule="auto"/>
              <w:jc w:val="both"/>
              <w:rPr>
                <w:rFonts w:ascii="Arial" w:hAnsi="Arial" w:cs="Arial"/>
              </w:rPr>
            </w:pPr>
            <w:r>
              <w:rPr>
                <w:rFonts w:ascii="Arial" w:hAnsi="Arial" w:cs="Arial"/>
              </w:rPr>
              <w:t>Silenciar todos os efeitos sonoros</w:t>
            </w:r>
          </w:p>
        </w:tc>
        <w:tc>
          <w:tcPr>
            <w:tcW w:w="4418" w:type="dxa"/>
          </w:tcPr>
          <w:p w14:paraId="1FA624F8" w14:textId="77777777" w:rsidR="00E2608D" w:rsidRDefault="00E2608D" w:rsidP="00D60F16">
            <w:pPr>
              <w:spacing w:line="360" w:lineRule="auto"/>
              <w:jc w:val="both"/>
              <w:rPr>
                <w:rFonts w:ascii="Arial" w:hAnsi="Arial" w:cs="Arial"/>
              </w:rPr>
            </w:pPr>
            <w:r>
              <w:rPr>
                <w:rFonts w:ascii="Arial" w:hAnsi="Arial" w:cs="Arial"/>
              </w:rPr>
              <w:t>Quando esta opção for selecionada o celular não vai emitir nenhum efeito</w:t>
            </w:r>
          </w:p>
        </w:tc>
      </w:tr>
      <w:tr w:rsidR="00E2608D" w14:paraId="6DA75AE3" w14:textId="77777777" w:rsidTr="00D60F16">
        <w:tc>
          <w:tcPr>
            <w:tcW w:w="706" w:type="dxa"/>
          </w:tcPr>
          <w:p w14:paraId="45ABEAD1" w14:textId="77777777" w:rsidR="00E2608D" w:rsidRDefault="00E2608D" w:rsidP="00D60F16">
            <w:pPr>
              <w:spacing w:line="360" w:lineRule="auto"/>
              <w:jc w:val="both"/>
              <w:rPr>
                <w:rFonts w:ascii="Arial" w:hAnsi="Arial" w:cs="Arial"/>
              </w:rPr>
            </w:pPr>
            <w:r>
              <w:rPr>
                <w:rFonts w:ascii="Arial" w:hAnsi="Arial" w:cs="Arial"/>
              </w:rPr>
              <w:t>1.1.4</w:t>
            </w:r>
          </w:p>
        </w:tc>
        <w:tc>
          <w:tcPr>
            <w:tcW w:w="3370" w:type="dxa"/>
          </w:tcPr>
          <w:p w14:paraId="6F5C2FC9" w14:textId="77777777" w:rsidR="00E2608D" w:rsidRDefault="00E2608D" w:rsidP="00D60F16">
            <w:pPr>
              <w:spacing w:line="360" w:lineRule="auto"/>
              <w:jc w:val="both"/>
              <w:rPr>
                <w:rFonts w:ascii="Arial" w:hAnsi="Arial" w:cs="Arial"/>
              </w:rPr>
            </w:pPr>
            <w:r>
              <w:rPr>
                <w:rFonts w:ascii="Arial" w:hAnsi="Arial" w:cs="Arial"/>
              </w:rPr>
              <w:t>Reduzir animação das telas</w:t>
            </w:r>
          </w:p>
        </w:tc>
        <w:tc>
          <w:tcPr>
            <w:tcW w:w="4418" w:type="dxa"/>
          </w:tcPr>
          <w:p w14:paraId="3EA22662" w14:textId="77777777" w:rsidR="00E2608D" w:rsidRDefault="00E2608D" w:rsidP="00D60F16">
            <w:pPr>
              <w:spacing w:line="360" w:lineRule="auto"/>
              <w:jc w:val="both"/>
              <w:rPr>
                <w:rFonts w:ascii="Arial" w:hAnsi="Arial" w:cs="Arial"/>
              </w:rPr>
            </w:pPr>
            <w:r>
              <w:rPr>
                <w:rFonts w:ascii="Arial" w:hAnsi="Arial" w:cs="Arial"/>
              </w:rPr>
              <w:t>Reduz o movimento da interface do usuário</w:t>
            </w:r>
          </w:p>
        </w:tc>
      </w:tr>
      <w:tr w:rsidR="00E2608D" w14:paraId="69A7DBEC" w14:textId="77777777" w:rsidTr="00D60F16">
        <w:tc>
          <w:tcPr>
            <w:tcW w:w="706" w:type="dxa"/>
          </w:tcPr>
          <w:p w14:paraId="485695C6" w14:textId="77777777" w:rsidR="00E2608D" w:rsidRDefault="00E2608D" w:rsidP="00D60F16">
            <w:pPr>
              <w:spacing w:line="360" w:lineRule="auto"/>
              <w:jc w:val="both"/>
              <w:rPr>
                <w:rFonts w:ascii="Arial" w:hAnsi="Arial" w:cs="Arial"/>
              </w:rPr>
            </w:pPr>
            <w:r>
              <w:rPr>
                <w:rFonts w:ascii="Arial" w:hAnsi="Arial" w:cs="Arial"/>
              </w:rPr>
              <w:t>1.1.5</w:t>
            </w:r>
          </w:p>
        </w:tc>
        <w:tc>
          <w:tcPr>
            <w:tcW w:w="3370" w:type="dxa"/>
          </w:tcPr>
          <w:p w14:paraId="3CBCA891" w14:textId="77777777" w:rsidR="00E2608D" w:rsidRDefault="00E2608D" w:rsidP="00D60F16">
            <w:pPr>
              <w:spacing w:line="360" w:lineRule="auto"/>
              <w:jc w:val="both"/>
              <w:rPr>
                <w:rFonts w:ascii="Arial" w:hAnsi="Arial" w:cs="Arial"/>
              </w:rPr>
            </w:pPr>
            <w:r>
              <w:rPr>
                <w:rFonts w:ascii="Arial" w:hAnsi="Arial" w:cs="Arial"/>
              </w:rPr>
              <w:t>Ouvir notificações</w:t>
            </w:r>
          </w:p>
        </w:tc>
        <w:tc>
          <w:tcPr>
            <w:tcW w:w="4418" w:type="dxa"/>
          </w:tcPr>
          <w:p w14:paraId="2C9BA223" w14:textId="77777777" w:rsidR="00E2608D" w:rsidRDefault="00E2608D" w:rsidP="00D60F16">
            <w:pPr>
              <w:spacing w:line="360" w:lineRule="auto"/>
              <w:jc w:val="both"/>
              <w:rPr>
                <w:rFonts w:ascii="Arial" w:hAnsi="Arial" w:cs="Arial"/>
              </w:rPr>
            </w:pPr>
            <w:r>
              <w:rPr>
                <w:rFonts w:ascii="Arial" w:hAnsi="Arial" w:cs="Arial"/>
              </w:rPr>
              <w:t>O leitor de tela vai falar quando chegar uma notificação</w:t>
            </w:r>
          </w:p>
        </w:tc>
      </w:tr>
      <w:tr w:rsidR="00E2608D" w14:paraId="0C0A6558" w14:textId="77777777" w:rsidTr="00D60F16">
        <w:tc>
          <w:tcPr>
            <w:tcW w:w="706" w:type="dxa"/>
          </w:tcPr>
          <w:p w14:paraId="67ACEA50" w14:textId="77777777" w:rsidR="00E2608D" w:rsidRDefault="00E2608D" w:rsidP="00D60F16">
            <w:pPr>
              <w:spacing w:line="360" w:lineRule="auto"/>
              <w:jc w:val="both"/>
              <w:rPr>
                <w:rFonts w:ascii="Arial" w:hAnsi="Arial" w:cs="Arial"/>
              </w:rPr>
            </w:pPr>
            <w:r>
              <w:rPr>
                <w:rFonts w:ascii="Arial" w:hAnsi="Arial" w:cs="Arial"/>
              </w:rPr>
              <w:t>1.1.6</w:t>
            </w:r>
          </w:p>
        </w:tc>
        <w:tc>
          <w:tcPr>
            <w:tcW w:w="3370" w:type="dxa"/>
          </w:tcPr>
          <w:p w14:paraId="6FA5E962" w14:textId="77777777" w:rsidR="00E2608D" w:rsidRDefault="00E2608D" w:rsidP="00D60F16">
            <w:pPr>
              <w:spacing w:line="360" w:lineRule="auto"/>
              <w:jc w:val="both"/>
              <w:rPr>
                <w:rFonts w:ascii="Arial" w:hAnsi="Arial" w:cs="Arial"/>
              </w:rPr>
            </w:pPr>
            <w:r>
              <w:rPr>
                <w:rFonts w:ascii="Arial" w:hAnsi="Arial" w:cs="Arial"/>
              </w:rPr>
              <w:t>Piscar o flash para alertas</w:t>
            </w:r>
          </w:p>
        </w:tc>
        <w:tc>
          <w:tcPr>
            <w:tcW w:w="4418" w:type="dxa"/>
          </w:tcPr>
          <w:p w14:paraId="4AF74B23" w14:textId="77777777" w:rsidR="00E2608D" w:rsidRDefault="00E2608D" w:rsidP="00D60F16">
            <w:pPr>
              <w:spacing w:line="360" w:lineRule="auto"/>
              <w:jc w:val="both"/>
              <w:rPr>
                <w:rFonts w:ascii="Arial" w:hAnsi="Arial" w:cs="Arial"/>
              </w:rPr>
            </w:pPr>
            <w:r>
              <w:rPr>
                <w:rFonts w:ascii="Arial" w:hAnsi="Arial" w:cs="Arial"/>
              </w:rPr>
              <w:t>O flash vai piscar quando chegar alguma mensagem ou ligação</w:t>
            </w:r>
          </w:p>
        </w:tc>
      </w:tr>
    </w:tbl>
    <w:p w14:paraId="05DE9C77" w14:textId="77777777" w:rsidR="00E2608D" w:rsidRPr="0003372D" w:rsidRDefault="00E2608D" w:rsidP="00E2608D">
      <w:pPr>
        <w:pBdr>
          <w:top w:val="nil"/>
          <w:left w:val="nil"/>
          <w:bottom w:val="nil"/>
          <w:right w:val="nil"/>
          <w:between w:val="nil"/>
        </w:pBdr>
        <w:jc w:val="both"/>
        <w:rPr>
          <w:rFonts w:ascii="Arial" w:hAnsi="Arial" w:cs="Arial"/>
        </w:rPr>
      </w:pPr>
      <w:r w:rsidRPr="0003372D">
        <w:rPr>
          <w:rFonts w:ascii="Arial" w:hAnsi="Arial" w:cs="Arial"/>
        </w:rPr>
        <w:t xml:space="preserve">Fonte: Adaptado de Nery (2021) </w:t>
      </w:r>
    </w:p>
    <w:p w14:paraId="48253D3F" w14:textId="77777777" w:rsidR="00E2608D" w:rsidRPr="00A20A60" w:rsidRDefault="00E2608D" w:rsidP="00E2608D">
      <w:pPr>
        <w:spacing w:after="0" w:line="360" w:lineRule="auto"/>
        <w:jc w:val="both"/>
        <w:rPr>
          <w:rFonts w:ascii="Arial" w:hAnsi="Arial" w:cs="Arial"/>
          <w:color w:val="000000" w:themeColor="text1"/>
          <w:sz w:val="14"/>
          <w:szCs w:val="14"/>
        </w:rPr>
      </w:pPr>
    </w:p>
    <w:p w14:paraId="53C8F952" w14:textId="32AC14DC" w:rsidR="00BB57AD" w:rsidRDefault="00BB57AD" w:rsidP="00BB57AD">
      <w:pPr>
        <w:pStyle w:val="Legenda"/>
        <w:jc w:val="both"/>
      </w:pPr>
      <w:bookmarkStart w:id="51" w:name="_Toc223367515"/>
      <w:r>
        <w:t xml:space="preserve">Quadro </w:t>
      </w:r>
      <w:fldSimple w:instr=" SEQ Quadro \* ARABIC ">
        <w:r w:rsidR="00B107F4">
          <w:rPr>
            <w:noProof/>
          </w:rPr>
          <w:t>3</w:t>
        </w:r>
      </w:fldSimple>
      <w:r>
        <w:t xml:space="preserve"> </w:t>
      </w:r>
      <w:r w:rsidRPr="00A0721E">
        <w:t>- Diretrizes de Configuração de Ambiente: Zoom.</w:t>
      </w:r>
      <w:bookmarkEnd w:id="51"/>
    </w:p>
    <w:tbl>
      <w:tblPr>
        <w:tblStyle w:val="Tabelacomgrade"/>
        <w:tblW w:w="0" w:type="auto"/>
        <w:tblLook w:val="04A0" w:firstRow="1" w:lastRow="0" w:firstColumn="1" w:lastColumn="0" w:noHBand="0" w:noVBand="1"/>
      </w:tblPr>
      <w:tblGrid>
        <w:gridCol w:w="706"/>
        <w:gridCol w:w="3370"/>
        <w:gridCol w:w="4418"/>
      </w:tblGrid>
      <w:tr w:rsidR="00E2608D" w14:paraId="001277E9" w14:textId="77777777" w:rsidTr="00D60F16">
        <w:tc>
          <w:tcPr>
            <w:tcW w:w="706" w:type="dxa"/>
          </w:tcPr>
          <w:p w14:paraId="6A5AB785" w14:textId="77777777" w:rsidR="00E2608D" w:rsidRPr="003D3829" w:rsidRDefault="00E2608D" w:rsidP="00D60F16">
            <w:pPr>
              <w:spacing w:line="360" w:lineRule="auto"/>
              <w:jc w:val="both"/>
              <w:rPr>
                <w:rFonts w:ascii="Arial" w:hAnsi="Arial" w:cs="Arial"/>
              </w:rPr>
            </w:pPr>
            <w:r w:rsidRPr="003D3829">
              <w:rPr>
                <w:rFonts w:ascii="Arial" w:hAnsi="Arial" w:cs="Arial"/>
              </w:rPr>
              <w:t>ID</w:t>
            </w:r>
          </w:p>
        </w:tc>
        <w:tc>
          <w:tcPr>
            <w:tcW w:w="3370" w:type="dxa"/>
          </w:tcPr>
          <w:p w14:paraId="353F6240" w14:textId="77777777" w:rsidR="00E2608D" w:rsidRPr="003D3829" w:rsidRDefault="00E2608D" w:rsidP="00D60F16">
            <w:pPr>
              <w:spacing w:line="360" w:lineRule="auto"/>
              <w:jc w:val="both"/>
              <w:rPr>
                <w:rFonts w:ascii="Arial" w:hAnsi="Arial" w:cs="Arial"/>
              </w:rPr>
            </w:pPr>
            <w:r w:rsidRPr="003D3829">
              <w:rPr>
                <w:rFonts w:ascii="Arial" w:hAnsi="Arial" w:cs="Arial"/>
              </w:rPr>
              <w:t>Diretriz</w:t>
            </w:r>
          </w:p>
        </w:tc>
        <w:tc>
          <w:tcPr>
            <w:tcW w:w="4418" w:type="dxa"/>
          </w:tcPr>
          <w:p w14:paraId="5BA91188" w14:textId="77777777" w:rsidR="00E2608D" w:rsidRPr="003D3829" w:rsidRDefault="00E2608D" w:rsidP="00D60F16">
            <w:pPr>
              <w:spacing w:line="360" w:lineRule="auto"/>
              <w:jc w:val="both"/>
              <w:rPr>
                <w:rFonts w:ascii="Arial" w:hAnsi="Arial" w:cs="Arial"/>
              </w:rPr>
            </w:pPr>
            <w:r w:rsidRPr="003D3829">
              <w:rPr>
                <w:rFonts w:ascii="Arial" w:hAnsi="Arial" w:cs="Arial"/>
              </w:rPr>
              <w:t>Descrição</w:t>
            </w:r>
          </w:p>
        </w:tc>
      </w:tr>
      <w:tr w:rsidR="00E2608D" w14:paraId="1207BFB8" w14:textId="77777777" w:rsidTr="00D60F16">
        <w:tc>
          <w:tcPr>
            <w:tcW w:w="706" w:type="dxa"/>
          </w:tcPr>
          <w:p w14:paraId="5F8ECF87" w14:textId="77777777" w:rsidR="00E2608D" w:rsidRDefault="00E2608D" w:rsidP="00D60F16">
            <w:pPr>
              <w:spacing w:line="360" w:lineRule="auto"/>
              <w:jc w:val="both"/>
              <w:rPr>
                <w:rFonts w:ascii="Arial" w:hAnsi="Arial" w:cs="Arial"/>
              </w:rPr>
            </w:pPr>
            <w:r>
              <w:rPr>
                <w:rFonts w:ascii="Arial" w:hAnsi="Arial" w:cs="Arial"/>
              </w:rPr>
              <w:t>1.2.1</w:t>
            </w:r>
          </w:p>
        </w:tc>
        <w:tc>
          <w:tcPr>
            <w:tcW w:w="3370" w:type="dxa"/>
          </w:tcPr>
          <w:p w14:paraId="04BC5C7E" w14:textId="77777777" w:rsidR="00E2608D" w:rsidRDefault="00E2608D" w:rsidP="00D60F16">
            <w:pPr>
              <w:spacing w:line="360" w:lineRule="auto"/>
              <w:jc w:val="both"/>
              <w:rPr>
                <w:rFonts w:ascii="Arial" w:hAnsi="Arial" w:cs="Arial"/>
              </w:rPr>
            </w:pPr>
            <w:r>
              <w:rPr>
                <w:rFonts w:ascii="Arial" w:hAnsi="Arial" w:cs="Arial"/>
              </w:rPr>
              <w:t>Ativar o Zoom</w:t>
            </w:r>
          </w:p>
        </w:tc>
        <w:tc>
          <w:tcPr>
            <w:tcW w:w="4418" w:type="dxa"/>
          </w:tcPr>
          <w:p w14:paraId="493504D8" w14:textId="77777777" w:rsidR="00E2608D" w:rsidRDefault="00E2608D" w:rsidP="00D60F16">
            <w:pPr>
              <w:spacing w:line="360" w:lineRule="auto"/>
              <w:jc w:val="both"/>
              <w:rPr>
                <w:rFonts w:ascii="Arial" w:hAnsi="Arial" w:cs="Arial"/>
              </w:rPr>
            </w:pPr>
            <w:r>
              <w:rPr>
                <w:rFonts w:ascii="Arial" w:hAnsi="Arial" w:cs="Arial"/>
              </w:rPr>
              <w:t>Amplia a tela ou uma parte dela</w:t>
            </w:r>
          </w:p>
        </w:tc>
      </w:tr>
      <w:tr w:rsidR="00E2608D" w14:paraId="3D05A8C4" w14:textId="77777777" w:rsidTr="00D60F16">
        <w:tc>
          <w:tcPr>
            <w:tcW w:w="706" w:type="dxa"/>
          </w:tcPr>
          <w:p w14:paraId="4E52A2E0" w14:textId="77777777" w:rsidR="00E2608D" w:rsidRDefault="00E2608D" w:rsidP="00D60F16">
            <w:pPr>
              <w:spacing w:line="360" w:lineRule="auto"/>
              <w:jc w:val="both"/>
              <w:rPr>
                <w:rFonts w:ascii="Arial" w:hAnsi="Arial" w:cs="Arial"/>
              </w:rPr>
            </w:pPr>
            <w:r>
              <w:rPr>
                <w:rFonts w:ascii="Arial" w:hAnsi="Arial" w:cs="Arial"/>
              </w:rPr>
              <w:t>1.2.2</w:t>
            </w:r>
          </w:p>
        </w:tc>
        <w:tc>
          <w:tcPr>
            <w:tcW w:w="3370" w:type="dxa"/>
          </w:tcPr>
          <w:p w14:paraId="533F4B95" w14:textId="77777777" w:rsidR="00E2608D" w:rsidRDefault="00E2608D" w:rsidP="00D60F16">
            <w:pPr>
              <w:spacing w:line="360" w:lineRule="auto"/>
              <w:jc w:val="both"/>
              <w:rPr>
                <w:rFonts w:ascii="Arial" w:hAnsi="Arial" w:cs="Arial"/>
              </w:rPr>
            </w:pPr>
            <w:r>
              <w:rPr>
                <w:rFonts w:ascii="Arial" w:hAnsi="Arial" w:cs="Arial"/>
              </w:rPr>
              <w:t>Seguir o foco de seleção</w:t>
            </w:r>
          </w:p>
        </w:tc>
        <w:tc>
          <w:tcPr>
            <w:tcW w:w="4418" w:type="dxa"/>
          </w:tcPr>
          <w:p w14:paraId="3E4375A9" w14:textId="77777777" w:rsidR="00E2608D" w:rsidRDefault="00E2608D" w:rsidP="00D60F16">
            <w:pPr>
              <w:spacing w:line="360" w:lineRule="auto"/>
              <w:jc w:val="both"/>
              <w:rPr>
                <w:rFonts w:ascii="Arial" w:hAnsi="Arial" w:cs="Arial"/>
              </w:rPr>
            </w:pPr>
            <w:r>
              <w:rPr>
                <w:rFonts w:ascii="Arial" w:hAnsi="Arial" w:cs="Arial"/>
              </w:rPr>
              <w:t>Essa opção faz com que o zoom amplie a parte da tela em que alguma tarefa está sendo executada</w:t>
            </w:r>
          </w:p>
        </w:tc>
      </w:tr>
      <w:tr w:rsidR="00E2608D" w14:paraId="5CB447BE" w14:textId="77777777" w:rsidTr="00D60F16">
        <w:tc>
          <w:tcPr>
            <w:tcW w:w="706" w:type="dxa"/>
          </w:tcPr>
          <w:p w14:paraId="1D282EE9" w14:textId="77777777" w:rsidR="00E2608D" w:rsidRDefault="00E2608D" w:rsidP="00D60F16">
            <w:pPr>
              <w:spacing w:line="360" w:lineRule="auto"/>
              <w:jc w:val="both"/>
              <w:rPr>
                <w:rFonts w:ascii="Arial" w:hAnsi="Arial" w:cs="Arial"/>
              </w:rPr>
            </w:pPr>
            <w:r>
              <w:rPr>
                <w:rFonts w:ascii="Arial" w:hAnsi="Arial" w:cs="Arial"/>
              </w:rPr>
              <w:t>1.2.3</w:t>
            </w:r>
          </w:p>
        </w:tc>
        <w:tc>
          <w:tcPr>
            <w:tcW w:w="3370" w:type="dxa"/>
          </w:tcPr>
          <w:p w14:paraId="299C73F7" w14:textId="77777777" w:rsidR="00E2608D" w:rsidRDefault="00E2608D" w:rsidP="00D60F16">
            <w:pPr>
              <w:spacing w:line="360" w:lineRule="auto"/>
              <w:jc w:val="both"/>
              <w:rPr>
                <w:rFonts w:ascii="Arial" w:hAnsi="Arial" w:cs="Arial"/>
              </w:rPr>
            </w:pPr>
            <w:r>
              <w:rPr>
                <w:rFonts w:ascii="Arial" w:hAnsi="Arial" w:cs="Arial"/>
              </w:rPr>
              <w:t>Exibição do controle do zoom em tela</w:t>
            </w:r>
          </w:p>
        </w:tc>
        <w:tc>
          <w:tcPr>
            <w:tcW w:w="4418" w:type="dxa"/>
          </w:tcPr>
          <w:p w14:paraId="7219A3F8" w14:textId="77777777" w:rsidR="00E2608D" w:rsidRDefault="00E2608D" w:rsidP="00D60F16">
            <w:pPr>
              <w:spacing w:line="360" w:lineRule="auto"/>
              <w:jc w:val="both"/>
              <w:rPr>
                <w:rFonts w:ascii="Arial" w:hAnsi="Arial" w:cs="Arial"/>
              </w:rPr>
            </w:pPr>
            <w:r>
              <w:rPr>
                <w:rFonts w:ascii="Arial" w:hAnsi="Arial" w:cs="Arial"/>
              </w:rPr>
              <w:t>O controle é uma alternativa para acesso rápido aos controles do zoom</w:t>
            </w:r>
          </w:p>
        </w:tc>
      </w:tr>
      <w:tr w:rsidR="00E2608D" w14:paraId="04971167" w14:textId="77777777" w:rsidTr="00D60F16">
        <w:tc>
          <w:tcPr>
            <w:tcW w:w="706" w:type="dxa"/>
          </w:tcPr>
          <w:p w14:paraId="0B313E89" w14:textId="77777777" w:rsidR="00E2608D" w:rsidRDefault="00E2608D" w:rsidP="00D60F16">
            <w:pPr>
              <w:spacing w:line="360" w:lineRule="auto"/>
              <w:jc w:val="both"/>
              <w:rPr>
                <w:rFonts w:ascii="Arial" w:hAnsi="Arial" w:cs="Arial"/>
              </w:rPr>
            </w:pPr>
            <w:r>
              <w:rPr>
                <w:rFonts w:ascii="Arial" w:hAnsi="Arial" w:cs="Arial"/>
              </w:rPr>
              <w:t>1.2.4</w:t>
            </w:r>
          </w:p>
        </w:tc>
        <w:tc>
          <w:tcPr>
            <w:tcW w:w="3370" w:type="dxa"/>
          </w:tcPr>
          <w:p w14:paraId="7B38C091" w14:textId="77777777" w:rsidR="00E2608D" w:rsidRDefault="00E2608D" w:rsidP="00D60F16">
            <w:pPr>
              <w:spacing w:line="360" w:lineRule="auto"/>
              <w:jc w:val="both"/>
              <w:rPr>
                <w:rFonts w:ascii="Arial" w:hAnsi="Arial" w:cs="Arial"/>
              </w:rPr>
            </w:pPr>
            <w:r>
              <w:rPr>
                <w:rFonts w:ascii="Arial" w:hAnsi="Arial" w:cs="Arial"/>
              </w:rPr>
              <w:t>Visibilidade do controle do zoom</w:t>
            </w:r>
          </w:p>
        </w:tc>
        <w:tc>
          <w:tcPr>
            <w:tcW w:w="4418" w:type="dxa"/>
          </w:tcPr>
          <w:p w14:paraId="4B4080B9" w14:textId="77777777" w:rsidR="00E2608D" w:rsidRDefault="00E2608D" w:rsidP="00D60F16">
            <w:pPr>
              <w:spacing w:line="360" w:lineRule="auto"/>
              <w:jc w:val="both"/>
              <w:rPr>
                <w:rFonts w:ascii="Arial" w:hAnsi="Arial" w:cs="Arial"/>
              </w:rPr>
            </w:pPr>
            <w:r>
              <w:rPr>
                <w:rFonts w:ascii="Arial" w:hAnsi="Arial" w:cs="Arial"/>
              </w:rPr>
              <w:t>Essa opção define o quão visível vai ficar o controle do zoom</w:t>
            </w:r>
          </w:p>
        </w:tc>
      </w:tr>
      <w:tr w:rsidR="00E2608D" w14:paraId="1E022D87" w14:textId="77777777" w:rsidTr="00D60F16">
        <w:tc>
          <w:tcPr>
            <w:tcW w:w="706" w:type="dxa"/>
          </w:tcPr>
          <w:p w14:paraId="328347E1" w14:textId="77777777" w:rsidR="00E2608D" w:rsidRDefault="00E2608D" w:rsidP="00D60F16">
            <w:pPr>
              <w:spacing w:line="360" w:lineRule="auto"/>
              <w:jc w:val="both"/>
              <w:rPr>
                <w:rFonts w:ascii="Arial" w:hAnsi="Arial" w:cs="Arial"/>
              </w:rPr>
            </w:pPr>
            <w:r>
              <w:rPr>
                <w:rFonts w:ascii="Arial" w:hAnsi="Arial" w:cs="Arial"/>
              </w:rPr>
              <w:t>1.2.5</w:t>
            </w:r>
          </w:p>
        </w:tc>
        <w:tc>
          <w:tcPr>
            <w:tcW w:w="3370" w:type="dxa"/>
          </w:tcPr>
          <w:p w14:paraId="716943B3" w14:textId="77777777" w:rsidR="00E2608D" w:rsidRDefault="00E2608D" w:rsidP="00D60F16">
            <w:pPr>
              <w:spacing w:line="360" w:lineRule="auto"/>
              <w:jc w:val="both"/>
              <w:rPr>
                <w:rFonts w:ascii="Arial" w:hAnsi="Arial" w:cs="Arial"/>
              </w:rPr>
            </w:pPr>
            <w:r>
              <w:rPr>
                <w:rFonts w:ascii="Arial" w:hAnsi="Arial" w:cs="Arial"/>
              </w:rPr>
              <w:t>Janela de ampliação e ampliação máxima</w:t>
            </w:r>
          </w:p>
        </w:tc>
        <w:tc>
          <w:tcPr>
            <w:tcW w:w="4418" w:type="dxa"/>
          </w:tcPr>
          <w:p w14:paraId="6E57165F" w14:textId="77777777" w:rsidR="00E2608D" w:rsidRDefault="00E2608D" w:rsidP="00D60F16">
            <w:pPr>
              <w:keepNext/>
              <w:spacing w:line="360" w:lineRule="auto"/>
              <w:jc w:val="both"/>
              <w:rPr>
                <w:rFonts w:ascii="Arial" w:hAnsi="Arial" w:cs="Arial"/>
              </w:rPr>
            </w:pPr>
            <w:r>
              <w:rPr>
                <w:rFonts w:ascii="Arial" w:hAnsi="Arial" w:cs="Arial"/>
              </w:rPr>
              <w:t>Define se a tela inteira será utilizada para visualizar o conteúdo amplificado ou se será utilizada uma janela para isso</w:t>
            </w:r>
          </w:p>
        </w:tc>
      </w:tr>
    </w:tbl>
    <w:p w14:paraId="549966FD" w14:textId="77777777" w:rsidR="00E2608D" w:rsidRDefault="00E2608D" w:rsidP="00E2608D">
      <w:pPr>
        <w:pBdr>
          <w:top w:val="nil"/>
          <w:left w:val="nil"/>
          <w:bottom w:val="nil"/>
          <w:right w:val="nil"/>
          <w:between w:val="nil"/>
        </w:pBdr>
        <w:jc w:val="both"/>
        <w:rPr>
          <w:rFonts w:ascii="Arial" w:hAnsi="Arial" w:cs="Arial"/>
        </w:rPr>
      </w:pPr>
      <w:r w:rsidRPr="0003372D">
        <w:rPr>
          <w:rFonts w:ascii="Arial" w:hAnsi="Arial" w:cs="Arial"/>
        </w:rPr>
        <w:t xml:space="preserve">Fonte: Adaptado de Nery (2021) </w:t>
      </w:r>
    </w:p>
    <w:p w14:paraId="5ECEF8AE" w14:textId="77777777" w:rsidR="00A20A60" w:rsidRPr="0003372D" w:rsidRDefault="00A20A60" w:rsidP="00E2608D">
      <w:pPr>
        <w:pBdr>
          <w:top w:val="nil"/>
          <w:left w:val="nil"/>
          <w:bottom w:val="nil"/>
          <w:right w:val="nil"/>
          <w:between w:val="nil"/>
        </w:pBdr>
        <w:jc w:val="both"/>
        <w:rPr>
          <w:rFonts w:ascii="Arial" w:hAnsi="Arial" w:cs="Arial"/>
        </w:rPr>
      </w:pPr>
    </w:p>
    <w:p w14:paraId="54DE1E5C" w14:textId="15B98E1B" w:rsidR="00E2608D" w:rsidRPr="00207FEB" w:rsidRDefault="00BB57AD" w:rsidP="00BB57AD">
      <w:pPr>
        <w:pStyle w:val="Legenda"/>
        <w:rPr>
          <w:rFonts w:cs="Arial"/>
        </w:rPr>
      </w:pPr>
      <w:bookmarkStart w:id="52" w:name="_Toc223367516"/>
      <w:r>
        <w:t xml:space="preserve">Quadro </w:t>
      </w:r>
      <w:fldSimple w:instr=" SEQ Quadro \* ARABIC ">
        <w:r w:rsidR="00B107F4">
          <w:rPr>
            <w:noProof/>
          </w:rPr>
          <w:t>4</w:t>
        </w:r>
      </w:fldSimple>
      <w:r>
        <w:t xml:space="preserve"> </w:t>
      </w:r>
      <w:r w:rsidRPr="00621F50">
        <w:t>- Diretrizes de Configurações Gráficas: Propriedades dos textos.</w:t>
      </w:r>
      <w:bookmarkEnd w:id="52"/>
    </w:p>
    <w:tbl>
      <w:tblPr>
        <w:tblStyle w:val="Tabelacomgrade"/>
        <w:tblW w:w="0" w:type="auto"/>
        <w:tblLook w:val="04A0" w:firstRow="1" w:lastRow="0" w:firstColumn="1" w:lastColumn="0" w:noHBand="0" w:noVBand="1"/>
      </w:tblPr>
      <w:tblGrid>
        <w:gridCol w:w="706"/>
        <w:gridCol w:w="3422"/>
        <w:gridCol w:w="4366"/>
      </w:tblGrid>
      <w:tr w:rsidR="00E2608D" w:rsidRPr="00105814" w14:paraId="4CCCCA05" w14:textId="77777777" w:rsidTr="00D60F16">
        <w:tc>
          <w:tcPr>
            <w:tcW w:w="706" w:type="dxa"/>
          </w:tcPr>
          <w:p w14:paraId="683F8C42" w14:textId="77777777" w:rsidR="00E2608D" w:rsidRPr="00105814" w:rsidRDefault="00E2608D" w:rsidP="00D60F16">
            <w:pPr>
              <w:spacing w:line="360" w:lineRule="auto"/>
              <w:jc w:val="both"/>
              <w:rPr>
                <w:rFonts w:ascii="Arial" w:hAnsi="Arial" w:cs="Arial"/>
              </w:rPr>
            </w:pPr>
            <w:r w:rsidRPr="00105814">
              <w:rPr>
                <w:rFonts w:ascii="Arial" w:hAnsi="Arial" w:cs="Arial"/>
              </w:rPr>
              <w:t>ID</w:t>
            </w:r>
          </w:p>
        </w:tc>
        <w:tc>
          <w:tcPr>
            <w:tcW w:w="3422" w:type="dxa"/>
          </w:tcPr>
          <w:p w14:paraId="68F49BD6" w14:textId="77777777" w:rsidR="00E2608D" w:rsidRPr="00105814" w:rsidRDefault="00E2608D" w:rsidP="00D60F16">
            <w:pPr>
              <w:spacing w:line="360" w:lineRule="auto"/>
              <w:jc w:val="both"/>
              <w:rPr>
                <w:rFonts w:ascii="Arial" w:hAnsi="Arial" w:cs="Arial"/>
              </w:rPr>
            </w:pPr>
            <w:r w:rsidRPr="00105814">
              <w:rPr>
                <w:rFonts w:ascii="Arial" w:hAnsi="Arial" w:cs="Arial"/>
              </w:rPr>
              <w:t>Diretriz</w:t>
            </w:r>
          </w:p>
        </w:tc>
        <w:tc>
          <w:tcPr>
            <w:tcW w:w="4366" w:type="dxa"/>
          </w:tcPr>
          <w:p w14:paraId="0B0B551C" w14:textId="77777777" w:rsidR="00E2608D" w:rsidRPr="00105814" w:rsidRDefault="00E2608D" w:rsidP="00D60F16">
            <w:pPr>
              <w:spacing w:line="360" w:lineRule="auto"/>
              <w:jc w:val="both"/>
              <w:rPr>
                <w:rFonts w:ascii="Arial" w:hAnsi="Arial" w:cs="Arial"/>
              </w:rPr>
            </w:pPr>
            <w:r w:rsidRPr="00105814">
              <w:rPr>
                <w:rFonts w:ascii="Arial" w:hAnsi="Arial" w:cs="Arial"/>
              </w:rPr>
              <w:t>Descrição</w:t>
            </w:r>
          </w:p>
        </w:tc>
      </w:tr>
      <w:tr w:rsidR="00E2608D" w:rsidRPr="00105814" w14:paraId="197521D4" w14:textId="77777777" w:rsidTr="00D60F16">
        <w:tc>
          <w:tcPr>
            <w:tcW w:w="706" w:type="dxa"/>
          </w:tcPr>
          <w:p w14:paraId="676EFA28" w14:textId="77777777" w:rsidR="00E2608D" w:rsidRPr="00105814" w:rsidRDefault="00E2608D" w:rsidP="00D60F16">
            <w:pPr>
              <w:spacing w:line="360" w:lineRule="auto"/>
              <w:jc w:val="both"/>
              <w:rPr>
                <w:rFonts w:ascii="Arial" w:hAnsi="Arial" w:cs="Arial"/>
              </w:rPr>
            </w:pPr>
            <w:r w:rsidRPr="00105814">
              <w:rPr>
                <w:rFonts w:ascii="Arial" w:hAnsi="Arial" w:cs="Arial"/>
              </w:rPr>
              <w:t>2.1.1</w:t>
            </w:r>
          </w:p>
        </w:tc>
        <w:tc>
          <w:tcPr>
            <w:tcW w:w="3422" w:type="dxa"/>
          </w:tcPr>
          <w:p w14:paraId="277FB04B" w14:textId="77777777" w:rsidR="00E2608D" w:rsidRPr="00105814" w:rsidRDefault="00E2608D" w:rsidP="00D60F16">
            <w:pPr>
              <w:spacing w:line="360" w:lineRule="auto"/>
              <w:jc w:val="both"/>
              <w:rPr>
                <w:rFonts w:ascii="Arial" w:hAnsi="Arial" w:cs="Arial"/>
              </w:rPr>
            </w:pPr>
            <w:r w:rsidRPr="00105814">
              <w:rPr>
                <w:rFonts w:ascii="Arial" w:hAnsi="Arial" w:cs="Arial"/>
              </w:rPr>
              <w:t>Fontes preferidas e seus estilos</w:t>
            </w:r>
          </w:p>
        </w:tc>
        <w:tc>
          <w:tcPr>
            <w:tcW w:w="4366" w:type="dxa"/>
          </w:tcPr>
          <w:p w14:paraId="689AE5F7" w14:textId="77777777" w:rsidR="00E2608D" w:rsidRPr="00105814" w:rsidRDefault="00E2608D" w:rsidP="00D60F16">
            <w:pPr>
              <w:spacing w:line="360" w:lineRule="auto"/>
              <w:jc w:val="both"/>
              <w:rPr>
                <w:rFonts w:ascii="Arial" w:hAnsi="Arial" w:cs="Arial"/>
              </w:rPr>
            </w:pPr>
            <w:r w:rsidRPr="00105814">
              <w:rPr>
                <w:rFonts w:ascii="Arial" w:hAnsi="Arial" w:cs="Arial"/>
              </w:rPr>
              <w:t>Escolher qual tema de fonte prefere</w:t>
            </w:r>
          </w:p>
        </w:tc>
      </w:tr>
      <w:tr w:rsidR="00E2608D" w:rsidRPr="00105814" w14:paraId="747A27B9" w14:textId="77777777" w:rsidTr="00D60F16">
        <w:tc>
          <w:tcPr>
            <w:tcW w:w="706" w:type="dxa"/>
          </w:tcPr>
          <w:p w14:paraId="3D9F877A" w14:textId="77777777" w:rsidR="00E2608D" w:rsidRPr="00105814" w:rsidRDefault="00E2608D" w:rsidP="00D60F16">
            <w:pPr>
              <w:spacing w:line="360" w:lineRule="auto"/>
              <w:jc w:val="both"/>
              <w:rPr>
                <w:rFonts w:ascii="Arial" w:hAnsi="Arial" w:cs="Arial"/>
              </w:rPr>
            </w:pPr>
            <w:r w:rsidRPr="00105814">
              <w:rPr>
                <w:rFonts w:ascii="Arial" w:hAnsi="Arial" w:cs="Arial"/>
              </w:rPr>
              <w:t>2.1.2</w:t>
            </w:r>
          </w:p>
        </w:tc>
        <w:tc>
          <w:tcPr>
            <w:tcW w:w="3422" w:type="dxa"/>
          </w:tcPr>
          <w:p w14:paraId="2C1D1569" w14:textId="77777777" w:rsidR="00E2608D" w:rsidRPr="00105814" w:rsidRDefault="00E2608D" w:rsidP="00D60F16">
            <w:pPr>
              <w:spacing w:line="360" w:lineRule="auto"/>
              <w:jc w:val="both"/>
              <w:rPr>
                <w:rFonts w:ascii="Arial" w:hAnsi="Arial" w:cs="Arial"/>
              </w:rPr>
            </w:pPr>
            <w:r w:rsidRPr="00105814">
              <w:rPr>
                <w:rFonts w:ascii="Arial" w:hAnsi="Arial" w:cs="Arial"/>
              </w:rPr>
              <w:t>Texto em negrito</w:t>
            </w:r>
          </w:p>
        </w:tc>
        <w:tc>
          <w:tcPr>
            <w:tcW w:w="4366" w:type="dxa"/>
          </w:tcPr>
          <w:p w14:paraId="72CB188F" w14:textId="77777777" w:rsidR="00E2608D" w:rsidRPr="00105814" w:rsidRDefault="00E2608D" w:rsidP="00D60F16">
            <w:pPr>
              <w:spacing w:line="360" w:lineRule="auto"/>
              <w:jc w:val="both"/>
              <w:rPr>
                <w:rFonts w:ascii="Arial" w:hAnsi="Arial" w:cs="Arial"/>
              </w:rPr>
            </w:pPr>
            <w:r w:rsidRPr="00105814">
              <w:rPr>
                <w:rFonts w:ascii="Arial" w:hAnsi="Arial" w:cs="Arial"/>
              </w:rPr>
              <w:t>Deixar o texto do aplicativo em negrito</w:t>
            </w:r>
          </w:p>
        </w:tc>
      </w:tr>
      <w:tr w:rsidR="00E2608D" w:rsidRPr="00105814" w14:paraId="573F3A2D" w14:textId="77777777" w:rsidTr="00D60F16">
        <w:tc>
          <w:tcPr>
            <w:tcW w:w="706" w:type="dxa"/>
          </w:tcPr>
          <w:p w14:paraId="0D52D521" w14:textId="77777777" w:rsidR="00E2608D" w:rsidRPr="00105814" w:rsidRDefault="00E2608D" w:rsidP="00D60F16">
            <w:pPr>
              <w:spacing w:line="360" w:lineRule="auto"/>
              <w:jc w:val="both"/>
              <w:rPr>
                <w:rFonts w:ascii="Arial" w:hAnsi="Arial" w:cs="Arial"/>
              </w:rPr>
            </w:pPr>
            <w:r w:rsidRPr="00105814">
              <w:rPr>
                <w:rFonts w:ascii="Arial" w:hAnsi="Arial" w:cs="Arial"/>
              </w:rPr>
              <w:t>2.1.3</w:t>
            </w:r>
          </w:p>
        </w:tc>
        <w:tc>
          <w:tcPr>
            <w:tcW w:w="3422" w:type="dxa"/>
          </w:tcPr>
          <w:p w14:paraId="3DC6FC46" w14:textId="77777777" w:rsidR="00E2608D" w:rsidRPr="00105814" w:rsidRDefault="00E2608D" w:rsidP="00D60F16">
            <w:pPr>
              <w:spacing w:line="360" w:lineRule="auto"/>
              <w:jc w:val="both"/>
              <w:rPr>
                <w:rFonts w:ascii="Arial" w:hAnsi="Arial" w:cs="Arial"/>
              </w:rPr>
            </w:pPr>
            <w:r w:rsidRPr="00105814">
              <w:rPr>
                <w:rFonts w:ascii="Arial" w:hAnsi="Arial" w:cs="Arial"/>
              </w:rPr>
              <w:t>Tamanho da Fonte</w:t>
            </w:r>
          </w:p>
        </w:tc>
        <w:tc>
          <w:tcPr>
            <w:tcW w:w="4366" w:type="dxa"/>
          </w:tcPr>
          <w:p w14:paraId="15C8E67E" w14:textId="77777777" w:rsidR="00E2608D" w:rsidRPr="00105814" w:rsidRDefault="00E2608D" w:rsidP="00D60F16">
            <w:pPr>
              <w:spacing w:line="360" w:lineRule="auto"/>
              <w:jc w:val="both"/>
              <w:rPr>
                <w:rFonts w:ascii="Arial" w:hAnsi="Arial" w:cs="Arial"/>
              </w:rPr>
            </w:pPr>
            <w:r w:rsidRPr="00105814">
              <w:rPr>
                <w:rFonts w:ascii="Arial" w:hAnsi="Arial" w:cs="Arial"/>
              </w:rPr>
              <w:t>Escolher qual tamanho de letra prefere</w:t>
            </w:r>
          </w:p>
        </w:tc>
      </w:tr>
      <w:tr w:rsidR="00E2608D" w:rsidRPr="00105814" w14:paraId="365044DD" w14:textId="77777777" w:rsidTr="00D60F16">
        <w:tc>
          <w:tcPr>
            <w:tcW w:w="706" w:type="dxa"/>
          </w:tcPr>
          <w:p w14:paraId="2FA7B859" w14:textId="77777777" w:rsidR="00E2608D" w:rsidRPr="00105814" w:rsidRDefault="00E2608D" w:rsidP="00D60F16">
            <w:pPr>
              <w:spacing w:line="360" w:lineRule="auto"/>
              <w:jc w:val="both"/>
              <w:rPr>
                <w:rFonts w:ascii="Arial" w:hAnsi="Arial" w:cs="Arial"/>
              </w:rPr>
            </w:pPr>
            <w:r w:rsidRPr="00105814">
              <w:rPr>
                <w:rFonts w:ascii="Arial" w:hAnsi="Arial" w:cs="Arial"/>
              </w:rPr>
              <w:t>2.1.4</w:t>
            </w:r>
          </w:p>
        </w:tc>
        <w:tc>
          <w:tcPr>
            <w:tcW w:w="3422" w:type="dxa"/>
          </w:tcPr>
          <w:p w14:paraId="50580CAB" w14:textId="77777777" w:rsidR="00E2608D" w:rsidRPr="00105814" w:rsidRDefault="00E2608D" w:rsidP="00D60F16">
            <w:pPr>
              <w:spacing w:line="360" w:lineRule="auto"/>
              <w:jc w:val="both"/>
              <w:rPr>
                <w:rFonts w:ascii="Arial" w:hAnsi="Arial" w:cs="Arial"/>
              </w:rPr>
            </w:pPr>
            <w:r w:rsidRPr="00105814">
              <w:rPr>
                <w:rFonts w:ascii="Arial" w:hAnsi="Arial" w:cs="Arial"/>
              </w:rPr>
              <w:t>Cor da Fonte</w:t>
            </w:r>
          </w:p>
        </w:tc>
        <w:tc>
          <w:tcPr>
            <w:tcW w:w="4366" w:type="dxa"/>
          </w:tcPr>
          <w:p w14:paraId="5CEAC9E5" w14:textId="77777777" w:rsidR="00E2608D" w:rsidRPr="00105814" w:rsidRDefault="00E2608D" w:rsidP="00D60F16">
            <w:pPr>
              <w:spacing w:line="360" w:lineRule="auto"/>
              <w:jc w:val="both"/>
              <w:rPr>
                <w:rFonts w:ascii="Arial" w:hAnsi="Arial" w:cs="Arial"/>
              </w:rPr>
            </w:pPr>
            <w:r w:rsidRPr="00105814">
              <w:rPr>
                <w:rFonts w:ascii="Arial" w:hAnsi="Arial" w:cs="Arial"/>
              </w:rPr>
              <w:t>Escolher uma cor para o texto</w:t>
            </w:r>
          </w:p>
        </w:tc>
      </w:tr>
    </w:tbl>
    <w:p w14:paraId="16BB8421" w14:textId="34A067CD" w:rsidR="00E2608D" w:rsidRDefault="00E2608D" w:rsidP="00B107F4">
      <w:pPr>
        <w:pBdr>
          <w:top w:val="nil"/>
          <w:left w:val="nil"/>
          <w:bottom w:val="nil"/>
          <w:right w:val="nil"/>
          <w:between w:val="nil"/>
        </w:pBdr>
        <w:spacing w:after="0" w:line="360" w:lineRule="auto"/>
        <w:jc w:val="both"/>
        <w:rPr>
          <w:rFonts w:ascii="Arial" w:hAnsi="Arial" w:cs="Arial"/>
        </w:rPr>
      </w:pPr>
      <w:r w:rsidRPr="0003372D">
        <w:rPr>
          <w:rFonts w:ascii="Arial" w:hAnsi="Arial" w:cs="Arial"/>
        </w:rPr>
        <w:t xml:space="preserve">Fonte: Adaptado de Nery (2021) </w:t>
      </w:r>
    </w:p>
    <w:p w14:paraId="08865862" w14:textId="770041B2" w:rsidR="00B107F4" w:rsidRPr="00B107F4" w:rsidRDefault="00B107F4" w:rsidP="00B107F4">
      <w:pPr>
        <w:pStyle w:val="Legenda"/>
        <w:rPr>
          <w:rFonts w:cs="Arial"/>
          <w:color w:val="auto"/>
        </w:rPr>
      </w:pPr>
      <w:bookmarkStart w:id="53" w:name="_Toc223367517"/>
      <w:r>
        <w:lastRenderedPageBreak/>
        <w:t xml:space="preserve">Quadro </w:t>
      </w:r>
      <w:fldSimple w:instr=" SEQ Quadro \* ARABIC ">
        <w:r>
          <w:rPr>
            <w:noProof/>
          </w:rPr>
          <w:t>5</w:t>
        </w:r>
      </w:fldSimple>
      <w:r>
        <w:t xml:space="preserve"> </w:t>
      </w:r>
      <w:r w:rsidRPr="00D40EF7">
        <w:t>- Diretrizes de Configurações Gráficas: Propriedades de cor.</w:t>
      </w:r>
      <w:bookmarkEnd w:id="53"/>
    </w:p>
    <w:tbl>
      <w:tblPr>
        <w:tblStyle w:val="Tabelacomgrade"/>
        <w:tblW w:w="0" w:type="auto"/>
        <w:tblLook w:val="04A0" w:firstRow="1" w:lastRow="0" w:firstColumn="1" w:lastColumn="0" w:noHBand="0" w:noVBand="1"/>
      </w:tblPr>
      <w:tblGrid>
        <w:gridCol w:w="706"/>
        <w:gridCol w:w="3422"/>
        <w:gridCol w:w="4366"/>
      </w:tblGrid>
      <w:tr w:rsidR="00E2608D" w14:paraId="62F4FF17" w14:textId="77777777" w:rsidTr="00D60F16">
        <w:tc>
          <w:tcPr>
            <w:tcW w:w="706" w:type="dxa"/>
          </w:tcPr>
          <w:p w14:paraId="32C89DF6" w14:textId="77777777" w:rsidR="00E2608D" w:rsidRPr="003D3829" w:rsidRDefault="00E2608D" w:rsidP="00D60F16">
            <w:pPr>
              <w:spacing w:line="360" w:lineRule="auto"/>
              <w:jc w:val="both"/>
              <w:rPr>
                <w:rFonts w:ascii="Arial" w:hAnsi="Arial" w:cs="Arial"/>
              </w:rPr>
            </w:pPr>
            <w:r w:rsidRPr="003D3829">
              <w:rPr>
                <w:rFonts w:ascii="Arial" w:hAnsi="Arial" w:cs="Arial"/>
              </w:rPr>
              <w:t>ID</w:t>
            </w:r>
          </w:p>
        </w:tc>
        <w:tc>
          <w:tcPr>
            <w:tcW w:w="3422" w:type="dxa"/>
          </w:tcPr>
          <w:p w14:paraId="5560B424" w14:textId="77777777" w:rsidR="00E2608D" w:rsidRPr="003D3829" w:rsidRDefault="00E2608D" w:rsidP="00D60F16">
            <w:pPr>
              <w:spacing w:line="360" w:lineRule="auto"/>
              <w:jc w:val="both"/>
              <w:rPr>
                <w:rFonts w:ascii="Arial" w:hAnsi="Arial" w:cs="Arial"/>
              </w:rPr>
            </w:pPr>
            <w:r w:rsidRPr="003D3829">
              <w:rPr>
                <w:rFonts w:ascii="Arial" w:hAnsi="Arial" w:cs="Arial"/>
              </w:rPr>
              <w:t>Diretriz</w:t>
            </w:r>
          </w:p>
        </w:tc>
        <w:tc>
          <w:tcPr>
            <w:tcW w:w="4366" w:type="dxa"/>
          </w:tcPr>
          <w:p w14:paraId="79EBB7BE" w14:textId="77777777" w:rsidR="00E2608D" w:rsidRPr="003D3829" w:rsidRDefault="00E2608D" w:rsidP="00D60F16">
            <w:pPr>
              <w:spacing w:line="360" w:lineRule="auto"/>
              <w:jc w:val="both"/>
              <w:rPr>
                <w:rFonts w:ascii="Arial" w:hAnsi="Arial" w:cs="Arial"/>
              </w:rPr>
            </w:pPr>
            <w:r w:rsidRPr="003D3829">
              <w:rPr>
                <w:rFonts w:ascii="Arial" w:hAnsi="Arial" w:cs="Arial"/>
              </w:rPr>
              <w:t>Descrição</w:t>
            </w:r>
          </w:p>
        </w:tc>
      </w:tr>
      <w:tr w:rsidR="00E2608D" w:rsidRPr="00105814" w14:paraId="4DF2C44B" w14:textId="77777777" w:rsidTr="00D60F16">
        <w:tc>
          <w:tcPr>
            <w:tcW w:w="706" w:type="dxa"/>
          </w:tcPr>
          <w:p w14:paraId="6BEAF3FD" w14:textId="77777777" w:rsidR="00E2608D" w:rsidRPr="00105814" w:rsidRDefault="00E2608D" w:rsidP="00D60F16">
            <w:pPr>
              <w:spacing w:line="360" w:lineRule="auto"/>
              <w:jc w:val="both"/>
              <w:rPr>
                <w:rFonts w:ascii="Arial" w:hAnsi="Arial" w:cs="Arial"/>
              </w:rPr>
            </w:pPr>
            <w:r w:rsidRPr="00105814">
              <w:rPr>
                <w:rFonts w:ascii="Arial" w:hAnsi="Arial" w:cs="Arial"/>
              </w:rPr>
              <w:t>2.2.1</w:t>
            </w:r>
          </w:p>
        </w:tc>
        <w:tc>
          <w:tcPr>
            <w:tcW w:w="3422" w:type="dxa"/>
          </w:tcPr>
          <w:p w14:paraId="2F9F1A8F" w14:textId="77777777" w:rsidR="00E2608D" w:rsidRPr="00105814" w:rsidRDefault="00E2608D" w:rsidP="00D60F16">
            <w:pPr>
              <w:spacing w:line="360" w:lineRule="auto"/>
              <w:jc w:val="both"/>
              <w:rPr>
                <w:rFonts w:ascii="Arial" w:hAnsi="Arial" w:cs="Arial"/>
              </w:rPr>
            </w:pPr>
            <w:r w:rsidRPr="00105814">
              <w:rPr>
                <w:rFonts w:ascii="Arial" w:hAnsi="Arial" w:cs="Arial"/>
              </w:rPr>
              <w:t>Personalizar a cor de tela</w:t>
            </w:r>
          </w:p>
        </w:tc>
        <w:tc>
          <w:tcPr>
            <w:tcW w:w="4366" w:type="dxa"/>
          </w:tcPr>
          <w:p w14:paraId="05CABE4A" w14:textId="77777777" w:rsidR="00E2608D" w:rsidRPr="00105814" w:rsidRDefault="00E2608D" w:rsidP="00D60F16">
            <w:pPr>
              <w:spacing w:line="360" w:lineRule="auto"/>
              <w:jc w:val="both"/>
              <w:rPr>
                <w:rFonts w:ascii="Arial" w:hAnsi="Arial" w:cs="Arial"/>
              </w:rPr>
            </w:pPr>
            <w:r w:rsidRPr="00105814">
              <w:rPr>
                <w:rFonts w:ascii="Arial" w:hAnsi="Arial" w:cs="Arial"/>
              </w:rPr>
              <w:t>Escolher a cor que deseja que a tela tenha</w:t>
            </w:r>
          </w:p>
        </w:tc>
      </w:tr>
      <w:tr w:rsidR="00E2608D" w:rsidRPr="00105814" w14:paraId="23BDFB67" w14:textId="77777777" w:rsidTr="00D60F16">
        <w:tc>
          <w:tcPr>
            <w:tcW w:w="706" w:type="dxa"/>
          </w:tcPr>
          <w:p w14:paraId="75615FEA" w14:textId="77777777" w:rsidR="00E2608D" w:rsidRPr="00105814" w:rsidRDefault="00E2608D" w:rsidP="00D60F16">
            <w:pPr>
              <w:spacing w:line="360" w:lineRule="auto"/>
              <w:jc w:val="both"/>
              <w:rPr>
                <w:rFonts w:ascii="Arial" w:hAnsi="Arial" w:cs="Arial"/>
              </w:rPr>
            </w:pPr>
            <w:r w:rsidRPr="00105814">
              <w:rPr>
                <w:rFonts w:ascii="Arial" w:hAnsi="Arial" w:cs="Arial"/>
              </w:rPr>
              <w:t>2.2.2</w:t>
            </w:r>
          </w:p>
        </w:tc>
        <w:tc>
          <w:tcPr>
            <w:tcW w:w="3422" w:type="dxa"/>
          </w:tcPr>
          <w:p w14:paraId="33A978B6" w14:textId="77777777" w:rsidR="00E2608D" w:rsidRPr="00105814" w:rsidRDefault="00E2608D" w:rsidP="00D60F16">
            <w:pPr>
              <w:spacing w:line="360" w:lineRule="auto"/>
              <w:jc w:val="both"/>
              <w:rPr>
                <w:rFonts w:ascii="Arial" w:hAnsi="Arial" w:cs="Arial"/>
              </w:rPr>
            </w:pPr>
            <w:r w:rsidRPr="00105814">
              <w:rPr>
                <w:rFonts w:ascii="Arial" w:hAnsi="Arial" w:cs="Arial"/>
              </w:rPr>
              <w:t>Inverter as cores da tela</w:t>
            </w:r>
          </w:p>
        </w:tc>
        <w:tc>
          <w:tcPr>
            <w:tcW w:w="4366" w:type="dxa"/>
          </w:tcPr>
          <w:p w14:paraId="0788BCC1" w14:textId="77777777" w:rsidR="00E2608D" w:rsidRPr="00105814" w:rsidRDefault="00E2608D" w:rsidP="00D60F16">
            <w:pPr>
              <w:spacing w:line="360" w:lineRule="auto"/>
              <w:jc w:val="both"/>
              <w:rPr>
                <w:rFonts w:ascii="Arial" w:hAnsi="Arial" w:cs="Arial"/>
              </w:rPr>
            </w:pPr>
            <w:r w:rsidRPr="00105814">
              <w:rPr>
                <w:rFonts w:ascii="Arial" w:hAnsi="Arial" w:cs="Arial"/>
              </w:rPr>
              <w:t>Inverter todas as cores da tela</w:t>
            </w:r>
          </w:p>
        </w:tc>
      </w:tr>
      <w:tr w:rsidR="00E2608D" w:rsidRPr="00105814" w14:paraId="151CE8D6" w14:textId="77777777" w:rsidTr="00D60F16">
        <w:tc>
          <w:tcPr>
            <w:tcW w:w="706" w:type="dxa"/>
          </w:tcPr>
          <w:p w14:paraId="4A62563D" w14:textId="77777777" w:rsidR="00E2608D" w:rsidRPr="00105814" w:rsidRDefault="00E2608D" w:rsidP="00D60F16">
            <w:pPr>
              <w:spacing w:line="360" w:lineRule="auto"/>
              <w:jc w:val="both"/>
              <w:rPr>
                <w:rFonts w:ascii="Arial" w:hAnsi="Arial" w:cs="Arial"/>
              </w:rPr>
            </w:pPr>
            <w:r w:rsidRPr="00105814">
              <w:rPr>
                <w:rFonts w:ascii="Arial" w:hAnsi="Arial" w:cs="Arial"/>
              </w:rPr>
              <w:t>2.2.3</w:t>
            </w:r>
          </w:p>
        </w:tc>
        <w:tc>
          <w:tcPr>
            <w:tcW w:w="3422" w:type="dxa"/>
          </w:tcPr>
          <w:p w14:paraId="3993485D" w14:textId="77777777" w:rsidR="00E2608D" w:rsidRPr="00105814" w:rsidRDefault="00E2608D" w:rsidP="00D60F16">
            <w:pPr>
              <w:spacing w:line="360" w:lineRule="auto"/>
              <w:jc w:val="both"/>
              <w:rPr>
                <w:rFonts w:ascii="Arial" w:hAnsi="Arial" w:cs="Arial"/>
              </w:rPr>
            </w:pPr>
            <w:r w:rsidRPr="00105814">
              <w:rPr>
                <w:rFonts w:ascii="Arial" w:hAnsi="Arial" w:cs="Arial"/>
              </w:rPr>
              <w:t>Filtro da cor da tela</w:t>
            </w:r>
          </w:p>
        </w:tc>
        <w:tc>
          <w:tcPr>
            <w:tcW w:w="4366" w:type="dxa"/>
          </w:tcPr>
          <w:p w14:paraId="624BE855" w14:textId="77777777" w:rsidR="00E2608D" w:rsidRPr="00105814" w:rsidRDefault="00E2608D" w:rsidP="00D60F16">
            <w:pPr>
              <w:spacing w:line="360" w:lineRule="auto"/>
              <w:jc w:val="both"/>
              <w:rPr>
                <w:rFonts w:ascii="Arial" w:hAnsi="Arial" w:cs="Arial"/>
              </w:rPr>
            </w:pPr>
            <w:r w:rsidRPr="00105814">
              <w:rPr>
                <w:rFonts w:ascii="Arial" w:hAnsi="Arial" w:cs="Arial"/>
              </w:rPr>
              <w:t>Escolher o conjunto de cores que deseja que a película da tela tenha</w:t>
            </w:r>
          </w:p>
        </w:tc>
      </w:tr>
      <w:tr w:rsidR="00E2608D" w:rsidRPr="00105814" w14:paraId="6C53BDBB" w14:textId="77777777" w:rsidTr="00D60F16">
        <w:tc>
          <w:tcPr>
            <w:tcW w:w="706" w:type="dxa"/>
          </w:tcPr>
          <w:p w14:paraId="111D190F" w14:textId="77777777" w:rsidR="00E2608D" w:rsidRPr="00105814" w:rsidRDefault="00E2608D" w:rsidP="00D60F16">
            <w:pPr>
              <w:spacing w:line="360" w:lineRule="auto"/>
              <w:jc w:val="both"/>
              <w:rPr>
                <w:rFonts w:ascii="Arial" w:hAnsi="Arial" w:cs="Arial"/>
              </w:rPr>
            </w:pPr>
            <w:r w:rsidRPr="00105814">
              <w:rPr>
                <w:rFonts w:ascii="Arial" w:hAnsi="Arial" w:cs="Arial"/>
              </w:rPr>
              <w:t>2.2.4</w:t>
            </w:r>
          </w:p>
        </w:tc>
        <w:tc>
          <w:tcPr>
            <w:tcW w:w="3422" w:type="dxa"/>
          </w:tcPr>
          <w:p w14:paraId="24571A96" w14:textId="77777777" w:rsidR="00E2608D" w:rsidRPr="00105814" w:rsidRDefault="00E2608D" w:rsidP="00D60F16">
            <w:pPr>
              <w:spacing w:line="360" w:lineRule="auto"/>
              <w:jc w:val="both"/>
              <w:rPr>
                <w:rFonts w:ascii="Arial" w:hAnsi="Arial" w:cs="Arial"/>
              </w:rPr>
            </w:pPr>
            <w:r w:rsidRPr="00105814">
              <w:rPr>
                <w:rFonts w:ascii="Arial" w:hAnsi="Arial" w:cs="Arial"/>
              </w:rPr>
              <w:t>Intensidade e contraste da cor da tela</w:t>
            </w:r>
          </w:p>
        </w:tc>
        <w:tc>
          <w:tcPr>
            <w:tcW w:w="4366" w:type="dxa"/>
          </w:tcPr>
          <w:p w14:paraId="3CA3A091" w14:textId="77777777" w:rsidR="00E2608D" w:rsidRPr="00105814" w:rsidRDefault="00E2608D" w:rsidP="00D60F16">
            <w:pPr>
              <w:spacing w:line="360" w:lineRule="auto"/>
              <w:jc w:val="both"/>
              <w:rPr>
                <w:rFonts w:ascii="Arial" w:hAnsi="Arial" w:cs="Arial"/>
              </w:rPr>
            </w:pPr>
            <w:r w:rsidRPr="00105814">
              <w:rPr>
                <w:rFonts w:ascii="Arial" w:hAnsi="Arial" w:cs="Arial"/>
              </w:rPr>
              <w:t>Escolher a intensidade de tons da tela</w:t>
            </w:r>
          </w:p>
        </w:tc>
      </w:tr>
    </w:tbl>
    <w:p w14:paraId="63A28DB7" w14:textId="77777777" w:rsidR="00E2608D" w:rsidRPr="0003372D" w:rsidRDefault="00E2608D" w:rsidP="00E2608D">
      <w:pPr>
        <w:pBdr>
          <w:top w:val="nil"/>
          <w:left w:val="nil"/>
          <w:bottom w:val="nil"/>
          <w:right w:val="nil"/>
          <w:between w:val="nil"/>
        </w:pBdr>
        <w:spacing w:after="0" w:line="360" w:lineRule="auto"/>
        <w:jc w:val="both"/>
        <w:rPr>
          <w:rFonts w:ascii="Arial" w:hAnsi="Arial" w:cs="Arial"/>
        </w:rPr>
      </w:pPr>
      <w:r w:rsidRPr="0003372D">
        <w:rPr>
          <w:rFonts w:ascii="Arial" w:hAnsi="Arial" w:cs="Arial"/>
        </w:rPr>
        <w:t xml:space="preserve">Fonte: Adaptado de Nery (2021) </w:t>
      </w:r>
    </w:p>
    <w:p w14:paraId="6E239D23" w14:textId="77777777" w:rsidR="00E2608D" w:rsidRDefault="00E2608D" w:rsidP="00E2608D"/>
    <w:p w14:paraId="67504AFD" w14:textId="4C920BC5" w:rsidR="00E2608D" w:rsidRPr="00207FEB" w:rsidRDefault="00B107F4" w:rsidP="00B107F4">
      <w:pPr>
        <w:pStyle w:val="Legenda"/>
        <w:rPr>
          <w:rFonts w:cs="Arial"/>
        </w:rPr>
      </w:pPr>
      <w:bookmarkStart w:id="54" w:name="_Toc223367518"/>
      <w:r>
        <w:t xml:space="preserve">Quadro </w:t>
      </w:r>
      <w:fldSimple w:instr=" SEQ Quadro \* ARABIC ">
        <w:r>
          <w:rPr>
            <w:noProof/>
          </w:rPr>
          <w:t>6</w:t>
        </w:r>
      </w:fldSimple>
      <w:r>
        <w:t xml:space="preserve"> - </w:t>
      </w:r>
      <w:r w:rsidRPr="004449B0">
        <w:t>Diretrizes de Configurações Gráficas: Propriedades do cursor.</w:t>
      </w:r>
      <w:bookmarkEnd w:id="54"/>
    </w:p>
    <w:tbl>
      <w:tblPr>
        <w:tblStyle w:val="Tabelacomgrade"/>
        <w:tblW w:w="0" w:type="auto"/>
        <w:tblLook w:val="04A0" w:firstRow="1" w:lastRow="0" w:firstColumn="1" w:lastColumn="0" w:noHBand="0" w:noVBand="1"/>
      </w:tblPr>
      <w:tblGrid>
        <w:gridCol w:w="706"/>
        <w:gridCol w:w="3422"/>
        <w:gridCol w:w="4366"/>
      </w:tblGrid>
      <w:tr w:rsidR="00E2608D" w14:paraId="507110AE" w14:textId="77777777" w:rsidTr="00D60F16">
        <w:tc>
          <w:tcPr>
            <w:tcW w:w="706" w:type="dxa"/>
          </w:tcPr>
          <w:p w14:paraId="0E59AEBE" w14:textId="77777777" w:rsidR="00E2608D" w:rsidRPr="003D3829" w:rsidRDefault="00E2608D" w:rsidP="00D60F16">
            <w:pPr>
              <w:spacing w:line="360" w:lineRule="auto"/>
              <w:jc w:val="both"/>
              <w:rPr>
                <w:rFonts w:ascii="Arial" w:hAnsi="Arial" w:cs="Arial"/>
              </w:rPr>
            </w:pPr>
            <w:r w:rsidRPr="003D3829">
              <w:rPr>
                <w:rFonts w:ascii="Arial" w:hAnsi="Arial" w:cs="Arial"/>
              </w:rPr>
              <w:t>ID</w:t>
            </w:r>
          </w:p>
        </w:tc>
        <w:tc>
          <w:tcPr>
            <w:tcW w:w="3422" w:type="dxa"/>
          </w:tcPr>
          <w:p w14:paraId="219178E8" w14:textId="77777777" w:rsidR="00E2608D" w:rsidRPr="003D3829" w:rsidRDefault="00E2608D" w:rsidP="00D60F16">
            <w:pPr>
              <w:spacing w:line="360" w:lineRule="auto"/>
              <w:jc w:val="both"/>
              <w:rPr>
                <w:rFonts w:ascii="Arial" w:hAnsi="Arial" w:cs="Arial"/>
              </w:rPr>
            </w:pPr>
            <w:r w:rsidRPr="003D3829">
              <w:rPr>
                <w:rFonts w:ascii="Arial" w:hAnsi="Arial" w:cs="Arial"/>
              </w:rPr>
              <w:t>Diretriz</w:t>
            </w:r>
          </w:p>
        </w:tc>
        <w:tc>
          <w:tcPr>
            <w:tcW w:w="4366" w:type="dxa"/>
          </w:tcPr>
          <w:p w14:paraId="64D81380" w14:textId="77777777" w:rsidR="00E2608D" w:rsidRPr="003D3829" w:rsidRDefault="00E2608D" w:rsidP="00D60F16">
            <w:pPr>
              <w:spacing w:line="360" w:lineRule="auto"/>
              <w:jc w:val="both"/>
              <w:rPr>
                <w:rFonts w:ascii="Arial" w:hAnsi="Arial" w:cs="Arial"/>
              </w:rPr>
            </w:pPr>
            <w:r w:rsidRPr="003D3829">
              <w:rPr>
                <w:rFonts w:ascii="Arial" w:hAnsi="Arial" w:cs="Arial"/>
              </w:rPr>
              <w:t>Descrição</w:t>
            </w:r>
          </w:p>
        </w:tc>
      </w:tr>
      <w:tr w:rsidR="00E2608D" w:rsidRPr="00105814" w14:paraId="00CA14EF" w14:textId="77777777" w:rsidTr="00D60F16">
        <w:tc>
          <w:tcPr>
            <w:tcW w:w="706" w:type="dxa"/>
          </w:tcPr>
          <w:p w14:paraId="1C99D4BB" w14:textId="77777777" w:rsidR="00E2608D" w:rsidRPr="00105814" w:rsidRDefault="00E2608D" w:rsidP="00D60F16">
            <w:pPr>
              <w:spacing w:line="360" w:lineRule="auto"/>
              <w:jc w:val="both"/>
              <w:rPr>
                <w:rFonts w:ascii="Arial" w:hAnsi="Arial" w:cs="Arial"/>
              </w:rPr>
            </w:pPr>
            <w:r w:rsidRPr="00105814">
              <w:rPr>
                <w:rFonts w:ascii="Arial" w:hAnsi="Arial" w:cs="Arial"/>
              </w:rPr>
              <w:t>2.3.1</w:t>
            </w:r>
          </w:p>
        </w:tc>
        <w:tc>
          <w:tcPr>
            <w:tcW w:w="3422" w:type="dxa"/>
          </w:tcPr>
          <w:p w14:paraId="5482C487" w14:textId="77777777" w:rsidR="00E2608D" w:rsidRPr="00105814" w:rsidRDefault="00E2608D" w:rsidP="00D60F16">
            <w:pPr>
              <w:spacing w:line="360" w:lineRule="auto"/>
              <w:jc w:val="both"/>
              <w:rPr>
                <w:rFonts w:ascii="Arial" w:hAnsi="Arial" w:cs="Arial"/>
              </w:rPr>
            </w:pPr>
            <w:r w:rsidRPr="00105814">
              <w:rPr>
                <w:rFonts w:ascii="Arial" w:hAnsi="Arial" w:cs="Arial"/>
              </w:rPr>
              <w:t>Modelo do cursor</w:t>
            </w:r>
          </w:p>
        </w:tc>
        <w:tc>
          <w:tcPr>
            <w:tcW w:w="4366" w:type="dxa"/>
          </w:tcPr>
          <w:p w14:paraId="37BA4A88" w14:textId="77777777" w:rsidR="00E2608D" w:rsidRPr="00105814" w:rsidRDefault="00E2608D" w:rsidP="00D60F16">
            <w:pPr>
              <w:spacing w:line="360" w:lineRule="auto"/>
              <w:jc w:val="both"/>
              <w:rPr>
                <w:rFonts w:ascii="Arial" w:hAnsi="Arial" w:cs="Arial"/>
              </w:rPr>
            </w:pPr>
            <w:r w:rsidRPr="00105814">
              <w:rPr>
                <w:rFonts w:ascii="Arial" w:hAnsi="Arial" w:cs="Arial"/>
              </w:rPr>
              <w:t>Deixa o contorno ao redor do item selecionado mais grosso para aumentar o destaque</w:t>
            </w:r>
          </w:p>
        </w:tc>
      </w:tr>
      <w:tr w:rsidR="00E2608D" w:rsidRPr="00105814" w14:paraId="6874F262" w14:textId="77777777" w:rsidTr="00D60F16">
        <w:tc>
          <w:tcPr>
            <w:tcW w:w="706" w:type="dxa"/>
          </w:tcPr>
          <w:p w14:paraId="6391B9E9" w14:textId="77777777" w:rsidR="00E2608D" w:rsidRPr="00105814" w:rsidRDefault="00E2608D" w:rsidP="00D60F16">
            <w:pPr>
              <w:spacing w:line="360" w:lineRule="auto"/>
              <w:jc w:val="both"/>
              <w:rPr>
                <w:rFonts w:ascii="Arial" w:hAnsi="Arial" w:cs="Arial"/>
              </w:rPr>
            </w:pPr>
            <w:r w:rsidRPr="00105814">
              <w:rPr>
                <w:rFonts w:ascii="Arial" w:hAnsi="Arial" w:cs="Arial"/>
              </w:rPr>
              <w:t>2.3.2</w:t>
            </w:r>
          </w:p>
        </w:tc>
        <w:tc>
          <w:tcPr>
            <w:tcW w:w="3422" w:type="dxa"/>
          </w:tcPr>
          <w:p w14:paraId="68961C79" w14:textId="77777777" w:rsidR="00E2608D" w:rsidRPr="00105814" w:rsidRDefault="00E2608D" w:rsidP="00D60F16">
            <w:pPr>
              <w:spacing w:line="360" w:lineRule="auto"/>
              <w:jc w:val="both"/>
              <w:rPr>
                <w:rFonts w:ascii="Arial" w:hAnsi="Arial" w:cs="Arial"/>
              </w:rPr>
            </w:pPr>
            <w:r w:rsidRPr="00105814">
              <w:rPr>
                <w:rFonts w:ascii="Arial" w:hAnsi="Arial" w:cs="Arial"/>
              </w:rPr>
              <w:t>Visualização do cursor</w:t>
            </w:r>
          </w:p>
        </w:tc>
        <w:tc>
          <w:tcPr>
            <w:tcW w:w="4366" w:type="dxa"/>
          </w:tcPr>
          <w:p w14:paraId="61CF4AC9" w14:textId="77777777" w:rsidR="00E2608D" w:rsidRPr="00105814" w:rsidRDefault="00E2608D" w:rsidP="00D60F16">
            <w:pPr>
              <w:spacing w:line="360" w:lineRule="auto"/>
              <w:jc w:val="both"/>
              <w:rPr>
                <w:rFonts w:ascii="Arial" w:hAnsi="Arial" w:cs="Arial"/>
              </w:rPr>
            </w:pPr>
            <w:r w:rsidRPr="00105814">
              <w:rPr>
                <w:rFonts w:ascii="Arial" w:hAnsi="Arial" w:cs="Arial"/>
              </w:rPr>
              <w:t>Escolher a cor e transparência do contorno do cursor</w:t>
            </w:r>
          </w:p>
        </w:tc>
      </w:tr>
    </w:tbl>
    <w:p w14:paraId="698392FC" w14:textId="77777777" w:rsidR="00E2608D" w:rsidRPr="0003372D" w:rsidRDefault="00E2608D" w:rsidP="00E2608D">
      <w:pPr>
        <w:pBdr>
          <w:top w:val="nil"/>
          <w:left w:val="nil"/>
          <w:bottom w:val="nil"/>
          <w:right w:val="nil"/>
          <w:between w:val="nil"/>
        </w:pBdr>
        <w:spacing w:after="0" w:line="360" w:lineRule="auto"/>
        <w:jc w:val="both"/>
        <w:rPr>
          <w:rFonts w:ascii="Arial" w:hAnsi="Arial" w:cs="Arial"/>
        </w:rPr>
      </w:pPr>
      <w:r w:rsidRPr="0003372D">
        <w:rPr>
          <w:rFonts w:ascii="Arial" w:hAnsi="Arial" w:cs="Arial"/>
        </w:rPr>
        <w:t xml:space="preserve">Fonte: Adaptado de Nery (2021) </w:t>
      </w:r>
    </w:p>
    <w:p w14:paraId="77AAB146" w14:textId="38C12740" w:rsidR="00E2608D" w:rsidRDefault="00E2608D"/>
    <w:p w14:paraId="6A5FC190" w14:textId="60FFEFF6" w:rsidR="00E2608D" w:rsidRPr="00207FEB" w:rsidRDefault="00B107F4" w:rsidP="00B107F4">
      <w:pPr>
        <w:pStyle w:val="Legenda"/>
        <w:rPr>
          <w:rFonts w:cs="Arial"/>
        </w:rPr>
      </w:pPr>
      <w:bookmarkStart w:id="55" w:name="_Toc223367519"/>
      <w:r>
        <w:t xml:space="preserve">Quadro </w:t>
      </w:r>
      <w:fldSimple w:instr=" SEQ Quadro \* ARABIC ">
        <w:r>
          <w:rPr>
            <w:noProof/>
          </w:rPr>
          <w:t>7</w:t>
        </w:r>
      </w:fldSimple>
      <w:r>
        <w:t xml:space="preserve"> - </w:t>
      </w:r>
      <w:r w:rsidRPr="00C93CDE">
        <w:t>Diretrizes de Configurações Gráficas: Legendas.</w:t>
      </w:r>
      <w:bookmarkEnd w:id="55"/>
    </w:p>
    <w:tbl>
      <w:tblPr>
        <w:tblStyle w:val="Tabelacomgrade"/>
        <w:tblW w:w="0" w:type="auto"/>
        <w:tblLook w:val="04A0" w:firstRow="1" w:lastRow="0" w:firstColumn="1" w:lastColumn="0" w:noHBand="0" w:noVBand="1"/>
      </w:tblPr>
      <w:tblGrid>
        <w:gridCol w:w="706"/>
        <w:gridCol w:w="3422"/>
        <w:gridCol w:w="4366"/>
      </w:tblGrid>
      <w:tr w:rsidR="00E2608D" w14:paraId="3CE87F74" w14:textId="77777777" w:rsidTr="006A0D69">
        <w:trPr>
          <w:tblHeader/>
        </w:trPr>
        <w:tc>
          <w:tcPr>
            <w:tcW w:w="706" w:type="dxa"/>
          </w:tcPr>
          <w:p w14:paraId="7691AA52" w14:textId="77777777" w:rsidR="00E2608D" w:rsidRPr="003D3829" w:rsidRDefault="00E2608D" w:rsidP="00D60F16">
            <w:pPr>
              <w:spacing w:line="360" w:lineRule="auto"/>
              <w:jc w:val="both"/>
              <w:rPr>
                <w:rFonts w:ascii="Arial" w:hAnsi="Arial" w:cs="Arial"/>
              </w:rPr>
            </w:pPr>
            <w:r w:rsidRPr="003D3829">
              <w:rPr>
                <w:rFonts w:ascii="Arial" w:hAnsi="Arial" w:cs="Arial"/>
              </w:rPr>
              <w:t>ID</w:t>
            </w:r>
          </w:p>
        </w:tc>
        <w:tc>
          <w:tcPr>
            <w:tcW w:w="3422" w:type="dxa"/>
          </w:tcPr>
          <w:p w14:paraId="4D3FF30A" w14:textId="77777777" w:rsidR="00E2608D" w:rsidRPr="003D3829" w:rsidRDefault="00E2608D" w:rsidP="00D60F16">
            <w:pPr>
              <w:spacing w:line="360" w:lineRule="auto"/>
              <w:jc w:val="both"/>
              <w:rPr>
                <w:rFonts w:ascii="Arial" w:hAnsi="Arial" w:cs="Arial"/>
              </w:rPr>
            </w:pPr>
            <w:r w:rsidRPr="003D3829">
              <w:rPr>
                <w:rFonts w:ascii="Arial" w:hAnsi="Arial" w:cs="Arial"/>
              </w:rPr>
              <w:t>Diretriz</w:t>
            </w:r>
          </w:p>
        </w:tc>
        <w:tc>
          <w:tcPr>
            <w:tcW w:w="4366" w:type="dxa"/>
          </w:tcPr>
          <w:p w14:paraId="295BAC2A" w14:textId="77777777" w:rsidR="00E2608D" w:rsidRPr="003D3829" w:rsidRDefault="00E2608D" w:rsidP="00D60F16">
            <w:pPr>
              <w:spacing w:line="360" w:lineRule="auto"/>
              <w:jc w:val="both"/>
              <w:rPr>
                <w:rFonts w:ascii="Arial" w:hAnsi="Arial" w:cs="Arial"/>
              </w:rPr>
            </w:pPr>
            <w:r w:rsidRPr="003D3829">
              <w:rPr>
                <w:rFonts w:ascii="Arial" w:hAnsi="Arial" w:cs="Arial"/>
              </w:rPr>
              <w:t>Descrição</w:t>
            </w:r>
          </w:p>
        </w:tc>
      </w:tr>
      <w:tr w:rsidR="00E2608D" w:rsidRPr="00105814" w14:paraId="5A97266D" w14:textId="77777777" w:rsidTr="00D60F16">
        <w:tc>
          <w:tcPr>
            <w:tcW w:w="706" w:type="dxa"/>
          </w:tcPr>
          <w:p w14:paraId="3E6E67D2" w14:textId="77777777" w:rsidR="00E2608D" w:rsidRPr="00105814" w:rsidRDefault="00E2608D" w:rsidP="00D60F16">
            <w:pPr>
              <w:spacing w:line="360" w:lineRule="auto"/>
              <w:jc w:val="both"/>
              <w:rPr>
                <w:rFonts w:ascii="Arial" w:hAnsi="Arial" w:cs="Arial"/>
              </w:rPr>
            </w:pPr>
            <w:r w:rsidRPr="00105814">
              <w:rPr>
                <w:rFonts w:ascii="Arial" w:hAnsi="Arial" w:cs="Arial"/>
              </w:rPr>
              <w:t>2.4.1</w:t>
            </w:r>
          </w:p>
        </w:tc>
        <w:tc>
          <w:tcPr>
            <w:tcW w:w="3422" w:type="dxa"/>
          </w:tcPr>
          <w:p w14:paraId="2C91C599" w14:textId="77777777" w:rsidR="00E2608D" w:rsidRPr="00105814" w:rsidRDefault="00E2608D" w:rsidP="00D60F16">
            <w:pPr>
              <w:spacing w:line="360" w:lineRule="auto"/>
              <w:jc w:val="both"/>
              <w:rPr>
                <w:rFonts w:ascii="Arial" w:hAnsi="Arial" w:cs="Arial"/>
              </w:rPr>
            </w:pPr>
            <w:r w:rsidRPr="00105814">
              <w:rPr>
                <w:rFonts w:ascii="Arial" w:hAnsi="Arial" w:cs="Arial"/>
              </w:rPr>
              <w:t>Fontes preferidas e seus estilos</w:t>
            </w:r>
          </w:p>
        </w:tc>
        <w:tc>
          <w:tcPr>
            <w:tcW w:w="4366" w:type="dxa"/>
          </w:tcPr>
          <w:p w14:paraId="6F563E0B" w14:textId="77777777" w:rsidR="00E2608D" w:rsidRPr="00105814" w:rsidRDefault="00E2608D" w:rsidP="00D60F16">
            <w:pPr>
              <w:spacing w:line="360" w:lineRule="auto"/>
              <w:jc w:val="both"/>
              <w:rPr>
                <w:rFonts w:ascii="Arial" w:hAnsi="Arial" w:cs="Arial"/>
              </w:rPr>
            </w:pPr>
            <w:r w:rsidRPr="00105814">
              <w:rPr>
                <w:rFonts w:ascii="Arial" w:hAnsi="Arial" w:cs="Arial"/>
              </w:rPr>
              <w:t>Escolher qual tipo de legenda prefere como texto contornado ou clássico</w:t>
            </w:r>
          </w:p>
        </w:tc>
      </w:tr>
      <w:tr w:rsidR="00E2608D" w:rsidRPr="00105814" w14:paraId="58A58211" w14:textId="77777777" w:rsidTr="00D60F16">
        <w:tc>
          <w:tcPr>
            <w:tcW w:w="706" w:type="dxa"/>
          </w:tcPr>
          <w:p w14:paraId="73AA1C4E" w14:textId="77777777" w:rsidR="00E2608D" w:rsidRPr="00105814" w:rsidRDefault="00E2608D" w:rsidP="00D60F16">
            <w:pPr>
              <w:spacing w:line="360" w:lineRule="auto"/>
              <w:jc w:val="both"/>
              <w:rPr>
                <w:rFonts w:ascii="Arial" w:hAnsi="Arial" w:cs="Arial"/>
              </w:rPr>
            </w:pPr>
            <w:r w:rsidRPr="00105814">
              <w:rPr>
                <w:rFonts w:ascii="Arial" w:hAnsi="Arial" w:cs="Arial"/>
              </w:rPr>
              <w:t>2.4.2</w:t>
            </w:r>
          </w:p>
        </w:tc>
        <w:tc>
          <w:tcPr>
            <w:tcW w:w="3422" w:type="dxa"/>
          </w:tcPr>
          <w:p w14:paraId="600CCE13" w14:textId="77777777" w:rsidR="00E2608D" w:rsidRPr="00105814" w:rsidRDefault="00E2608D" w:rsidP="00D60F16">
            <w:pPr>
              <w:spacing w:line="360" w:lineRule="auto"/>
              <w:jc w:val="both"/>
              <w:rPr>
                <w:rFonts w:ascii="Arial" w:hAnsi="Arial" w:cs="Arial"/>
              </w:rPr>
            </w:pPr>
            <w:r w:rsidRPr="00105814">
              <w:rPr>
                <w:rFonts w:ascii="Arial" w:hAnsi="Arial" w:cs="Arial"/>
              </w:rPr>
              <w:t>Tamanho da Fonte</w:t>
            </w:r>
          </w:p>
        </w:tc>
        <w:tc>
          <w:tcPr>
            <w:tcW w:w="4366" w:type="dxa"/>
          </w:tcPr>
          <w:p w14:paraId="664AA4EA" w14:textId="77777777" w:rsidR="00E2608D" w:rsidRPr="00105814" w:rsidRDefault="00E2608D" w:rsidP="00D60F16">
            <w:pPr>
              <w:spacing w:line="360" w:lineRule="auto"/>
              <w:jc w:val="both"/>
              <w:rPr>
                <w:rFonts w:ascii="Arial" w:hAnsi="Arial" w:cs="Arial"/>
              </w:rPr>
            </w:pPr>
            <w:r w:rsidRPr="00105814">
              <w:rPr>
                <w:rFonts w:ascii="Arial" w:hAnsi="Arial" w:cs="Arial"/>
              </w:rPr>
              <w:t>Escolher qual o tamanho da fonte a legenda deve ter</w:t>
            </w:r>
          </w:p>
        </w:tc>
      </w:tr>
      <w:tr w:rsidR="00E2608D" w:rsidRPr="00105814" w14:paraId="521E59B9" w14:textId="77777777" w:rsidTr="00D60F16">
        <w:tc>
          <w:tcPr>
            <w:tcW w:w="706" w:type="dxa"/>
          </w:tcPr>
          <w:p w14:paraId="607BB6F1" w14:textId="77777777" w:rsidR="00E2608D" w:rsidRPr="00105814" w:rsidRDefault="00E2608D" w:rsidP="00D60F16">
            <w:pPr>
              <w:spacing w:line="360" w:lineRule="auto"/>
              <w:jc w:val="both"/>
              <w:rPr>
                <w:rFonts w:ascii="Arial" w:hAnsi="Arial" w:cs="Arial"/>
              </w:rPr>
            </w:pPr>
            <w:r w:rsidRPr="00105814">
              <w:rPr>
                <w:rFonts w:ascii="Arial" w:hAnsi="Arial" w:cs="Arial"/>
              </w:rPr>
              <w:t>2.4.3</w:t>
            </w:r>
          </w:p>
        </w:tc>
        <w:tc>
          <w:tcPr>
            <w:tcW w:w="3422" w:type="dxa"/>
          </w:tcPr>
          <w:p w14:paraId="0526238E" w14:textId="77777777" w:rsidR="00E2608D" w:rsidRPr="00105814" w:rsidRDefault="00E2608D" w:rsidP="00D60F16">
            <w:pPr>
              <w:spacing w:line="360" w:lineRule="auto"/>
              <w:jc w:val="both"/>
              <w:rPr>
                <w:rFonts w:ascii="Arial" w:hAnsi="Arial" w:cs="Arial"/>
              </w:rPr>
            </w:pPr>
            <w:r w:rsidRPr="00105814">
              <w:rPr>
                <w:rFonts w:ascii="Arial" w:hAnsi="Arial" w:cs="Arial"/>
              </w:rPr>
              <w:t>Cor e Opacidade da Fonte</w:t>
            </w:r>
          </w:p>
        </w:tc>
        <w:tc>
          <w:tcPr>
            <w:tcW w:w="4366" w:type="dxa"/>
          </w:tcPr>
          <w:p w14:paraId="232EB68F" w14:textId="77777777" w:rsidR="00E2608D" w:rsidRPr="00105814" w:rsidRDefault="00E2608D" w:rsidP="00D60F16">
            <w:pPr>
              <w:spacing w:line="360" w:lineRule="auto"/>
              <w:jc w:val="both"/>
              <w:rPr>
                <w:rFonts w:ascii="Arial" w:hAnsi="Arial" w:cs="Arial"/>
              </w:rPr>
            </w:pPr>
            <w:r w:rsidRPr="00105814">
              <w:rPr>
                <w:rFonts w:ascii="Arial" w:hAnsi="Arial" w:cs="Arial"/>
              </w:rPr>
              <w:t>Escolher a cor que a legenda deve ter e o quão evidente ela vai estar na tela</w:t>
            </w:r>
          </w:p>
        </w:tc>
      </w:tr>
      <w:tr w:rsidR="00E2608D" w:rsidRPr="00105814" w14:paraId="49323C34" w14:textId="77777777" w:rsidTr="00D60F16">
        <w:tc>
          <w:tcPr>
            <w:tcW w:w="706" w:type="dxa"/>
          </w:tcPr>
          <w:p w14:paraId="7164FCE0" w14:textId="77777777" w:rsidR="00E2608D" w:rsidRPr="00105814" w:rsidRDefault="00E2608D" w:rsidP="00D60F16">
            <w:pPr>
              <w:spacing w:line="360" w:lineRule="auto"/>
              <w:jc w:val="both"/>
              <w:rPr>
                <w:rFonts w:ascii="Arial" w:hAnsi="Arial" w:cs="Arial"/>
              </w:rPr>
            </w:pPr>
            <w:r w:rsidRPr="00105814">
              <w:rPr>
                <w:rFonts w:ascii="Arial" w:hAnsi="Arial" w:cs="Arial"/>
              </w:rPr>
              <w:t>2.4.4</w:t>
            </w:r>
          </w:p>
        </w:tc>
        <w:tc>
          <w:tcPr>
            <w:tcW w:w="3422" w:type="dxa"/>
          </w:tcPr>
          <w:p w14:paraId="4A460214" w14:textId="77777777" w:rsidR="00E2608D" w:rsidRPr="00105814" w:rsidRDefault="00E2608D" w:rsidP="00D60F16">
            <w:pPr>
              <w:spacing w:line="360" w:lineRule="auto"/>
              <w:jc w:val="both"/>
              <w:rPr>
                <w:rFonts w:ascii="Arial" w:hAnsi="Arial" w:cs="Arial"/>
              </w:rPr>
            </w:pPr>
            <w:r w:rsidRPr="00105814">
              <w:rPr>
                <w:rFonts w:ascii="Arial" w:hAnsi="Arial" w:cs="Arial"/>
              </w:rPr>
              <w:t>Cor de fundo e opacidade da caixa da legenda</w:t>
            </w:r>
          </w:p>
        </w:tc>
        <w:tc>
          <w:tcPr>
            <w:tcW w:w="4366" w:type="dxa"/>
          </w:tcPr>
          <w:p w14:paraId="7ACA97E6" w14:textId="77777777" w:rsidR="00E2608D" w:rsidRPr="00105814" w:rsidRDefault="00E2608D" w:rsidP="00D60F16">
            <w:pPr>
              <w:spacing w:line="360" w:lineRule="auto"/>
              <w:jc w:val="both"/>
              <w:rPr>
                <w:rFonts w:ascii="Arial" w:hAnsi="Arial" w:cs="Arial"/>
              </w:rPr>
            </w:pPr>
            <w:r w:rsidRPr="00105814">
              <w:rPr>
                <w:rFonts w:ascii="Arial" w:hAnsi="Arial" w:cs="Arial"/>
              </w:rPr>
              <w:t>Escolher a cor de fundo da legenda e o quão evidente o contorno dela vai estar na tela</w:t>
            </w:r>
          </w:p>
        </w:tc>
      </w:tr>
      <w:tr w:rsidR="00E2608D" w:rsidRPr="00105814" w14:paraId="4671536B" w14:textId="77777777" w:rsidTr="00D60F16">
        <w:tc>
          <w:tcPr>
            <w:tcW w:w="706" w:type="dxa"/>
          </w:tcPr>
          <w:p w14:paraId="273C753A" w14:textId="77777777" w:rsidR="00E2608D" w:rsidRPr="00105814" w:rsidRDefault="00E2608D" w:rsidP="00D60F16">
            <w:pPr>
              <w:spacing w:line="360" w:lineRule="auto"/>
              <w:jc w:val="both"/>
              <w:rPr>
                <w:rFonts w:ascii="Arial" w:hAnsi="Arial" w:cs="Arial"/>
              </w:rPr>
            </w:pPr>
            <w:r w:rsidRPr="00105814">
              <w:rPr>
                <w:rFonts w:ascii="Arial" w:hAnsi="Arial" w:cs="Arial"/>
              </w:rPr>
              <w:t>2.4.5</w:t>
            </w:r>
          </w:p>
        </w:tc>
        <w:tc>
          <w:tcPr>
            <w:tcW w:w="3422" w:type="dxa"/>
          </w:tcPr>
          <w:p w14:paraId="5569FFD8" w14:textId="77777777" w:rsidR="00E2608D" w:rsidRPr="00105814" w:rsidRDefault="00E2608D" w:rsidP="00D60F16">
            <w:pPr>
              <w:spacing w:line="360" w:lineRule="auto"/>
              <w:jc w:val="both"/>
              <w:rPr>
                <w:rFonts w:ascii="Arial" w:hAnsi="Arial" w:cs="Arial"/>
              </w:rPr>
            </w:pPr>
            <w:r w:rsidRPr="00105814">
              <w:rPr>
                <w:rFonts w:ascii="Arial" w:hAnsi="Arial" w:cs="Arial"/>
              </w:rPr>
              <w:t xml:space="preserve">Ativar a legenda de </w:t>
            </w:r>
            <w:r>
              <w:rPr>
                <w:rFonts w:ascii="Arial" w:hAnsi="Arial" w:cs="Arial"/>
              </w:rPr>
              <w:t>Libras</w:t>
            </w:r>
          </w:p>
        </w:tc>
        <w:tc>
          <w:tcPr>
            <w:tcW w:w="4366" w:type="dxa"/>
          </w:tcPr>
          <w:p w14:paraId="5E88F023" w14:textId="79CBDA05" w:rsidR="00E2608D" w:rsidRPr="00105814" w:rsidRDefault="00E2608D" w:rsidP="00D60F16">
            <w:pPr>
              <w:spacing w:line="360" w:lineRule="auto"/>
              <w:jc w:val="both"/>
              <w:rPr>
                <w:rFonts w:ascii="Arial" w:hAnsi="Arial" w:cs="Arial"/>
              </w:rPr>
            </w:pPr>
            <w:r w:rsidRPr="00105814">
              <w:rPr>
                <w:rFonts w:ascii="Arial" w:hAnsi="Arial" w:cs="Arial"/>
              </w:rPr>
              <w:t xml:space="preserve">O usuário deve poder ativar e utilizar a legenda em </w:t>
            </w:r>
            <w:r>
              <w:rPr>
                <w:rFonts w:ascii="Arial" w:hAnsi="Arial" w:cs="Arial"/>
              </w:rPr>
              <w:t>Libras</w:t>
            </w:r>
            <w:r w:rsidRPr="00105814">
              <w:rPr>
                <w:rFonts w:ascii="Arial" w:hAnsi="Arial" w:cs="Arial"/>
              </w:rPr>
              <w:t xml:space="preserve"> nos vídeos quando disponível</w:t>
            </w:r>
          </w:p>
        </w:tc>
      </w:tr>
    </w:tbl>
    <w:p w14:paraId="049A0E82" w14:textId="77777777" w:rsidR="00E2608D" w:rsidRPr="0003372D" w:rsidRDefault="00E2608D" w:rsidP="00E2608D">
      <w:pPr>
        <w:pBdr>
          <w:top w:val="nil"/>
          <w:left w:val="nil"/>
          <w:bottom w:val="nil"/>
          <w:right w:val="nil"/>
          <w:between w:val="nil"/>
        </w:pBdr>
        <w:spacing w:after="0" w:line="360" w:lineRule="auto"/>
        <w:jc w:val="both"/>
        <w:rPr>
          <w:rFonts w:ascii="Arial" w:hAnsi="Arial" w:cs="Arial"/>
        </w:rPr>
      </w:pPr>
      <w:r w:rsidRPr="0003372D">
        <w:rPr>
          <w:rFonts w:ascii="Arial" w:hAnsi="Arial" w:cs="Arial"/>
        </w:rPr>
        <w:t xml:space="preserve">Fonte: Adaptado de Nery (2021) </w:t>
      </w:r>
    </w:p>
    <w:p w14:paraId="20DBA922" w14:textId="43AC9366" w:rsidR="00E2608D" w:rsidRDefault="00E2608D" w:rsidP="00A20A60">
      <w:pPr>
        <w:pStyle w:val="Legenda"/>
      </w:pPr>
    </w:p>
    <w:p w14:paraId="5BC44D7B" w14:textId="470B7E65" w:rsidR="00B107F4" w:rsidRPr="00B107F4" w:rsidRDefault="00B107F4" w:rsidP="00B107F4">
      <w:pPr>
        <w:pStyle w:val="Legenda"/>
      </w:pPr>
      <w:bookmarkStart w:id="56" w:name="_Toc223367520"/>
      <w:r>
        <w:t xml:space="preserve">Quadro </w:t>
      </w:r>
      <w:fldSimple w:instr=" SEQ Quadro \* ARABIC ">
        <w:r>
          <w:rPr>
            <w:noProof/>
          </w:rPr>
          <w:t>8</w:t>
        </w:r>
      </w:fldSimple>
      <w:r>
        <w:t xml:space="preserve"> - </w:t>
      </w:r>
      <w:r w:rsidRPr="0019154A">
        <w:t>Diretrizes de Configurações Sonoras: Leitor de tela.</w:t>
      </w:r>
      <w:bookmarkEnd w:id="56"/>
    </w:p>
    <w:tbl>
      <w:tblPr>
        <w:tblStyle w:val="Tabelacomgrade"/>
        <w:tblW w:w="0" w:type="auto"/>
        <w:tblInd w:w="-75" w:type="dxa"/>
        <w:tblLook w:val="04A0" w:firstRow="1" w:lastRow="0" w:firstColumn="1" w:lastColumn="0" w:noHBand="0" w:noVBand="1"/>
      </w:tblPr>
      <w:tblGrid>
        <w:gridCol w:w="781"/>
        <w:gridCol w:w="3411"/>
        <w:gridCol w:w="4377"/>
      </w:tblGrid>
      <w:tr w:rsidR="00E2608D" w:rsidRPr="003D3829" w14:paraId="087D5E6B" w14:textId="77777777" w:rsidTr="00D60F16">
        <w:tc>
          <w:tcPr>
            <w:tcW w:w="781" w:type="dxa"/>
          </w:tcPr>
          <w:p w14:paraId="25F44DE7" w14:textId="77777777" w:rsidR="00E2608D" w:rsidRDefault="00E2608D" w:rsidP="00D60F16">
            <w:pPr>
              <w:spacing w:line="360" w:lineRule="auto"/>
              <w:jc w:val="both"/>
              <w:rPr>
                <w:rFonts w:ascii="Arial" w:hAnsi="Arial" w:cs="Arial"/>
              </w:rPr>
            </w:pPr>
            <w:r>
              <w:rPr>
                <w:rFonts w:ascii="Arial" w:hAnsi="Arial" w:cs="Arial"/>
              </w:rPr>
              <w:t>ID</w:t>
            </w:r>
          </w:p>
        </w:tc>
        <w:tc>
          <w:tcPr>
            <w:tcW w:w="3411" w:type="dxa"/>
          </w:tcPr>
          <w:p w14:paraId="285D5483" w14:textId="77777777" w:rsidR="00E2608D" w:rsidRDefault="00E2608D" w:rsidP="00D60F16">
            <w:pPr>
              <w:spacing w:line="360" w:lineRule="auto"/>
              <w:jc w:val="both"/>
              <w:rPr>
                <w:rFonts w:ascii="Arial" w:hAnsi="Arial" w:cs="Arial"/>
              </w:rPr>
            </w:pPr>
            <w:r>
              <w:rPr>
                <w:rFonts w:ascii="Arial" w:hAnsi="Arial" w:cs="Arial"/>
              </w:rPr>
              <w:t>Diretriz</w:t>
            </w:r>
          </w:p>
        </w:tc>
        <w:tc>
          <w:tcPr>
            <w:tcW w:w="4377" w:type="dxa"/>
          </w:tcPr>
          <w:p w14:paraId="1F7FE4E8" w14:textId="77777777" w:rsidR="00E2608D" w:rsidRDefault="00E2608D" w:rsidP="00D60F16">
            <w:pPr>
              <w:spacing w:line="360" w:lineRule="auto"/>
              <w:jc w:val="both"/>
              <w:rPr>
                <w:rFonts w:ascii="Arial" w:hAnsi="Arial" w:cs="Arial"/>
              </w:rPr>
            </w:pPr>
            <w:r>
              <w:rPr>
                <w:rFonts w:ascii="Arial" w:hAnsi="Arial" w:cs="Arial"/>
              </w:rPr>
              <w:t>Descrição</w:t>
            </w:r>
          </w:p>
        </w:tc>
      </w:tr>
      <w:tr w:rsidR="00E2608D" w:rsidRPr="003D3829" w14:paraId="73CBB0F5" w14:textId="77777777" w:rsidTr="00D60F16">
        <w:tc>
          <w:tcPr>
            <w:tcW w:w="781" w:type="dxa"/>
          </w:tcPr>
          <w:p w14:paraId="4C9BE2F2" w14:textId="77777777" w:rsidR="00E2608D" w:rsidRPr="003D3829" w:rsidRDefault="00E2608D" w:rsidP="00D60F16">
            <w:pPr>
              <w:spacing w:line="360" w:lineRule="auto"/>
              <w:jc w:val="both"/>
              <w:rPr>
                <w:rFonts w:ascii="Arial" w:hAnsi="Arial" w:cs="Arial"/>
              </w:rPr>
            </w:pPr>
            <w:r>
              <w:rPr>
                <w:rFonts w:ascii="Arial" w:hAnsi="Arial" w:cs="Arial"/>
              </w:rPr>
              <w:t>3.1.1</w:t>
            </w:r>
          </w:p>
        </w:tc>
        <w:tc>
          <w:tcPr>
            <w:tcW w:w="3411" w:type="dxa"/>
          </w:tcPr>
          <w:p w14:paraId="135E40F9" w14:textId="77777777" w:rsidR="00E2608D" w:rsidRPr="003D3829" w:rsidRDefault="00E2608D" w:rsidP="00D60F16">
            <w:pPr>
              <w:spacing w:line="360" w:lineRule="auto"/>
              <w:jc w:val="both"/>
              <w:rPr>
                <w:rFonts w:ascii="Arial" w:hAnsi="Arial" w:cs="Arial"/>
              </w:rPr>
            </w:pPr>
            <w:r>
              <w:rPr>
                <w:rFonts w:ascii="Arial" w:hAnsi="Arial" w:cs="Arial"/>
              </w:rPr>
              <w:t>Ativar o leitor de tela</w:t>
            </w:r>
          </w:p>
        </w:tc>
        <w:tc>
          <w:tcPr>
            <w:tcW w:w="4377" w:type="dxa"/>
          </w:tcPr>
          <w:p w14:paraId="21EF48E1" w14:textId="77777777" w:rsidR="00E2608D" w:rsidRPr="003D3829" w:rsidRDefault="00E2608D" w:rsidP="00D60F16">
            <w:pPr>
              <w:spacing w:line="360" w:lineRule="auto"/>
              <w:jc w:val="both"/>
              <w:rPr>
                <w:rFonts w:ascii="Arial" w:hAnsi="Arial" w:cs="Arial"/>
              </w:rPr>
            </w:pPr>
            <w:r>
              <w:rPr>
                <w:rFonts w:ascii="Arial" w:hAnsi="Arial" w:cs="Arial"/>
              </w:rPr>
              <w:t>Escolher ativar o leitor de tela</w:t>
            </w:r>
          </w:p>
        </w:tc>
      </w:tr>
      <w:tr w:rsidR="00E2608D" w:rsidRPr="003D3829" w14:paraId="71D70721" w14:textId="77777777" w:rsidTr="00D60F16">
        <w:tc>
          <w:tcPr>
            <w:tcW w:w="781" w:type="dxa"/>
          </w:tcPr>
          <w:p w14:paraId="6850A34F" w14:textId="77777777" w:rsidR="00E2608D" w:rsidRPr="003D3829" w:rsidRDefault="00E2608D" w:rsidP="00D60F16">
            <w:pPr>
              <w:spacing w:line="360" w:lineRule="auto"/>
              <w:jc w:val="both"/>
              <w:rPr>
                <w:rFonts w:ascii="Arial" w:hAnsi="Arial" w:cs="Arial"/>
              </w:rPr>
            </w:pPr>
            <w:r>
              <w:rPr>
                <w:rFonts w:ascii="Arial" w:hAnsi="Arial" w:cs="Arial"/>
              </w:rPr>
              <w:t>3.1.2</w:t>
            </w:r>
          </w:p>
        </w:tc>
        <w:tc>
          <w:tcPr>
            <w:tcW w:w="3411" w:type="dxa"/>
          </w:tcPr>
          <w:p w14:paraId="7895F4B9" w14:textId="77777777" w:rsidR="00E2608D" w:rsidRPr="003D3829" w:rsidRDefault="00E2608D" w:rsidP="00D60F16">
            <w:pPr>
              <w:spacing w:line="360" w:lineRule="auto"/>
              <w:jc w:val="both"/>
              <w:rPr>
                <w:rFonts w:ascii="Arial" w:hAnsi="Arial" w:cs="Arial"/>
              </w:rPr>
            </w:pPr>
            <w:r>
              <w:rPr>
                <w:rFonts w:ascii="Arial" w:hAnsi="Arial" w:cs="Arial"/>
              </w:rPr>
              <w:t>Velocidade da fala</w:t>
            </w:r>
          </w:p>
        </w:tc>
        <w:tc>
          <w:tcPr>
            <w:tcW w:w="4377" w:type="dxa"/>
          </w:tcPr>
          <w:p w14:paraId="2BDA540B" w14:textId="77777777" w:rsidR="00E2608D" w:rsidRPr="003D3829" w:rsidRDefault="00E2608D" w:rsidP="00D60F16">
            <w:pPr>
              <w:spacing w:line="360" w:lineRule="auto"/>
              <w:jc w:val="both"/>
              <w:rPr>
                <w:rFonts w:ascii="Arial" w:hAnsi="Arial" w:cs="Arial"/>
              </w:rPr>
            </w:pPr>
            <w:r>
              <w:rPr>
                <w:rFonts w:ascii="Arial" w:hAnsi="Arial" w:cs="Arial"/>
              </w:rPr>
              <w:t>Escolher a velocidade da fala do leitor de tela</w:t>
            </w:r>
          </w:p>
        </w:tc>
      </w:tr>
      <w:tr w:rsidR="00E2608D" w:rsidRPr="003D3829" w14:paraId="095B6294" w14:textId="77777777" w:rsidTr="00D60F16">
        <w:tc>
          <w:tcPr>
            <w:tcW w:w="781" w:type="dxa"/>
          </w:tcPr>
          <w:p w14:paraId="613974B9" w14:textId="77777777" w:rsidR="00E2608D" w:rsidRPr="003D3829" w:rsidRDefault="00E2608D" w:rsidP="00D60F16">
            <w:pPr>
              <w:spacing w:line="360" w:lineRule="auto"/>
              <w:jc w:val="both"/>
              <w:rPr>
                <w:rFonts w:ascii="Arial" w:hAnsi="Arial" w:cs="Arial"/>
              </w:rPr>
            </w:pPr>
            <w:r>
              <w:rPr>
                <w:rFonts w:ascii="Arial" w:hAnsi="Arial" w:cs="Arial"/>
              </w:rPr>
              <w:t>3.1.3</w:t>
            </w:r>
          </w:p>
        </w:tc>
        <w:tc>
          <w:tcPr>
            <w:tcW w:w="3411" w:type="dxa"/>
          </w:tcPr>
          <w:p w14:paraId="743FC13C" w14:textId="77777777" w:rsidR="00E2608D" w:rsidRPr="003D3829" w:rsidRDefault="00E2608D" w:rsidP="00D60F16">
            <w:pPr>
              <w:spacing w:line="360" w:lineRule="auto"/>
              <w:jc w:val="both"/>
              <w:rPr>
                <w:rFonts w:ascii="Arial" w:hAnsi="Arial" w:cs="Arial"/>
              </w:rPr>
            </w:pPr>
            <w:r>
              <w:rPr>
                <w:rFonts w:ascii="Arial" w:hAnsi="Arial" w:cs="Arial"/>
              </w:rPr>
              <w:t>Timbre da fala</w:t>
            </w:r>
          </w:p>
        </w:tc>
        <w:tc>
          <w:tcPr>
            <w:tcW w:w="4377" w:type="dxa"/>
          </w:tcPr>
          <w:p w14:paraId="4CE50771" w14:textId="77777777" w:rsidR="00E2608D" w:rsidRPr="003D3829" w:rsidRDefault="00E2608D" w:rsidP="00D60F16">
            <w:pPr>
              <w:spacing w:line="360" w:lineRule="auto"/>
              <w:jc w:val="both"/>
              <w:rPr>
                <w:rFonts w:ascii="Arial" w:hAnsi="Arial" w:cs="Arial"/>
              </w:rPr>
            </w:pPr>
            <w:r>
              <w:rPr>
                <w:rFonts w:ascii="Arial" w:hAnsi="Arial" w:cs="Arial"/>
              </w:rPr>
              <w:t>Escolher o tom da fala do leitor de tela</w:t>
            </w:r>
          </w:p>
        </w:tc>
      </w:tr>
    </w:tbl>
    <w:p w14:paraId="11E18A28" w14:textId="77777777" w:rsidR="00E2608D" w:rsidRPr="0003372D" w:rsidRDefault="00E2608D" w:rsidP="00E2608D">
      <w:pPr>
        <w:pBdr>
          <w:top w:val="nil"/>
          <w:left w:val="nil"/>
          <w:bottom w:val="nil"/>
          <w:right w:val="nil"/>
          <w:between w:val="nil"/>
        </w:pBdr>
        <w:spacing w:after="0" w:line="360" w:lineRule="auto"/>
        <w:jc w:val="both"/>
        <w:rPr>
          <w:rFonts w:ascii="Arial" w:hAnsi="Arial" w:cs="Arial"/>
        </w:rPr>
      </w:pPr>
      <w:r w:rsidRPr="0003372D">
        <w:rPr>
          <w:rFonts w:ascii="Arial" w:hAnsi="Arial" w:cs="Arial"/>
        </w:rPr>
        <w:t xml:space="preserve">Fonte: Adaptado de Nery (2021) </w:t>
      </w:r>
    </w:p>
    <w:p w14:paraId="147DD176" w14:textId="77777777" w:rsidR="00E2608D" w:rsidRPr="00717C0C" w:rsidRDefault="00E2608D" w:rsidP="00A20A60">
      <w:pPr>
        <w:pStyle w:val="Legenda"/>
      </w:pPr>
    </w:p>
    <w:p w14:paraId="39D966CC" w14:textId="2F81A09C" w:rsidR="00E2608D" w:rsidRPr="005C3A51" w:rsidRDefault="00B107F4" w:rsidP="00B107F4">
      <w:pPr>
        <w:pStyle w:val="Legenda"/>
      </w:pPr>
      <w:bookmarkStart w:id="57" w:name="_Toc223367521"/>
      <w:r>
        <w:t xml:space="preserve">Quadro </w:t>
      </w:r>
      <w:fldSimple w:instr=" SEQ Quadro \* ARABIC ">
        <w:r>
          <w:rPr>
            <w:noProof/>
          </w:rPr>
          <w:t>9</w:t>
        </w:r>
      </w:fldSimple>
      <w:r>
        <w:t xml:space="preserve"> - </w:t>
      </w:r>
      <w:r w:rsidRPr="003A0F5E">
        <w:t>Diretrizes de Configurações Sonoras: Leitura de conteúdo.</w:t>
      </w:r>
      <w:bookmarkEnd w:id="57"/>
    </w:p>
    <w:tbl>
      <w:tblPr>
        <w:tblStyle w:val="Tabelacomgrade"/>
        <w:tblW w:w="0" w:type="auto"/>
        <w:tblInd w:w="-75" w:type="dxa"/>
        <w:tblLook w:val="04A0" w:firstRow="1" w:lastRow="0" w:firstColumn="1" w:lastColumn="0" w:noHBand="0" w:noVBand="1"/>
      </w:tblPr>
      <w:tblGrid>
        <w:gridCol w:w="781"/>
        <w:gridCol w:w="3411"/>
        <w:gridCol w:w="4377"/>
      </w:tblGrid>
      <w:tr w:rsidR="00E2608D" w:rsidRPr="003D3829" w14:paraId="3B51D01D" w14:textId="77777777" w:rsidTr="00D60F16">
        <w:tc>
          <w:tcPr>
            <w:tcW w:w="781" w:type="dxa"/>
          </w:tcPr>
          <w:p w14:paraId="64496C29" w14:textId="77777777" w:rsidR="00E2608D" w:rsidRDefault="00E2608D" w:rsidP="00D60F16">
            <w:pPr>
              <w:spacing w:line="360" w:lineRule="auto"/>
              <w:jc w:val="both"/>
              <w:rPr>
                <w:rFonts w:ascii="Arial" w:hAnsi="Arial" w:cs="Arial"/>
              </w:rPr>
            </w:pPr>
            <w:r>
              <w:rPr>
                <w:rFonts w:ascii="Arial" w:hAnsi="Arial" w:cs="Arial"/>
              </w:rPr>
              <w:t>ID</w:t>
            </w:r>
          </w:p>
        </w:tc>
        <w:tc>
          <w:tcPr>
            <w:tcW w:w="3411" w:type="dxa"/>
          </w:tcPr>
          <w:p w14:paraId="6FC748BE" w14:textId="77777777" w:rsidR="00E2608D" w:rsidRDefault="00E2608D" w:rsidP="00D60F16">
            <w:pPr>
              <w:spacing w:line="360" w:lineRule="auto"/>
              <w:jc w:val="both"/>
              <w:rPr>
                <w:rFonts w:ascii="Arial" w:hAnsi="Arial" w:cs="Arial"/>
              </w:rPr>
            </w:pPr>
            <w:r>
              <w:rPr>
                <w:rFonts w:ascii="Arial" w:hAnsi="Arial" w:cs="Arial"/>
              </w:rPr>
              <w:t>Diretriz</w:t>
            </w:r>
          </w:p>
        </w:tc>
        <w:tc>
          <w:tcPr>
            <w:tcW w:w="4377" w:type="dxa"/>
          </w:tcPr>
          <w:p w14:paraId="4B3E97C9" w14:textId="77777777" w:rsidR="00E2608D" w:rsidRDefault="00E2608D" w:rsidP="00D60F16">
            <w:pPr>
              <w:spacing w:line="360" w:lineRule="auto"/>
              <w:jc w:val="both"/>
              <w:rPr>
                <w:rFonts w:ascii="Arial" w:hAnsi="Arial" w:cs="Arial"/>
              </w:rPr>
            </w:pPr>
            <w:r>
              <w:rPr>
                <w:rFonts w:ascii="Arial" w:hAnsi="Arial" w:cs="Arial"/>
              </w:rPr>
              <w:t>Descrição</w:t>
            </w:r>
          </w:p>
        </w:tc>
      </w:tr>
      <w:tr w:rsidR="00E2608D" w14:paraId="3875B8DC" w14:textId="77777777" w:rsidTr="00D60F16">
        <w:tc>
          <w:tcPr>
            <w:tcW w:w="781" w:type="dxa"/>
          </w:tcPr>
          <w:p w14:paraId="4CA9B70F" w14:textId="77777777" w:rsidR="00E2608D" w:rsidRDefault="00E2608D" w:rsidP="00D60F16">
            <w:pPr>
              <w:spacing w:line="360" w:lineRule="auto"/>
              <w:jc w:val="both"/>
              <w:rPr>
                <w:rFonts w:ascii="Arial" w:hAnsi="Arial" w:cs="Arial"/>
              </w:rPr>
            </w:pPr>
            <w:r>
              <w:rPr>
                <w:rFonts w:ascii="Arial" w:hAnsi="Arial" w:cs="Arial"/>
              </w:rPr>
              <w:t>3.2.1</w:t>
            </w:r>
          </w:p>
        </w:tc>
        <w:tc>
          <w:tcPr>
            <w:tcW w:w="3411" w:type="dxa"/>
          </w:tcPr>
          <w:p w14:paraId="25E0A214" w14:textId="77777777" w:rsidR="00E2608D" w:rsidRDefault="00E2608D" w:rsidP="00D60F16">
            <w:pPr>
              <w:spacing w:line="360" w:lineRule="auto"/>
              <w:jc w:val="both"/>
              <w:rPr>
                <w:rFonts w:ascii="Arial" w:hAnsi="Arial" w:cs="Arial"/>
              </w:rPr>
            </w:pPr>
            <w:r>
              <w:rPr>
                <w:rFonts w:ascii="Arial" w:hAnsi="Arial" w:cs="Arial"/>
              </w:rPr>
              <w:t>Conteúdo da Tela</w:t>
            </w:r>
          </w:p>
        </w:tc>
        <w:tc>
          <w:tcPr>
            <w:tcW w:w="4377" w:type="dxa"/>
          </w:tcPr>
          <w:p w14:paraId="35B694C2" w14:textId="77777777" w:rsidR="00E2608D" w:rsidRDefault="00E2608D" w:rsidP="00D60F16">
            <w:pPr>
              <w:spacing w:line="360" w:lineRule="auto"/>
              <w:jc w:val="both"/>
              <w:rPr>
                <w:rFonts w:ascii="Arial" w:hAnsi="Arial" w:cs="Arial"/>
              </w:rPr>
            </w:pPr>
            <w:r>
              <w:rPr>
                <w:rFonts w:ascii="Arial" w:hAnsi="Arial" w:cs="Arial"/>
              </w:rPr>
              <w:t>Todo o conteúdo da tela vai ser lido</w:t>
            </w:r>
          </w:p>
        </w:tc>
      </w:tr>
      <w:tr w:rsidR="00E2608D" w14:paraId="5099BFE4" w14:textId="77777777" w:rsidTr="00D60F16">
        <w:tc>
          <w:tcPr>
            <w:tcW w:w="781" w:type="dxa"/>
          </w:tcPr>
          <w:p w14:paraId="1741965B" w14:textId="77777777" w:rsidR="00E2608D" w:rsidRDefault="00E2608D" w:rsidP="00D60F16">
            <w:pPr>
              <w:spacing w:line="360" w:lineRule="auto"/>
              <w:jc w:val="both"/>
              <w:rPr>
                <w:rFonts w:ascii="Arial" w:hAnsi="Arial" w:cs="Arial"/>
              </w:rPr>
            </w:pPr>
            <w:r>
              <w:rPr>
                <w:rFonts w:ascii="Arial" w:hAnsi="Arial" w:cs="Arial"/>
              </w:rPr>
              <w:t>3.2.2</w:t>
            </w:r>
          </w:p>
        </w:tc>
        <w:tc>
          <w:tcPr>
            <w:tcW w:w="3411" w:type="dxa"/>
          </w:tcPr>
          <w:p w14:paraId="4A31F102" w14:textId="77777777" w:rsidR="00E2608D" w:rsidRDefault="00E2608D" w:rsidP="00D60F16">
            <w:pPr>
              <w:spacing w:line="360" w:lineRule="auto"/>
              <w:jc w:val="both"/>
              <w:rPr>
                <w:rFonts w:ascii="Arial" w:hAnsi="Arial" w:cs="Arial"/>
              </w:rPr>
            </w:pPr>
            <w:r>
              <w:rPr>
                <w:rFonts w:ascii="Arial" w:hAnsi="Arial" w:cs="Arial"/>
              </w:rPr>
              <w:t>Pontuação</w:t>
            </w:r>
          </w:p>
        </w:tc>
        <w:tc>
          <w:tcPr>
            <w:tcW w:w="4377" w:type="dxa"/>
          </w:tcPr>
          <w:p w14:paraId="78F7AC4B" w14:textId="77777777" w:rsidR="00E2608D" w:rsidRDefault="00E2608D" w:rsidP="00D60F16">
            <w:pPr>
              <w:spacing w:line="360" w:lineRule="auto"/>
              <w:jc w:val="both"/>
              <w:rPr>
                <w:rFonts w:ascii="Arial" w:hAnsi="Arial" w:cs="Arial"/>
              </w:rPr>
            </w:pPr>
            <w:r>
              <w:rPr>
                <w:rFonts w:ascii="Arial" w:hAnsi="Arial" w:cs="Arial"/>
              </w:rPr>
              <w:t>Determinar como serão faladas as pontuações em texto</w:t>
            </w:r>
          </w:p>
        </w:tc>
      </w:tr>
      <w:tr w:rsidR="00E2608D" w14:paraId="34A6A486" w14:textId="77777777" w:rsidTr="00D60F16">
        <w:tc>
          <w:tcPr>
            <w:tcW w:w="781" w:type="dxa"/>
          </w:tcPr>
          <w:p w14:paraId="35637767" w14:textId="77777777" w:rsidR="00E2608D" w:rsidRDefault="00E2608D" w:rsidP="00D60F16">
            <w:pPr>
              <w:spacing w:line="360" w:lineRule="auto"/>
              <w:jc w:val="both"/>
              <w:rPr>
                <w:rFonts w:ascii="Arial" w:hAnsi="Arial" w:cs="Arial"/>
              </w:rPr>
            </w:pPr>
            <w:r>
              <w:rPr>
                <w:rFonts w:ascii="Arial" w:hAnsi="Arial" w:cs="Arial"/>
              </w:rPr>
              <w:t>3.2.3</w:t>
            </w:r>
          </w:p>
        </w:tc>
        <w:tc>
          <w:tcPr>
            <w:tcW w:w="3411" w:type="dxa"/>
          </w:tcPr>
          <w:p w14:paraId="43E881A2" w14:textId="77777777" w:rsidR="00E2608D" w:rsidRDefault="00E2608D" w:rsidP="00D60F16">
            <w:pPr>
              <w:spacing w:line="360" w:lineRule="auto"/>
              <w:jc w:val="both"/>
              <w:rPr>
                <w:rFonts w:ascii="Arial" w:hAnsi="Arial" w:cs="Arial"/>
              </w:rPr>
            </w:pPr>
            <w:r>
              <w:rPr>
                <w:rFonts w:ascii="Arial" w:hAnsi="Arial" w:cs="Arial"/>
              </w:rPr>
              <w:t>Texto selecionado</w:t>
            </w:r>
          </w:p>
        </w:tc>
        <w:tc>
          <w:tcPr>
            <w:tcW w:w="4377" w:type="dxa"/>
          </w:tcPr>
          <w:p w14:paraId="49C20E2D" w14:textId="77777777" w:rsidR="00E2608D" w:rsidRDefault="00E2608D" w:rsidP="00D60F16">
            <w:pPr>
              <w:spacing w:line="360" w:lineRule="auto"/>
              <w:jc w:val="both"/>
              <w:rPr>
                <w:rFonts w:ascii="Arial" w:hAnsi="Arial" w:cs="Arial"/>
              </w:rPr>
            </w:pPr>
            <w:r>
              <w:rPr>
                <w:rFonts w:ascii="Arial" w:hAnsi="Arial" w:cs="Arial"/>
              </w:rPr>
              <w:t>Determina se o texto detectado automaticamente no item em foco deve ser falado</w:t>
            </w:r>
          </w:p>
        </w:tc>
      </w:tr>
      <w:tr w:rsidR="00E2608D" w14:paraId="33714D49" w14:textId="77777777" w:rsidTr="00D60F16">
        <w:tc>
          <w:tcPr>
            <w:tcW w:w="781" w:type="dxa"/>
          </w:tcPr>
          <w:p w14:paraId="780269CA" w14:textId="77777777" w:rsidR="00E2608D" w:rsidRDefault="00E2608D" w:rsidP="00D60F16">
            <w:pPr>
              <w:spacing w:line="360" w:lineRule="auto"/>
              <w:jc w:val="both"/>
              <w:rPr>
                <w:rFonts w:ascii="Arial" w:hAnsi="Arial" w:cs="Arial"/>
              </w:rPr>
            </w:pPr>
            <w:r>
              <w:rPr>
                <w:rFonts w:ascii="Arial" w:hAnsi="Arial" w:cs="Arial"/>
              </w:rPr>
              <w:t>3.2.4</w:t>
            </w:r>
          </w:p>
        </w:tc>
        <w:tc>
          <w:tcPr>
            <w:tcW w:w="3411" w:type="dxa"/>
          </w:tcPr>
          <w:p w14:paraId="0FA164AB" w14:textId="77777777" w:rsidR="00E2608D" w:rsidRDefault="00E2608D" w:rsidP="00D60F16">
            <w:pPr>
              <w:spacing w:line="360" w:lineRule="auto"/>
              <w:jc w:val="both"/>
              <w:rPr>
                <w:rFonts w:ascii="Arial" w:hAnsi="Arial" w:cs="Arial"/>
              </w:rPr>
            </w:pPr>
            <w:r>
              <w:rPr>
                <w:rFonts w:ascii="Arial" w:hAnsi="Arial" w:cs="Arial"/>
              </w:rPr>
              <w:t>Letras e palavras em maiúsculo</w:t>
            </w:r>
          </w:p>
        </w:tc>
        <w:tc>
          <w:tcPr>
            <w:tcW w:w="4377" w:type="dxa"/>
          </w:tcPr>
          <w:p w14:paraId="3D9FB862" w14:textId="77777777" w:rsidR="00E2608D" w:rsidRDefault="00E2608D" w:rsidP="00D60F16">
            <w:pPr>
              <w:spacing w:line="360" w:lineRule="auto"/>
              <w:jc w:val="both"/>
              <w:rPr>
                <w:rFonts w:ascii="Arial" w:hAnsi="Arial" w:cs="Arial"/>
              </w:rPr>
            </w:pPr>
            <w:r>
              <w:rPr>
                <w:rFonts w:ascii="Arial" w:hAnsi="Arial" w:cs="Arial"/>
              </w:rPr>
              <w:t>Determina o que fazer ao encontrar letras maiúsculas em um texto</w:t>
            </w:r>
          </w:p>
        </w:tc>
      </w:tr>
      <w:tr w:rsidR="00E2608D" w14:paraId="45B704C4" w14:textId="77777777" w:rsidTr="00D60F16">
        <w:tc>
          <w:tcPr>
            <w:tcW w:w="781" w:type="dxa"/>
          </w:tcPr>
          <w:p w14:paraId="1CAEC084" w14:textId="77777777" w:rsidR="00E2608D" w:rsidRDefault="00E2608D" w:rsidP="00D60F16">
            <w:pPr>
              <w:spacing w:line="360" w:lineRule="auto"/>
              <w:jc w:val="both"/>
              <w:rPr>
                <w:rFonts w:ascii="Arial" w:hAnsi="Arial" w:cs="Arial"/>
              </w:rPr>
            </w:pPr>
            <w:r>
              <w:rPr>
                <w:rFonts w:ascii="Arial" w:hAnsi="Arial" w:cs="Arial"/>
              </w:rPr>
              <w:t>3.2.5</w:t>
            </w:r>
          </w:p>
        </w:tc>
        <w:tc>
          <w:tcPr>
            <w:tcW w:w="3411" w:type="dxa"/>
          </w:tcPr>
          <w:p w14:paraId="771C3701" w14:textId="77777777" w:rsidR="00E2608D" w:rsidRDefault="00E2608D" w:rsidP="00D60F16">
            <w:pPr>
              <w:spacing w:line="360" w:lineRule="auto"/>
              <w:jc w:val="both"/>
              <w:rPr>
                <w:rFonts w:ascii="Arial" w:hAnsi="Arial" w:cs="Arial"/>
              </w:rPr>
            </w:pPr>
            <w:r>
              <w:rPr>
                <w:rFonts w:ascii="Arial" w:hAnsi="Arial" w:cs="Arial"/>
              </w:rPr>
              <w:t>Cabeçalhos de tabelas</w:t>
            </w:r>
          </w:p>
        </w:tc>
        <w:tc>
          <w:tcPr>
            <w:tcW w:w="4377" w:type="dxa"/>
          </w:tcPr>
          <w:p w14:paraId="10772444" w14:textId="77777777" w:rsidR="00E2608D" w:rsidRDefault="00E2608D" w:rsidP="00D60F16">
            <w:pPr>
              <w:spacing w:line="360" w:lineRule="auto"/>
              <w:jc w:val="both"/>
              <w:rPr>
                <w:rFonts w:ascii="Arial" w:hAnsi="Arial" w:cs="Arial"/>
              </w:rPr>
            </w:pPr>
            <w:r>
              <w:rPr>
                <w:rFonts w:ascii="Arial" w:hAnsi="Arial" w:cs="Arial"/>
              </w:rPr>
              <w:t>Ler o conteúdo do cabeçalho de uma tabela</w:t>
            </w:r>
          </w:p>
        </w:tc>
      </w:tr>
      <w:tr w:rsidR="00E2608D" w14:paraId="6EDCC43E" w14:textId="77777777" w:rsidTr="00D60F16">
        <w:tc>
          <w:tcPr>
            <w:tcW w:w="781" w:type="dxa"/>
          </w:tcPr>
          <w:p w14:paraId="193EB8A9" w14:textId="77777777" w:rsidR="00E2608D" w:rsidRDefault="00E2608D" w:rsidP="00D60F16">
            <w:pPr>
              <w:spacing w:line="360" w:lineRule="auto"/>
              <w:jc w:val="both"/>
              <w:rPr>
                <w:rFonts w:ascii="Arial" w:hAnsi="Arial" w:cs="Arial"/>
              </w:rPr>
            </w:pPr>
            <w:r>
              <w:rPr>
                <w:rFonts w:ascii="Arial" w:hAnsi="Arial" w:cs="Arial"/>
              </w:rPr>
              <w:t>3.2.6</w:t>
            </w:r>
          </w:p>
        </w:tc>
        <w:tc>
          <w:tcPr>
            <w:tcW w:w="3411" w:type="dxa"/>
          </w:tcPr>
          <w:p w14:paraId="163EDCA0" w14:textId="77777777" w:rsidR="00E2608D" w:rsidRDefault="00E2608D" w:rsidP="00D60F16">
            <w:pPr>
              <w:spacing w:line="360" w:lineRule="auto"/>
              <w:jc w:val="both"/>
              <w:rPr>
                <w:rFonts w:ascii="Arial" w:hAnsi="Arial" w:cs="Arial"/>
              </w:rPr>
            </w:pPr>
            <w:r>
              <w:rPr>
                <w:rFonts w:ascii="Arial" w:hAnsi="Arial" w:cs="Arial"/>
              </w:rPr>
              <w:t>Número de linhas e colunas em tabelas</w:t>
            </w:r>
          </w:p>
        </w:tc>
        <w:tc>
          <w:tcPr>
            <w:tcW w:w="4377" w:type="dxa"/>
          </w:tcPr>
          <w:p w14:paraId="04A2A691" w14:textId="77777777" w:rsidR="00E2608D" w:rsidRDefault="00E2608D" w:rsidP="00D60F16">
            <w:pPr>
              <w:spacing w:line="360" w:lineRule="auto"/>
              <w:jc w:val="both"/>
              <w:rPr>
                <w:rFonts w:ascii="Arial" w:hAnsi="Arial" w:cs="Arial"/>
              </w:rPr>
            </w:pPr>
            <w:r>
              <w:rPr>
                <w:rFonts w:ascii="Arial" w:hAnsi="Arial" w:cs="Arial"/>
              </w:rPr>
              <w:t>O leitor de tela vai indicar a quantidade de linhas e colunas em uma tabela</w:t>
            </w:r>
          </w:p>
        </w:tc>
      </w:tr>
      <w:tr w:rsidR="00E2608D" w14:paraId="5B054B2C" w14:textId="77777777" w:rsidTr="00D60F16">
        <w:tc>
          <w:tcPr>
            <w:tcW w:w="781" w:type="dxa"/>
          </w:tcPr>
          <w:p w14:paraId="266167E0" w14:textId="77777777" w:rsidR="00E2608D" w:rsidRDefault="00E2608D" w:rsidP="00D60F16">
            <w:pPr>
              <w:spacing w:line="360" w:lineRule="auto"/>
              <w:jc w:val="both"/>
              <w:rPr>
                <w:rFonts w:ascii="Arial" w:hAnsi="Arial" w:cs="Arial"/>
              </w:rPr>
            </w:pPr>
            <w:r>
              <w:rPr>
                <w:rFonts w:ascii="Arial" w:hAnsi="Arial" w:cs="Arial"/>
              </w:rPr>
              <w:t>3.2.7</w:t>
            </w:r>
          </w:p>
        </w:tc>
        <w:tc>
          <w:tcPr>
            <w:tcW w:w="3411" w:type="dxa"/>
          </w:tcPr>
          <w:p w14:paraId="01DABED7" w14:textId="77777777" w:rsidR="00E2608D" w:rsidRDefault="00E2608D" w:rsidP="00D60F16">
            <w:pPr>
              <w:spacing w:line="360" w:lineRule="auto"/>
              <w:jc w:val="both"/>
              <w:rPr>
                <w:rFonts w:ascii="Arial" w:hAnsi="Arial" w:cs="Arial"/>
              </w:rPr>
            </w:pPr>
            <w:r>
              <w:rPr>
                <w:rFonts w:ascii="Arial" w:hAnsi="Arial" w:cs="Arial"/>
              </w:rPr>
              <w:t>Falar a palavra “emoji”</w:t>
            </w:r>
          </w:p>
        </w:tc>
        <w:tc>
          <w:tcPr>
            <w:tcW w:w="4377" w:type="dxa"/>
          </w:tcPr>
          <w:p w14:paraId="3FD7F601" w14:textId="77777777" w:rsidR="00E2608D" w:rsidRDefault="00E2608D" w:rsidP="00D60F16">
            <w:pPr>
              <w:spacing w:line="360" w:lineRule="auto"/>
              <w:jc w:val="both"/>
              <w:rPr>
                <w:rFonts w:ascii="Arial" w:hAnsi="Arial" w:cs="Arial"/>
              </w:rPr>
            </w:pPr>
            <w:r>
              <w:rPr>
                <w:rFonts w:ascii="Arial" w:hAnsi="Arial" w:cs="Arial"/>
              </w:rPr>
              <w:t>Quando o leitor de tela encontrar um emoji no texto vai ser indicado</w:t>
            </w:r>
          </w:p>
        </w:tc>
      </w:tr>
    </w:tbl>
    <w:p w14:paraId="7521BA69" w14:textId="77777777" w:rsidR="00E2608D" w:rsidRPr="0003372D" w:rsidRDefault="00E2608D" w:rsidP="00E2608D">
      <w:pPr>
        <w:pBdr>
          <w:top w:val="nil"/>
          <w:left w:val="nil"/>
          <w:bottom w:val="nil"/>
          <w:right w:val="nil"/>
          <w:between w:val="nil"/>
        </w:pBdr>
        <w:spacing w:after="0" w:line="360" w:lineRule="auto"/>
        <w:jc w:val="both"/>
        <w:rPr>
          <w:rFonts w:ascii="Arial" w:hAnsi="Arial" w:cs="Arial"/>
        </w:rPr>
      </w:pPr>
      <w:r w:rsidRPr="0003372D">
        <w:rPr>
          <w:rFonts w:ascii="Arial" w:hAnsi="Arial" w:cs="Arial"/>
        </w:rPr>
        <w:t xml:space="preserve">Fonte: Adaptado de Nery (2021) </w:t>
      </w:r>
    </w:p>
    <w:p w14:paraId="05FF29A1" w14:textId="77777777" w:rsidR="00A20A60" w:rsidRDefault="00A20A60" w:rsidP="00A20A60">
      <w:pPr>
        <w:pStyle w:val="Legenda"/>
      </w:pPr>
    </w:p>
    <w:p w14:paraId="29F94FC6" w14:textId="49E38642" w:rsidR="00E2608D" w:rsidRPr="005C3A51" w:rsidRDefault="00B107F4" w:rsidP="00B107F4">
      <w:pPr>
        <w:pStyle w:val="Legenda"/>
      </w:pPr>
      <w:bookmarkStart w:id="58" w:name="_Toc223367522"/>
      <w:r>
        <w:t xml:space="preserve">Quadro </w:t>
      </w:r>
      <w:fldSimple w:instr=" SEQ Quadro \* ARABIC ">
        <w:r>
          <w:rPr>
            <w:noProof/>
          </w:rPr>
          <w:t>10</w:t>
        </w:r>
      </w:fldSimple>
      <w:r>
        <w:t xml:space="preserve"> - </w:t>
      </w:r>
      <w:r w:rsidRPr="00D77749">
        <w:t>Diretrizes de Configurações Sonoras: Leitura durante digitação.</w:t>
      </w:r>
      <w:bookmarkEnd w:id="58"/>
    </w:p>
    <w:tbl>
      <w:tblPr>
        <w:tblStyle w:val="Tabelacomgrade"/>
        <w:tblW w:w="0" w:type="auto"/>
        <w:tblInd w:w="-75" w:type="dxa"/>
        <w:tblLook w:val="04A0" w:firstRow="1" w:lastRow="0" w:firstColumn="1" w:lastColumn="0" w:noHBand="0" w:noVBand="1"/>
      </w:tblPr>
      <w:tblGrid>
        <w:gridCol w:w="781"/>
        <w:gridCol w:w="3411"/>
        <w:gridCol w:w="4377"/>
      </w:tblGrid>
      <w:tr w:rsidR="00E2608D" w:rsidRPr="003D3829" w14:paraId="078BB0C7" w14:textId="77777777" w:rsidTr="00D60F16">
        <w:tc>
          <w:tcPr>
            <w:tcW w:w="781" w:type="dxa"/>
          </w:tcPr>
          <w:p w14:paraId="5C761BB2" w14:textId="77777777" w:rsidR="00E2608D" w:rsidRDefault="00E2608D" w:rsidP="00D60F16">
            <w:pPr>
              <w:spacing w:line="360" w:lineRule="auto"/>
              <w:jc w:val="both"/>
              <w:rPr>
                <w:rFonts w:ascii="Arial" w:hAnsi="Arial" w:cs="Arial"/>
              </w:rPr>
            </w:pPr>
            <w:r>
              <w:rPr>
                <w:rFonts w:ascii="Arial" w:hAnsi="Arial" w:cs="Arial"/>
              </w:rPr>
              <w:t>ID</w:t>
            </w:r>
          </w:p>
        </w:tc>
        <w:tc>
          <w:tcPr>
            <w:tcW w:w="3411" w:type="dxa"/>
          </w:tcPr>
          <w:p w14:paraId="3A11616B" w14:textId="77777777" w:rsidR="00E2608D" w:rsidRDefault="00E2608D" w:rsidP="00D60F16">
            <w:pPr>
              <w:spacing w:line="360" w:lineRule="auto"/>
              <w:jc w:val="both"/>
              <w:rPr>
                <w:rFonts w:ascii="Arial" w:hAnsi="Arial" w:cs="Arial"/>
              </w:rPr>
            </w:pPr>
            <w:r>
              <w:rPr>
                <w:rFonts w:ascii="Arial" w:hAnsi="Arial" w:cs="Arial"/>
              </w:rPr>
              <w:t>Diretriz</w:t>
            </w:r>
          </w:p>
        </w:tc>
        <w:tc>
          <w:tcPr>
            <w:tcW w:w="4377" w:type="dxa"/>
          </w:tcPr>
          <w:p w14:paraId="47D312F9" w14:textId="77777777" w:rsidR="00E2608D" w:rsidRDefault="00E2608D" w:rsidP="00D60F16">
            <w:pPr>
              <w:spacing w:line="360" w:lineRule="auto"/>
              <w:jc w:val="both"/>
              <w:rPr>
                <w:rFonts w:ascii="Arial" w:hAnsi="Arial" w:cs="Arial"/>
              </w:rPr>
            </w:pPr>
            <w:r>
              <w:rPr>
                <w:rFonts w:ascii="Arial" w:hAnsi="Arial" w:cs="Arial"/>
              </w:rPr>
              <w:t>Descrição</w:t>
            </w:r>
          </w:p>
        </w:tc>
      </w:tr>
      <w:tr w:rsidR="00E2608D" w14:paraId="16E58A68" w14:textId="77777777" w:rsidTr="00D60F16">
        <w:tc>
          <w:tcPr>
            <w:tcW w:w="781" w:type="dxa"/>
          </w:tcPr>
          <w:p w14:paraId="15097F5D" w14:textId="77777777" w:rsidR="00E2608D" w:rsidRDefault="00E2608D" w:rsidP="00D60F16">
            <w:pPr>
              <w:spacing w:line="360" w:lineRule="auto"/>
              <w:jc w:val="both"/>
              <w:rPr>
                <w:rFonts w:ascii="Arial" w:hAnsi="Arial" w:cs="Arial"/>
              </w:rPr>
            </w:pPr>
            <w:r>
              <w:rPr>
                <w:rFonts w:ascii="Arial" w:hAnsi="Arial" w:cs="Arial"/>
              </w:rPr>
              <w:t>3.3.1</w:t>
            </w:r>
          </w:p>
        </w:tc>
        <w:tc>
          <w:tcPr>
            <w:tcW w:w="3411" w:type="dxa"/>
          </w:tcPr>
          <w:p w14:paraId="2867C7B0" w14:textId="77777777" w:rsidR="00E2608D" w:rsidRDefault="00E2608D" w:rsidP="00D60F16">
            <w:pPr>
              <w:spacing w:line="360" w:lineRule="auto"/>
              <w:jc w:val="both"/>
              <w:rPr>
                <w:rFonts w:ascii="Arial" w:hAnsi="Arial" w:cs="Arial"/>
              </w:rPr>
            </w:pPr>
            <w:r>
              <w:rPr>
                <w:rFonts w:ascii="Arial" w:hAnsi="Arial" w:cs="Arial"/>
              </w:rPr>
              <w:t>Escolher o modo de leitura ao digitar</w:t>
            </w:r>
          </w:p>
        </w:tc>
        <w:tc>
          <w:tcPr>
            <w:tcW w:w="4377" w:type="dxa"/>
          </w:tcPr>
          <w:p w14:paraId="3064678E" w14:textId="77777777" w:rsidR="00E2608D" w:rsidRDefault="00E2608D" w:rsidP="00D60F16">
            <w:pPr>
              <w:spacing w:line="360" w:lineRule="auto"/>
              <w:jc w:val="both"/>
              <w:rPr>
                <w:rFonts w:ascii="Arial" w:hAnsi="Arial" w:cs="Arial"/>
              </w:rPr>
            </w:pPr>
            <w:r>
              <w:rPr>
                <w:rFonts w:ascii="Arial" w:hAnsi="Arial" w:cs="Arial"/>
              </w:rPr>
              <w:t>Falar letras e algarismos digitados, palavras normalmente ou por retorno fonético</w:t>
            </w:r>
          </w:p>
        </w:tc>
      </w:tr>
      <w:tr w:rsidR="00E2608D" w14:paraId="766AD776" w14:textId="77777777" w:rsidTr="00D60F16">
        <w:tc>
          <w:tcPr>
            <w:tcW w:w="781" w:type="dxa"/>
          </w:tcPr>
          <w:p w14:paraId="7EFB66C2" w14:textId="77777777" w:rsidR="00E2608D" w:rsidRDefault="00E2608D" w:rsidP="00D60F16">
            <w:pPr>
              <w:spacing w:line="360" w:lineRule="auto"/>
              <w:jc w:val="both"/>
              <w:rPr>
                <w:rFonts w:ascii="Arial" w:hAnsi="Arial" w:cs="Arial"/>
              </w:rPr>
            </w:pPr>
            <w:r>
              <w:rPr>
                <w:rFonts w:ascii="Arial" w:hAnsi="Arial" w:cs="Arial"/>
              </w:rPr>
              <w:t>3.3.2</w:t>
            </w:r>
          </w:p>
        </w:tc>
        <w:tc>
          <w:tcPr>
            <w:tcW w:w="3411" w:type="dxa"/>
          </w:tcPr>
          <w:p w14:paraId="0DA21C69" w14:textId="77777777" w:rsidR="00E2608D" w:rsidRDefault="00E2608D" w:rsidP="00D60F16">
            <w:pPr>
              <w:spacing w:line="360" w:lineRule="auto"/>
              <w:jc w:val="both"/>
              <w:rPr>
                <w:rFonts w:ascii="Arial" w:hAnsi="Arial" w:cs="Arial"/>
              </w:rPr>
            </w:pPr>
            <w:r>
              <w:rPr>
                <w:rFonts w:ascii="Arial" w:hAnsi="Arial" w:cs="Arial"/>
              </w:rPr>
              <w:t>Falar palavras inteiras ao serem digitadas</w:t>
            </w:r>
          </w:p>
        </w:tc>
        <w:tc>
          <w:tcPr>
            <w:tcW w:w="4377" w:type="dxa"/>
          </w:tcPr>
          <w:p w14:paraId="1F28AC68" w14:textId="77777777" w:rsidR="00E2608D" w:rsidRDefault="00E2608D" w:rsidP="00D60F16">
            <w:pPr>
              <w:spacing w:line="360" w:lineRule="auto"/>
              <w:jc w:val="both"/>
              <w:rPr>
                <w:rFonts w:ascii="Arial" w:hAnsi="Arial" w:cs="Arial"/>
              </w:rPr>
            </w:pPr>
            <w:r>
              <w:rPr>
                <w:rFonts w:ascii="Arial" w:hAnsi="Arial" w:cs="Arial"/>
              </w:rPr>
              <w:t>O leitor de tela vai falar a palavra inteira quando terminar de ser digitada</w:t>
            </w:r>
          </w:p>
        </w:tc>
      </w:tr>
    </w:tbl>
    <w:p w14:paraId="7BD8C738" w14:textId="77777777" w:rsidR="00E2608D" w:rsidRPr="0003372D" w:rsidRDefault="00E2608D" w:rsidP="00E2608D">
      <w:pPr>
        <w:pBdr>
          <w:top w:val="nil"/>
          <w:left w:val="nil"/>
          <w:bottom w:val="nil"/>
          <w:right w:val="nil"/>
          <w:between w:val="nil"/>
        </w:pBdr>
        <w:spacing w:after="0" w:line="360" w:lineRule="auto"/>
        <w:jc w:val="both"/>
        <w:rPr>
          <w:rFonts w:ascii="Arial" w:hAnsi="Arial" w:cs="Arial"/>
        </w:rPr>
      </w:pPr>
      <w:r w:rsidRPr="0003372D">
        <w:rPr>
          <w:rFonts w:ascii="Arial" w:hAnsi="Arial" w:cs="Arial"/>
        </w:rPr>
        <w:t xml:space="preserve">Fonte: Adaptado de Nery (2021) </w:t>
      </w:r>
    </w:p>
    <w:p w14:paraId="465FAB33" w14:textId="77777777" w:rsidR="00E2608D" w:rsidRDefault="00E2608D" w:rsidP="00E2608D">
      <w:pPr>
        <w:spacing w:after="0" w:line="360" w:lineRule="auto"/>
        <w:jc w:val="both"/>
        <w:rPr>
          <w:rFonts w:ascii="Arial" w:hAnsi="Arial" w:cs="Arial"/>
          <w:sz w:val="24"/>
          <w:szCs w:val="24"/>
        </w:rPr>
      </w:pPr>
    </w:p>
    <w:p w14:paraId="7512A001" w14:textId="13167F25" w:rsidR="00E2608D" w:rsidRPr="003F2750" w:rsidRDefault="00B107F4" w:rsidP="00B107F4">
      <w:pPr>
        <w:pStyle w:val="Legenda"/>
      </w:pPr>
      <w:bookmarkStart w:id="59" w:name="_Toc223367523"/>
      <w:r>
        <w:lastRenderedPageBreak/>
        <w:t xml:space="preserve">Quadro </w:t>
      </w:r>
      <w:fldSimple w:instr=" SEQ Quadro \* ARABIC ">
        <w:r>
          <w:rPr>
            <w:noProof/>
          </w:rPr>
          <w:t>11</w:t>
        </w:r>
      </w:fldSimple>
      <w:r>
        <w:t xml:space="preserve"> - </w:t>
      </w:r>
      <w:r w:rsidRPr="00D513CA">
        <w:t>Diretrizes de Configurações de Entrada: Toques na tela.</w:t>
      </w:r>
      <w:bookmarkEnd w:id="59"/>
    </w:p>
    <w:tbl>
      <w:tblPr>
        <w:tblStyle w:val="Tabelacomgrade"/>
        <w:tblW w:w="0" w:type="auto"/>
        <w:tblInd w:w="-75" w:type="dxa"/>
        <w:tblLook w:val="04A0" w:firstRow="1" w:lastRow="0" w:firstColumn="1" w:lastColumn="0" w:noHBand="0" w:noVBand="1"/>
      </w:tblPr>
      <w:tblGrid>
        <w:gridCol w:w="781"/>
        <w:gridCol w:w="3541"/>
        <w:gridCol w:w="4247"/>
      </w:tblGrid>
      <w:tr w:rsidR="00E2608D" w:rsidRPr="003D3829" w14:paraId="618210E7" w14:textId="77777777" w:rsidTr="00D60F16">
        <w:tc>
          <w:tcPr>
            <w:tcW w:w="781" w:type="dxa"/>
          </w:tcPr>
          <w:p w14:paraId="66914776" w14:textId="77777777" w:rsidR="00E2608D" w:rsidRDefault="00E2608D" w:rsidP="00D60F16">
            <w:pPr>
              <w:spacing w:line="360" w:lineRule="auto"/>
              <w:jc w:val="both"/>
              <w:rPr>
                <w:rFonts w:ascii="Arial" w:hAnsi="Arial" w:cs="Arial"/>
              </w:rPr>
            </w:pPr>
            <w:r>
              <w:rPr>
                <w:rFonts w:ascii="Arial" w:hAnsi="Arial" w:cs="Arial"/>
              </w:rPr>
              <w:t>ID</w:t>
            </w:r>
          </w:p>
        </w:tc>
        <w:tc>
          <w:tcPr>
            <w:tcW w:w="3541" w:type="dxa"/>
          </w:tcPr>
          <w:p w14:paraId="6E6F78DE" w14:textId="77777777" w:rsidR="00E2608D" w:rsidRDefault="00E2608D" w:rsidP="00D60F16">
            <w:pPr>
              <w:spacing w:line="360" w:lineRule="auto"/>
              <w:jc w:val="both"/>
              <w:rPr>
                <w:rFonts w:ascii="Arial" w:hAnsi="Arial" w:cs="Arial"/>
              </w:rPr>
            </w:pPr>
            <w:r>
              <w:rPr>
                <w:rFonts w:ascii="Arial" w:hAnsi="Arial" w:cs="Arial"/>
              </w:rPr>
              <w:t>Diretriz</w:t>
            </w:r>
          </w:p>
        </w:tc>
        <w:tc>
          <w:tcPr>
            <w:tcW w:w="4247" w:type="dxa"/>
          </w:tcPr>
          <w:p w14:paraId="457CD848" w14:textId="77777777" w:rsidR="00E2608D" w:rsidRDefault="00E2608D" w:rsidP="00D60F16">
            <w:pPr>
              <w:spacing w:line="360" w:lineRule="auto"/>
              <w:jc w:val="both"/>
              <w:rPr>
                <w:rFonts w:ascii="Arial" w:hAnsi="Arial" w:cs="Arial"/>
              </w:rPr>
            </w:pPr>
            <w:r>
              <w:rPr>
                <w:rFonts w:ascii="Arial" w:hAnsi="Arial" w:cs="Arial"/>
              </w:rPr>
              <w:t>Descrição</w:t>
            </w:r>
          </w:p>
        </w:tc>
      </w:tr>
      <w:tr w:rsidR="00E2608D" w:rsidRPr="003D3829" w14:paraId="27344046" w14:textId="77777777" w:rsidTr="00D60F16">
        <w:tc>
          <w:tcPr>
            <w:tcW w:w="781" w:type="dxa"/>
          </w:tcPr>
          <w:p w14:paraId="55CF6A73" w14:textId="77777777" w:rsidR="00E2608D" w:rsidRPr="003D3829" w:rsidRDefault="00E2608D" w:rsidP="00D60F16">
            <w:pPr>
              <w:spacing w:line="360" w:lineRule="auto"/>
              <w:jc w:val="both"/>
              <w:rPr>
                <w:rFonts w:ascii="Arial" w:hAnsi="Arial" w:cs="Arial"/>
              </w:rPr>
            </w:pPr>
            <w:r>
              <w:rPr>
                <w:rFonts w:ascii="Arial" w:hAnsi="Arial" w:cs="Arial"/>
              </w:rPr>
              <w:t>4.1.1</w:t>
            </w:r>
          </w:p>
        </w:tc>
        <w:tc>
          <w:tcPr>
            <w:tcW w:w="3541" w:type="dxa"/>
          </w:tcPr>
          <w:p w14:paraId="11339346" w14:textId="77777777" w:rsidR="00E2608D" w:rsidRPr="003D3829" w:rsidRDefault="00E2608D" w:rsidP="00D60F16">
            <w:pPr>
              <w:spacing w:line="360" w:lineRule="auto"/>
              <w:jc w:val="both"/>
              <w:rPr>
                <w:rFonts w:ascii="Arial" w:hAnsi="Arial" w:cs="Arial"/>
              </w:rPr>
            </w:pPr>
            <w:r>
              <w:rPr>
                <w:rFonts w:ascii="Arial" w:hAnsi="Arial" w:cs="Arial"/>
              </w:rPr>
              <w:t>Ação a ser executada a cada movimento de toque</w:t>
            </w:r>
          </w:p>
        </w:tc>
        <w:tc>
          <w:tcPr>
            <w:tcW w:w="4247" w:type="dxa"/>
          </w:tcPr>
          <w:p w14:paraId="02A5A193" w14:textId="77777777" w:rsidR="00E2608D" w:rsidRPr="003D3829" w:rsidRDefault="00E2608D" w:rsidP="00D60F16">
            <w:pPr>
              <w:spacing w:line="360" w:lineRule="auto"/>
              <w:jc w:val="both"/>
              <w:rPr>
                <w:rFonts w:ascii="Arial" w:hAnsi="Arial" w:cs="Arial"/>
              </w:rPr>
            </w:pPr>
            <w:r>
              <w:rPr>
                <w:rFonts w:ascii="Arial" w:hAnsi="Arial" w:cs="Arial"/>
              </w:rPr>
              <w:t>Escolher qual ação: toque simples, toque com arraste, toque duplo, toque longo</w:t>
            </w:r>
          </w:p>
        </w:tc>
      </w:tr>
      <w:tr w:rsidR="00E2608D" w:rsidRPr="003D3829" w14:paraId="4DE0AA3A" w14:textId="77777777" w:rsidTr="00D60F16">
        <w:tc>
          <w:tcPr>
            <w:tcW w:w="781" w:type="dxa"/>
          </w:tcPr>
          <w:p w14:paraId="1A9275EE" w14:textId="77777777" w:rsidR="00E2608D" w:rsidRPr="003D3829" w:rsidRDefault="00E2608D" w:rsidP="00D60F16">
            <w:pPr>
              <w:spacing w:line="360" w:lineRule="auto"/>
              <w:jc w:val="both"/>
              <w:rPr>
                <w:rFonts w:ascii="Arial" w:hAnsi="Arial" w:cs="Arial"/>
              </w:rPr>
            </w:pPr>
            <w:r>
              <w:rPr>
                <w:rFonts w:ascii="Arial" w:hAnsi="Arial" w:cs="Arial"/>
              </w:rPr>
              <w:t>4.1.2</w:t>
            </w:r>
          </w:p>
        </w:tc>
        <w:tc>
          <w:tcPr>
            <w:tcW w:w="3541" w:type="dxa"/>
          </w:tcPr>
          <w:p w14:paraId="7FC2F44A" w14:textId="77777777" w:rsidR="00E2608D" w:rsidRPr="003D3829" w:rsidRDefault="00E2608D" w:rsidP="00D60F16">
            <w:pPr>
              <w:spacing w:line="360" w:lineRule="auto"/>
              <w:jc w:val="both"/>
              <w:rPr>
                <w:rFonts w:ascii="Arial" w:hAnsi="Arial" w:cs="Arial"/>
              </w:rPr>
            </w:pPr>
            <w:r>
              <w:rPr>
                <w:rFonts w:ascii="Arial" w:hAnsi="Arial" w:cs="Arial"/>
              </w:rPr>
              <w:t>Intervalo de tempo de um toque</w:t>
            </w:r>
          </w:p>
        </w:tc>
        <w:tc>
          <w:tcPr>
            <w:tcW w:w="4247" w:type="dxa"/>
          </w:tcPr>
          <w:p w14:paraId="7522AA00" w14:textId="77777777" w:rsidR="00E2608D" w:rsidRPr="003D3829" w:rsidRDefault="00E2608D" w:rsidP="00D60F16">
            <w:pPr>
              <w:spacing w:line="360" w:lineRule="auto"/>
              <w:jc w:val="both"/>
              <w:rPr>
                <w:rFonts w:ascii="Arial" w:hAnsi="Arial" w:cs="Arial"/>
              </w:rPr>
            </w:pPr>
            <w:r>
              <w:rPr>
                <w:rFonts w:ascii="Arial" w:hAnsi="Arial" w:cs="Arial"/>
              </w:rPr>
              <w:t>Escolher qual o intervalo de tempo para um aplicativo reconhecer o toque</w:t>
            </w:r>
          </w:p>
        </w:tc>
      </w:tr>
      <w:tr w:rsidR="00E2608D" w:rsidRPr="003D3829" w14:paraId="1DB4E15A" w14:textId="77777777" w:rsidTr="00D60F16">
        <w:tc>
          <w:tcPr>
            <w:tcW w:w="781" w:type="dxa"/>
          </w:tcPr>
          <w:p w14:paraId="3EEF4006" w14:textId="77777777" w:rsidR="00E2608D" w:rsidRPr="003D3829" w:rsidRDefault="00E2608D" w:rsidP="00D60F16">
            <w:pPr>
              <w:spacing w:line="360" w:lineRule="auto"/>
              <w:jc w:val="both"/>
              <w:rPr>
                <w:rFonts w:ascii="Arial" w:hAnsi="Arial" w:cs="Arial"/>
              </w:rPr>
            </w:pPr>
            <w:r>
              <w:rPr>
                <w:rFonts w:ascii="Arial" w:hAnsi="Arial" w:cs="Arial"/>
              </w:rPr>
              <w:t>4.1.3</w:t>
            </w:r>
          </w:p>
        </w:tc>
        <w:tc>
          <w:tcPr>
            <w:tcW w:w="3541" w:type="dxa"/>
          </w:tcPr>
          <w:p w14:paraId="7B77EE8F" w14:textId="77777777" w:rsidR="00E2608D" w:rsidRPr="003D3829" w:rsidRDefault="00E2608D" w:rsidP="00D60F16">
            <w:pPr>
              <w:spacing w:line="360" w:lineRule="auto"/>
              <w:jc w:val="both"/>
              <w:rPr>
                <w:rFonts w:ascii="Arial" w:hAnsi="Arial" w:cs="Arial"/>
              </w:rPr>
            </w:pPr>
            <w:r>
              <w:rPr>
                <w:rFonts w:ascii="Arial" w:hAnsi="Arial" w:cs="Arial"/>
              </w:rPr>
              <w:t>Intervalo de duração de um toque longo</w:t>
            </w:r>
          </w:p>
        </w:tc>
        <w:tc>
          <w:tcPr>
            <w:tcW w:w="4247" w:type="dxa"/>
          </w:tcPr>
          <w:p w14:paraId="4307CF9F" w14:textId="77777777" w:rsidR="00E2608D" w:rsidRPr="003D3829" w:rsidRDefault="00E2608D" w:rsidP="00D60F16">
            <w:pPr>
              <w:spacing w:line="360" w:lineRule="auto"/>
              <w:jc w:val="both"/>
              <w:rPr>
                <w:rFonts w:ascii="Arial" w:hAnsi="Arial" w:cs="Arial"/>
              </w:rPr>
            </w:pPr>
            <w:r>
              <w:rPr>
                <w:rFonts w:ascii="Arial" w:hAnsi="Arial" w:cs="Arial"/>
              </w:rPr>
              <w:t>Escolher qual o intervalo de tempo para um aplicativo reconhecer um toque longo</w:t>
            </w:r>
          </w:p>
        </w:tc>
      </w:tr>
    </w:tbl>
    <w:p w14:paraId="3F360453" w14:textId="77777777" w:rsidR="00E2608D" w:rsidRPr="0003372D" w:rsidRDefault="00E2608D" w:rsidP="00E2608D">
      <w:pPr>
        <w:pBdr>
          <w:top w:val="nil"/>
          <w:left w:val="nil"/>
          <w:bottom w:val="nil"/>
          <w:right w:val="nil"/>
          <w:between w:val="nil"/>
        </w:pBdr>
        <w:spacing w:after="0" w:line="360" w:lineRule="auto"/>
        <w:jc w:val="both"/>
        <w:rPr>
          <w:rFonts w:ascii="Arial" w:hAnsi="Arial" w:cs="Arial"/>
        </w:rPr>
      </w:pPr>
      <w:r w:rsidRPr="0003372D">
        <w:rPr>
          <w:rFonts w:ascii="Arial" w:hAnsi="Arial" w:cs="Arial"/>
        </w:rPr>
        <w:t xml:space="preserve">Fonte: Adaptado de Nery (2021) </w:t>
      </w:r>
    </w:p>
    <w:p w14:paraId="1650BAB3" w14:textId="77777777" w:rsidR="00E2608D" w:rsidRPr="00A20A60" w:rsidRDefault="00E2608D" w:rsidP="00E2608D">
      <w:pPr>
        <w:rPr>
          <w:sz w:val="4"/>
          <w:szCs w:val="4"/>
        </w:rPr>
      </w:pPr>
    </w:p>
    <w:p w14:paraId="321710A3" w14:textId="13AAF52D" w:rsidR="00E2608D" w:rsidRPr="003F2750" w:rsidRDefault="00B107F4" w:rsidP="00B107F4">
      <w:pPr>
        <w:pStyle w:val="Legenda"/>
      </w:pPr>
      <w:bookmarkStart w:id="60" w:name="_Toc223367524"/>
      <w:r>
        <w:t xml:space="preserve">Quadro </w:t>
      </w:r>
      <w:fldSimple w:instr=" SEQ Quadro \* ARABIC ">
        <w:r>
          <w:rPr>
            <w:noProof/>
          </w:rPr>
          <w:t>12</w:t>
        </w:r>
      </w:fldSimple>
      <w:r>
        <w:t xml:space="preserve"> - </w:t>
      </w:r>
      <w:r w:rsidRPr="00BB7025">
        <w:t>Diretrizes de Configurações de Entrada: Estilos de digitação.</w:t>
      </w:r>
      <w:bookmarkEnd w:id="60"/>
    </w:p>
    <w:tbl>
      <w:tblPr>
        <w:tblStyle w:val="Tabelacomgrade"/>
        <w:tblW w:w="0" w:type="auto"/>
        <w:tblInd w:w="-75" w:type="dxa"/>
        <w:tblLook w:val="04A0" w:firstRow="1" w:lastRow="0" w:firstColumn="1" w:lastColumn="0" w:noHBand="0" w:noVBand="1"/>
      </w:tblPr>
      <w:tblGrid>
        <w:gridCol w:w="781"/>
        <w:gridCol w:w="3541"/>
        <w:gridCol w:w="4247"/>
      </w:tblGrid>
      <w:tr w:rsidR="00E2608D" w14:paraId="00B2E146" w14:textId="77777777" w:rsidTr="00D60F16">
        <w:tc>
          <w:tcPr>
            <w:tcW w:w="781" w:type="dxa"/>
          </w:tcPr>
          <w:p w14:paraId="39E60C1D" w14:textId="77777777" w:rsidR="00E2608D" w:rsidRDefault="00E2608D" w:rsidP="00D60F16">
            <w:pPr>
              <w:spacing w:line="360" w:lineRule="auto"/>
              <w:jc w:val="both"/>
              <w:rPr>
                <w:rFonts w:ascii="Arial" w:hAnsi="Arial" w:cs="Arial"/>
              </w:rPr>
            </w:pPr>
            <w:r>
              <w:rPr>
                <w:rFonts w:ascii="Arial" w:hAnsi="Arial" w:cs="Arial"/>
              </w:rPr>
              <w:t>ID</w:t>
            </w:r>
          </w:p>
        </w:tc>
        <w:tc>
          <w:tcPr>
            <w:tcW w:w="3541" w:type="dxa"/>
          </w:tcPr>
          <w:p w14:paraId="496B98A4" w14:textId="77777777" w:rsidR="00E2608D" w:rsidRDefault="00E2608D" w:rsidP="00D60F16">
            <w:pPr>
              <w:spacing w:line="360" w:lineRule="auto"/>
              <w:jc w:val="both"/>
              <w:rPr>
                <w:rFonts w:ascii="Arial" w:hAnsi="Arial" w:cs="Arial"/>
              </w:rPr>
            </w:pPr>
            <w:r>
              <w:rPr>
                <w:rFonts w:ascii="Arial" w:hAnsi="Arial" w:cs="Arial"/>
              </w:rPr>
              <w:t>Diretriz</w:t>
            </w:r>
          </w:p>
        </w:tc>
        <w:tc>
          <w:tcPr>
            <w:tcW w:w="4247" w:type="dxa"/>
          </w:tcPr>
          <w:p w14:paraId="3FCB98D4" w14:textId="77777777" w:rsidR="00E2608D" w:rsidRDefault="00E2608D" w:rsidP="00D60F16">
            <w:pPr>
              <w:spacing w:line="360" w:lineRule="auto"/>
              <w:jc w:val="both"/>
              <w:rPr>
                <w:rFonts w:ascii="Arial" w:hAnsi="Arial" w:cs="Arial"/>
              </w:rPr>
            </w:pPr>
            <w:r>
              <w:rPr>
                <w:rFonts w:ascii="Arial" w:hAnsi="Arial" w:cs="Arial"/>
              </w:rPr>
              <w:t>Descrição</w:t>
            </w:r>
          </w:p>
        </w:tc>
      </w:tr>
      <w:tr w:rsidR="00E2608D" w14:paraId="12B490FF" w14:textId="77777777" w:rsidTr="00D60F16">
        <w:tc>
          <w:tcPr>
            <w:tcW w:w="781" w:type="dxa"/>
          </w:tcPr>
          <w:p w14:paraId="6978EF40" w14:textId="77777777" w:rsidR="00E2608D" w:rsidRDefault="00E2608D" w:rsidP="00D60F16">
            <w:pPr>
              <w:spacing w:line="360" w:lineRule="auto"/>
              <w:jc w:val="both"/>
              <w:rPr>
                <w:rFonts w:ascii="Arial" w:hAnsi="Arial" w:cs="Arial"/>
              </w:rPr>
            </w:pPr>
            <w:r>
              <w:rPr>
                <w:rFonts w:ascii="Arial" w:hAnsi="Arial" w:cs="Arial"/>
              </w:rPr>
              <w:t>4.2.1</w:t>
            </w:r>
          </w:p>
        </w:tc>
        <w:tc>
          <w:tcPr>
            <w:tcW w:w="3541" w:type="dxa"/>
          </w:tcPr>
          <w:p w14:paraId="5F7F6CA0" w14:textId="77777777" w:rsidR="00E2608D" w:rsidRDefault="00E2608D" w:rsidP="00D60F16">
            <w:pPr>
              <w:spacing w:line="360" w:lineRule="auto"/>
              <w:jc w:val="both"/>
              <w:rPr>
                <w:rFonts w:ascii="Arial" w:hAnsi="Arial" w:cs="Arial"/>
              </w:rPr>
            </w:pPr>
            <w:r>
              <w:rPr>
                <w:rFonts w:ascii="Arial" w:hAnsi="Arial" w:cs="Arial"/>
              </w:rPr>
              <w:t>Digitação por toque direto</w:t>
            </w:r>
          </w:p>
        </w:tc>
        <w:tc>
          <w:tcPr>
            <w:tcW w:w="4247" w:type="dxa"/>
          </w:tcPr>
          <w:p w14:paraId="36771D87" w14:textId="77777777" w:rsidR="00E2608D" w:rsidRDefault="00E2608D" w:rsidP="00D60F16">
            <w:pPr>
              <w:spacing w:line="360" w:lineRule="auto"/>
              <w:jc w:val="both"/>
              <w:rPr>
                <w:rFonts w:ascii="Arial" w:hAnsi="Arial" w:cs="Arial"/>
              </w:rPr>
            </w:pPr>
            <w:r>
              <w:rPr>
                <w:rFonts w:ascii="Arial" w:hAnsi="Arial" w:cs="Arial"/>
              </w:rPr>
              <w:t>A letra que o usuário tocar será a letra digitada</w:t>
            </w:r>
          </w:p>
        </w:tc>
      </w:tr>
      <w:tr w:rsidR="00E2608D" w14:paraId="7A7E6EBC" w14:textId="77777777" w:rsidTr="00D60F16">
        <w:tc>
          <w:tcPr>
            <w:tcW w:w="781" w:type="dxa"/>
          </w:tcPr>
          <w:p w14:paraId="342B4F05" w14:textId="77777777" w:rsidR="00E2608D" w:rsidRDefault="00E2608D" w:rsidP="00D60F16">
            <w:pPr>
              <w:spacing w:line="360" w:lineRule="auto"/>
              <w:jc w:val="both"/>
              <w:rPr>
                <w:rFonts w:ascii="Arial" w:hAnsi="Arial" w:cs="Arial"/>
              </w:rPr>
            </w:pPr>
            <w:r>
              <w:rPr>
                <w:rFonts w:ascii="Arial" w:hAnsi="Arial" w:cs="Arial"/>
              </w:rPr>
              <w:t>4.2.2</w:t>
            </w:r>
          </w:p>
        </w:tc>
        <w:tc>
          <w:tcPr>
            <w:tcW w:w="3541" w:type="dxa"/>
          </w:tcPr>
          <w:p w14:paraId="7C83381F" w14:textId="77777777" w:rsidR="00E2608D" w:rsidRDefault="00E2608D" w:rsidP="00D60F16">
            <w:pPr>
              <w:spacing w:line="360" w:lineRule="auto"/>
              <w:jc w:val="both"/>
              <w:rPr>
                <w:rFonts w:ascii="Arial" w:hAnsi="Arial" w:cs="Arial"/>
              </w:rPr>
            </w:pPr>
            <w:r>
              <w:rPr>
                <w:rFonts w:ascii="Arial" w:hAnsi="Arial" w:cs="Arial"/>
              </w:rPr>
              <w:t>Digitação com confirmação de voz</w:t>
            </w:r>
          </w:p>
        </w:tc>
        <w:tc>
          <w:tcPr>
            <w:tcW w:w="4247" w:type="dxa"/>
          </w:tcPr>
          <w:p w14:paraId="510CFE23" w14:textId="77777777" w:rsidR="00E2608D" w:rsidRDefault="00E2608D" w:rsidP="00D60F16">
            <w:pPr>
              <w:spacing w:line="360" w:lineRule="auto"/>
              <w:jc w:val="both"/>
              <w:rPr>
                <w:rFonts w:ascii="Arial" w:hAnsi="Arial" w:cs="Arial"/>
              </w:rPr>
            </w:pPr>
            <w:r>
              <w:rPr>
                <w:rFonts w:ascii="Arial" w:hAnsi="Arial" w:cs="Arial"/>
              </w:rPr>
              <w:t>Mova o dedo para a esquerda ou direita no teclado. O aplicativo irá dizer por voz sobre qual letra seu dedo está e o usuário confirma com um ou dois toques se deseja digitá-la</w:t>
            </w:r>
          </w:p>
        </w:tc>
      </w:tr>
      <w:tr w:rsidR="00E2608D" w14:paraId="568D2E1C" w14:textId="77777777" w:rsidTr="00D60F16">
        <w:tc>
          <w:tcPr>
            <w:tcW w:w="781" w:type="dxa"/>
          </w:tcPr>
          <w:p w14:paraId="5F6B2352" w14:textId="77777777" w:rsidR="00E2608D" w:rsidRDefault="00E2608D" w:rsidP="00D60F16">
            <w:pPr>
              <w:spacing w:line="360" w:lineRule="auto"/>
              <w:jc w:val="both"/>
              <w:rPr>
                <w:rFonts w:ascii="Arial" w:hAnsi="Arial" w:cs="Arial"/>
              </w:rPr>
            </w:pPr>
            <w:r>
              <w:rPr>
                <w:rFonts w:ascii="Arial" w:hAnsi="Arial" w:cs="Arial"/>
              </w:rPr>
              <w:t>4.2.3</w:t>
            </w:r>
          </w:p>
        </w:tc>
        <w:tc>
          <w:tcPr>
            <w:tcW w:w="3541" w:type="dxa"/>
          </w:tcPr>
          <w:p w14:paraId="2C36F8E7" w14:textId="77777777" w:rsidR="00E2608D" w:rsidRDefault="00E2608D" w:rsidP="00D60F16">
            <w:pPr>
              <w:spacing w:line="360" w:lineRule="auto"/>
              <w:jc w:val="both"/>
              <w:rPr>
                <w:rFonts w:ascii="Arial" w:hAnsi="Arial" w:cs="Arial"/>
              </w:rPr>
            </w:pPr>
            <w:r>
              <w:rPr>
                <w:rFonts w:ascii="Arial" w:hAnsi="Arial" w:cs="Arial"/>
              </w:rPr>
              <w:t>Digitação datilográfica</w:t>
            </w:r>
          </w:p>
        </w:tc>
        <w:tc>
          <w:tcPr>
            <w:tcW w:w="4247" w:type="dxa"/>
          </w:tcPr>
          <w:p w14:paraId="53F76FE9" w14:textId="1C77DDA4" w:rsidR="00E2608D" w:rsidRDefault="00E2608D" w:rsidP="00D60F16">
            <w:pPr>
              <w:spacing w:line="360" w:lineRule="auto"/>
              <w:jc w:val="both"/>
              <w:rPr>
                <w:rFonts w:ascii="Arial" w:hAnsi="Arial" w:cs="Arial"/>
              </w:rPr>
            </w:pPr>
            <w:r>
              <w:rPr>
                <w:rFonts w:ascii="Arial" w:hAnsi="Arial" w:cs="Arial"/>
              </w:rPr>
              <w:t>Usuário seleciona a tecla e ao retirar o dedo da tecla, a letra é digitada</w:t>
            </w:r>
          </w:p>
        </w:tc>
      </w:tr>
    </w:tbl>
    <w:p w14:paraId="012EDAAB" w14:textId="77777777" w:rsidR="00E2608D" w:rsidRPr="0003372D" w:rsidRDefault="00E2608D" w:rsidP="00E2608D">
      <w:pPr>
        <w:pBdr>
          <w:top w:val="nil"/>
          <w:left w:val="nil"/>
          <w:bottom w:val="nil"/>
          <w:right w:val="nil"/>
          <w:between w:val="nil"/>
        </w:pBdr>
        <w:spacing w:after="0" w:line="360" w:lineRule="auto"/>
        <w:jc w:val="both"/>
        <w:rPr>
          <w:rFonts w:ascii="Arial" w:hAnsi="Arial" w:cs="Arial"/>
        </w:rPr>
      </w:pPr>
      <w:r w:rsidRPr="0003372D">
        <w:rPr>
          <w:rFonts w:ascii="Arial" w:hAnsi="Arial" w:cs="Arial"/>
        </w:rPr>
        <w:t xml:space="preserve">Fonte: Adaptado de Nery (2021) </w:t>
      </w:r>
    </w:p>
    <w:p w14:paraId="69F8EC00" w14:textId="6BF09D1F" w:rsidR="00717C0C" w:rsidRDefault="000500B9" w:rsidP="00523255">
      <w:pPr>
        <w:pStyle w:val="Ttulo2"/>
      </w:pPr>
      <w:bookmarkStart w:id="61" w:name="_Toc223367620"/>
      <w:r>
        <w:t>Bibliotecas de Software como Solução Tecnológica</w:t>
      </w:r>
      <w:bookmarkEnd w:id="61"/>
    </w:p>
    <w:p w14:paraId="09D7612C" w14:textId="77777777"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 xml:space="preserve">Embora normas, diretrizes e recomendações desempenhem papel fundamental na orientação do desenvolvimento de aplicações acessíveis, a literatura especializada aponta que sua existência, de forma isolada, não tem sido suficiente </w:t>
      </w:r>
      <w:r w:rsidRPr="00747CBE">
        <w:rPr>
          <w:rFonts w:ascii="Arial" w:hAnsi="Arial" w:cs="Arial"/>
          <w:sz w:val="24"/>
          <w:szCs w:val="24"/>
        </w:rPr>
        <w:t>para garantir a efetiva incorporação da acessibilidade — e, em particular, dos princípios do Desenho Universal — no desenvolvimento de aplicativos móveis. Na prática, desenvolvedores frequentemente enfrentam dificuldades na interpretação dessas diretrizes e em sua tradução para soluções técnicas concretas, especialmente</w:t>
      </w:r>
      <w:r w:rsidRPr="00027C7C">
        <w:rPr>
          <w:rFonts w:ascii="Arial" w:hAnsi="Arial" w:cs="Arial"/>
          <w:sz w:val="24"/>
          <w:szCs w:val="24"/>
        </w:rPr>
        <w:t xml:space="preserve"> em cenários caracterizados por restrições de tempo, elevada complexidade tecnológica, diversidade de dispositivos e multiplicidade de perfis de usuários.</w:t>
      </w:r>
    </w:p>
    <w:p w14:paraId="26B79AAB" w14:textId="77777777" w:rsidR="000500B9"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585EE6">
        <w:rPr>
          <w:rFonts w:ascii="Arial" w:hAnsi="Arial" w:cs="Arial"/>
          <w:sz w:val="24"/>
          <w:szCs w:val="24"/>
        </w:rPr>
        <w:t>Observa-se uma distância recorrente entre recomendações normativas e sua incorporação efetiva no desenvolvimento de software.</w:t>
      </w:r>
      <w:r w:rsidRPr="00027C7C">
        <w:rPr>
          <w:rFonts w:ascii="Arial" w:hAnsi="Arial" w:cs="Arial"/>
          <w:sz w:val="24"/>
          <w:szCs w:val="24"/>
        </w:rPr>
        <w:t xml:space="preserve"> Diversos estudos indicam que, </w:t>
      </w:r>
      <w:r w:rsidRPr="00027C7C">
        <w:rPr>
          <w:rFonts w:ascii="Arial" w:hAnsi="Arial" w:cs="Arial"/>
          <w:sz w:val="24"/>
          <w:szCs w:val="24"/>
        </w:rPr>
        <w:lastRenderedPageBreak/>
        <w:t xml:space="preserve">sem mecanismos de apoio técnico, diretrizes tendem a permanecer em um nível abstrato, dificultando sua adoção sistemática. </w:t>
      </w:r>
      <w:r w:rsidRPr="00585EE6">
        <w:rPr>
          <w:rFonts w:ascii="Arial" w:hAnsi="Arial" w:cs="Arial"/>
          <w:sz w:val="24"/>
          <w:szCs w:val="24"/>
        </w:rPr>
        <w:t>O uso de bibliotecas de software constitui uma alternativa prática para apoiar a incorporação de acessibilidade e Desenho Universal diretamente no código das aplicações, por meio de componentes reutilizáveis.</w:t>
      </w:r>
    </w:p>
    <w:p w14:paraId="068E52F5" w14:textId="77777777" w:rsidR="000500B9" w:rsidRPr="00027C7C" w:rsidRDefault="000500B9" w:rsidP="00C4310D">
      <w:pPr>
        <w:pStyle w:val="Ttulo3"/>
      </w:pPr>
      <w:bookmarkStart w:id="62" w:name="_Toc223367621"/>
      <w:r w:rsidRPr="00C4310D">
        <w:t>Bibliotecas</w:t>
      </w:r>
      <w:r w:rsidRPr="00027C7C">
        <w:t xml:space="preserve"> de software como estratégia de operacionalização da acessibilidade</w:t>
      </w:r>
      <w:bookmarkEnd w:id="62"/>
    </w:p>
    <w:p w14:paraId="1D11372E" w14:textId="77777777"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Segundo Sommerville (2019), bibliotecas de software configuram-se como um dos elementos centrais da engenharia de software contemporânea, sendo amplamente utilizadas para a construção de sistemas mais eficientes, confiáveis e com elevado grau de reutilização de código. Seu uso permite que desenvolvedores evitem a reimplementação de funcionalidades já consolidadas, contribuindo para o aumento da produtividade e para a melhoria da qualidade do software, a partir do reaproveitamento de soluções previamente desenvolvidas, testadas e documentadas.</w:t>
      </w:r>
    </w:p>
    <w:p w14:paraId="387E9FB3" w14:textId="77777777"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De acordo com Sterling, Anderson e Brodowicz (2018), uma biblioteca de software pode ser compreendida como um conjunto organizado de códigos, funções, rotinas e outros recursos que oferecem funcionalidades específicas passíveis de reutilização em diferentes aplicações. Esses componentes são estruturados de modo a possibilitar sua integração direta em programas diversos, reduzindo significativamente a necessidade de desenvolvimento de soluções do zero para problemas recorrentes. Na prática, bibliotecas encapsulam lógicas comuns, como operações matemáticas, manipulação de dados,</w:t>
      </w:r>
      <w:r w:rsidRPr="00027C7C">
        <w:t xml:space="preserve"> </w:t>
      </w:r>
      <w:r w:rsidRPr="00027C7C">
        <w:rPr>
          <w:rFonts w:ascii="Arial" w:hAnsi="Arial" w:cs="Arial"/>
          <w:sz w:val="24"/>
          <w:szCs w:val="24"/>
        </w:rPr>
        <w:t>comunicação com hardware, acesso a serviços de rede ou componentes de interface com o usuário.</w:t>
      </w:r>
    </w:p>
    <w:p w14:paraId="6CC17482" w14:textId="77777777"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A reutilização de software (software reuse) é reconhecida como uma prática consolidada na engenharia de software e consiste no uso sistemático de componentes existentes no desenvolvimento de novos sistemas, em substituição à criação contínua de artefatos inéditos para cada funcionalidade. Essa abordagem aplica-se tanto a rotinas simples quanto a módulos mais complexos, como bibliotecas especializadas, favorecendo a consistência das soluções e a redução de falhas decorrentes de implementações repetidas.</w:t>
      </w:r>
    </w:p>
    <w:p w14:paraId="549FA14D" w14:textId="77777777"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 xml:space="preserve">Conforme apontam Anasuodei e Ojekudo (2021), bibliotecas de software representam uma das principais estratégias para a promoção da reutilização planejada, estando associadas à redução do tempo de desenvolvimento, ao aumento </w:t>
      </w:r>
      <w:r w:rsidRPr="00027C7C">
        <w:rPr>
          <w:rFonts w:ascii="Arial" w:hAnsi="Arial" w:cs="Arial"/>
          <w:sz w:val="24"/>
          <w:szCs w:val="24"/>
        </w:rPr>
        <w:lastRenderedPageBreak/>
        <w:t>da produtividade das equipes e à melhoria da qualidade final dos sistemas. Componentes reutilizados tendem a apresentar maior maturidade e estabilidade, uma vez que são continuamente testados e aprimorados em múltiplos contextos de uso.</w:t>
      </w:r>
    </w:p>
    <w:p w14:paraId="0AFBED67" w14:textId="77777777"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As bibliotecas atendem a diferentes finalidades no processo de desenvolvimento. Entre as mais relevantes, destaca-se a facilitação do desenvolvimento, uma vez que a disponibilização de funcionalidades prontas reduz o retrabalho, minimiza erros em implementações complexas e acelera etapas como prototipagem e entrega de soluções. Além disso, o uso de bibliotecas contribui para a padronização das aplicações, incentivando a adoção de implementações consistentes, documentadas e alinhadas a padrões de projeto e boas práticas da engenharia de software.</w:t>
      </w:r>
    </w:p>
    <w:p w14:paraId="7DCF4781" w14:textId="77777777"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Outro aspecto importante refere-se ao suporte a funcionalidades específicas. Muitas bibliotecas oferecem recursos altamente especializados — como técnicas de aprendizado de máquina, geração de gráficos, processamento de sinais ou componentes avançados de interface — cujo desenvolvimento independente demandaria elevado esforço técnico e computacional. Nesse sentido, as bibliotecas permitem que tais funcionalidades sejam incorporadas de forma eficiente e confiável.</w:t>
      </w:r>
    </w:p>
    <w:p w14:paraId="13F71DD2" w14:textId="77777777"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De modo geral, uma biblioteca de software disponibiliza um conjunto de funções e métodos com interfaces bem definidas, organizados em módulos conforme suas finalidades. É comum que sejam acompanhadas de documentação técnica e exemplos de uso, elementos fundamentais para sua correta adoção, além de interfaces de programação de aplicações (APIs) que padronizam o acesso aos recursos oferecidos. A distribuição dessas bibliotecas ocorre, em geral, por meio de gerenciadores de dependências, como NPM</w:t>
      </w:r>
      <w:r>
        <w:rPr>
          <w:rStyle w:val="Refdenotaderodap"/>
          <w:sz w:val="24"/>
          <w:szCs w:val="24"/>
        </w:rPr>
        <w:footnoteReference w:id="7"/>
      </w:r>
      <w:r w:rsidRPr="00027C7C">
        <w:rPr>
          <w:rFonts w:ascii="Arial" w:hAnsi="Arial" w:cs="Arial"/>
          <w:sz w:val="24"/>
          <w:szCs w:val="24"/>
        </w:rPr>
        <w:t>, Maven</w:t>
      </w:r>
      <w:r>
        <w:rPr>
          <w:rStyle w:val="Refdenotaderodap"/>
          <w:sz w:val="24"/>
          <w:szCs w:val="24"/>
        </w:rPr>
        <w:footnoteReference w:id="8"/>
      </w:r>
      <w:r w:rsidRPr="00027C7C">
        <w:rPr>
          <w:rFonts w:ascii="Arial" w:hAnsi="Arial" w:cs="Arial"/>
          <w:sz w:val="24"/>
          <w:szCs w:val="24"/>
        </w:rPr>
        <w:t xml:space="preserve"> ou PyP</w:t>
      </w:r>
      <w:r>
        <w:rPr>
          <w:rStyle w:val="Refdenotaderodap"/>
          <w:sz w:val="24"/>
          <w:szCs w:val="24"/>
        </w:rPr>
        <w:footnoteReference w:id="9"/>
      </w:r>
      <w:r w:rsidRPr="00027C7C">
        <w:rPr>
          <w:rFonts w:ascii="Arial" w:hAnsi="Arial" w:cs="Arial"/>
          <w:sz w:val="24"/>
          <w:szCs w:val="24"/>
        </w:rPr>
        <w:t>I, facilitando sua integração, versionamento e atualização nos projetos.</w:t>
      </w:r>
    </w:p>
    <w:p w14:paraId="0A3FC1CE" w14:textId="77777777"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lastRenderedPageBreak/>
        <w:t>No contexto da acessibilidade, bibliotecas de software assumem papel estratégico ao possibilitar a incorporação sistemática de diretrizes e princípios no desenvolvimento de aplicações móveis. Ao encapsular boas práticas em componentes reutilizáveis, essas bibliotecas reduzem a distância entre recomendações teóricas e sua aplicação prática, oferecendo suporte técnico direto aos desenvolvedores e ampliando as possibilidades de customização acessível por parte dos usuários.</w:t>
      </w:r>
    </w:p>
    <w:p w14:paraId="106627BE" w14:textId="77777777" w:rsidR="000500B9" w:rsidRPr="00027C7C" w:rsidRDefault="000500B9" w:rsidP="000500B9">
      <w:pPr>
        <w:pStyle w:val="Ttulo3"/>
      </w:pPr>
      <w:bookmarkStart w:id="63" w:name="_Toc223367622"/>
      <w:r w:rsidRPr="00027C7C">
        <w:t xml:space="preserve">Trabalhos relacionados ao desenvolvimento de bibliotecas e </w:t>
      </w:r>
      <w:r w:rsidRPr="00E56FDF">
        <w:rPr>
          <w:i/>
          <w:iCs/>
        </w:rPr>
        <w:t xml:space="preserve">frameworks </w:t>
      </w:r>
      <w:r w:rsidRPr="00027C7C">
        <w:t>acessíveis</w:t>
      </w:r>
      <w:bookmarkEnd w:id="63"/>
    </w:p>
    <w:p w14:paraId="3A0F66B6" w14:textId="77777777"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 xml:space="preserve">Além das normas e diretrizes analisadas no estado da arte, a literatura apresenta trabalhos que propõem </w:t>
      </w:r>
      <w:r w:rsidRPr="00E56FDF">
        <w:rPr>
          <w:rFonts w:ascii="Arial" w:hAnsi="Arial" w:cs="Arial"/>
          <w:i/>
          <w:iCs/>
          <w:sz w:val="24"/>
          <w:szCs w:val="24"/>
        </w:rPr>
        <w:t>frameworks</w:t>
      </w:r>
      <w:r w:rsidRPr="00027C7C">
        <w:rPr>
          <w:rFonts w:ascii="Arial" w:hAnsi="Arial" w:cs="Arial"/>
          <w:sz w:val="24"/>
          <w:szCs w:val="24"/>
        </w:rPr>
        <w:t>, modelos conceituais, bibliotecas de software ou soluções técnicas voltadas ao apoio do desenvolvimento de sistemas acessíveis. Esses trabalhos são discutidos nesta seção por dialogarem diretamente com a proposta desta pesquisa, que se fundamenta na operacionalização de diretrizes por meio de uma biblioteca de software.</w:t>
      </w:r>
    </w:p>
    <w:p w14:paraId="7BE420EA" w14:textId="77777777"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 xml:space="preserve">Singh e Tandon (2018) propõem um </w:t>
      </w:r>
      <w:r w:rsidRPr="00E56FDF">
        <w:rPr>
          <w:rFonts w:ascii="Arial" w:hAnsi="Arial" w:cs="Arial"/>
          <w:i/>
          <w:iCs/>
          <w:sz w:val="24"/>
          <w:szCs w:val="24"/>
        </w:rPr>
        <w:t>framework</w:t>
      </w:r>
      <w:r w:rsidRPr="00027C7C">
        <w:rPr>
          <w:rFonts w:ascii="Arial" w:hAnsi="Arial" w:cs="Arial"/>
          <w:sz w:val="24"/>
          <w:szCs w:val="24"/>
        </w:rPr>
        <w:t xml:space="preserve"> conceitual voltado à implementação do Desenho Universal no desenvolvimento de produtos e sistemas interativos. O objetivo do estudo é identificar atributos que permitam avaliar se um produto pode ser caracterizado como universal, considerando a fragmentação observada entre práticas tradicionais de design e abordagens inclusivas. Como resultado, os autores estruturam quatro dimensões principais — funcionalidade, usabilidade, desempenho e aceitação do produto — como base para análise do design. Embora relevante do ponto de vista conceitual, o trabalho não resulta na implementação de um artefato técnico reutilizável nem fornece mecanismos diretos de apoio ao desenvolvimento de aplicativos móveis, diferindo da presente pesquisa.</w:t>
      </w:r>
    </w:p>
    <w:p w14:paraId="79CFB82D" w14:textId="77777777"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 xml:space="preserve">Adipat e Zhang (2005) investigam os desafios do design de interfaces para dispositivos móveis e propõem um modelo conceitual baseado em quatro componentes centrais: usuário, contexto de uso, apresentação da informação e métodos de entrada de dados. O objetivo do trabalho é demonstrar que diretrizes tradicionais de interfaces </w:t>
      </w:r>
      <w:r w:rsidRPr="00766F89">
        <w:rPr>
          <w:rFonts w:ascii="Arial" w:hAnsi="Arial" w:cs="Arial"/>
          <w:i/>
          <w:iCs/>
          <w:sz w:val="24"/>
          <w:szCs w:val="24"/>
        </w:rPr>
        <w:t>desktop</w:t>
      </w:r>
      <w:r w:rsidRPr="00027C7C">
        <w:rPr>
          <w:rFonts w:ascii="Arial" w:hAnsi="Arial" w:cs="Arial"/>
          <w:sz w:val="24"/>
          <w:szCs w:val="24"/>
        </w:rPr>
        <w:t xml:space="preserve"> não são diretamente transferíveis para o contexto móvel. Como resultado, os autores apresentam recomendações gerais de design voltadas à melhoria da usabilidade. Trata-se, contudo, de uma proposta conceitual e </w:t>
      </w:r>
      <w:r w:rsidRPr="00027C7C">
        <w:rPr>
          <w:rFonts w:ascii="Arial" w:hAnsi="Arial" w:cs="Arial"/>
          <w:sz w:val="24"/>
          <w:szCs w:val="24"/>
        </w:rPr>
        <w:lastRenderedPageBreak/>
        <w:t>abstrata, sem foco específico em acessibilidade, customização ou Desenho Universal, e sem a proposição de bibliotecas ou componentes reutilizáveis.</w:t>
      </w:r>
    </w:p>
    <w:p w14:paraId="30D98A43" w14:textId="77777777"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Garcia (2023) investiga problemas recorrentes de acessibilidade em aplicativos Android, com ênfase em usuários com deficiência visual. A partir de uma revisão da literatura, o autor propõe e desenvolve um conjunto de recursos técnicos e ferramentas práticas, incluindo orientações de uso das APIs de acessibilidade do Android e exemplos de implementação de componentes acessíveis. Embora apresente contribuições técnicas relevantes, o trabalho concentra-se em um tipo específico de deficiência e em uma plataforma particular, diferindo da abordagem mais abrangente adotada nesta pesquisa, fundamentada nos princípios do Desenho Universal.</w:t>
      </w:r>
    </w:p>
    <w:p w14:paraId="249A062E" w14:textId="76E21FEC"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 xml:space="preserve">Silva </w:t>
      </w:r>
      <w:r w:rsidR="0039157E" w:rsidRPr="0039157E">
        <w:rPr>
          <w:rFonts w:ascii="Arial" w:hAnsi="Arial" w:cs="Arial"/>
          <w:i/>
          <w:iCs/>
          <w:sz w:val="24"/>
          <w:szCs w:val="24"/>
        </w:rPr>
        <w:t>et al.</w:t>
      </w:r>
      <w:r w:rsidRPr="00027C7C">
        <w:rPr>
          <w:rFonts w:ascii="Arial" w:hAnsi="Arial" w:cs="Arial"/>
          <w:sz w:val="24"/>
          <w:szCs w:val="24"/>
        </w:rPr>
        <w:t xml:space="preserve"> (2023) propõem uma biblioteca de componentes de interface inclusiva baseada em diretrizes como WCAG 2.1 e WAI-ARIA, com o objetivo de apoiar o desenvolvimento de sistemas acessíveis desde sua concepção. A biblioteca foi implementada no contexto de aplicações web, utilizando o </w:t>
      </w:r>
      <w:r w:rsidRPr="00027C7C">
        <w:rPr>
          <w:rFonts w:ascii="Arial" w:hAnsi="Arial" w:cs="Arial"/>
          <w:i/>
          <w:iCs/>
          <w:sz w:val="24"/>
          <w:szCs w:val="24"/>
        </w:rPr>
        <w:t>framework</w:t>
      </w:r>
      <w:r w:rsidRPr="00027C7C">
        <w:rPr>
          <w:rFonts w:ascii="Arial" w:hAnsi="Arial" w:cs="Arial"/>
          <w:sz w:val="24"/>
          <w:szCs w:val="24"/>
        </w:rPr>
        <w:t xml:space="preserve"> Vue.js</w:t>
      </w:r>
      <w:r>
        <w:rPr>
          <w:rStyle w:val="Refdenotaderodap"/>
          <w:sz w:val="24"/>
          <w:szCs w:val="24"/>
        </w:rPr>
        <w:footnoteReference w:id="10"/>
      </w:r>
      <w:r w:rsidRPr="00027C7C">
        <w:rPr>
          <w:rFonts w:ascii="Arial" w:hAnsi="Arial" w:cs="Arial"/>
          <w:sz w:val="24"/>
          <w:szCs w:val="24"/>
        </w:rPr>
        <w:t>, permitindo a reutilização de componentes previamente configurados com atributos acessíveis. Apesar da convergência conceitual quanto ao uso de bibliotecas como estratégia de apoio, a proposta restringe-se ao domínio web, enquanto o presente trabalho se concentra em aplicações móveis.</w:t>
      </w:r>
    </w:p>
    <w:p w14:paraId="43EBE462" w14:textId="77777777" w:rsidR="000500B9" w:rsidRPr="00027C7C"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 xml:space="preserve">A análise desses trabalhos evidencia desafios ainda não plenamente superados, entre os quais se destacam: </w:t>
      </w:r>
    </w:p>
    <w:p w14:paraId="4BA55CFE" w14:textId="77777777" w:rsidR="000500B9" w:rsidRPr="00027C7C" w:rsidRDefault="000500B9" w:rsidP="000500B9">
      <w:pPr>
        <w:pStyle w:val="PargrafodaLista"/>
        <w:numPr>
          <w:ilvl w:val="0"/>
          <w:numId w:val="23"/>
        </w:numPr>
        <w:rPr>
          <w:rFonts w:ascii="Arial" w:hAnsi="Arial" w:cs="Arial"/>
          <w:sz w:val="24"/>
          <w:szCs w:val="24"/>
        </w:rPr>
      </w:pPr>
      <w:r w:rsidRPr="00027C7C">
        <w:rPr>
          <w:rFonts w:ascii="Arial" w:hAnsi="Arial" w:cs="Arial"/>
          <w:sz w:val="24"/>
          <w:szCs w:val="24"/>
        </w:rPr>
        <w:t xml:space="preserve">a escassez de bibliotecas voltadas especificamente ao desenvolvimento de aplicações móveis acessíveis; </w:t>
      </w:r>
    </w:p>
    <w:p w14:paraId="21ED4A80" w14:textId="77777777" w:rsidR="000500B9" w:rsidRPr="00027C7C" w:rsidRDefault="000500B9" w:rsidP="000500B9">
      <w:pPr>
        <w:pStyle w:val="PargrafodaLista"/>
        <w:numPr>
          <w:ilvl w:val="0"/>
          <w:numId w:val="23"/>
        </w:numPr>
        <w:rPr>
          <w:rFonts w:ascii="Arial" w:hAnsi="Arial" w:cs="Arial"/>
          <w:sz w:val="24"/>
          <w:szCs w:val="24"/>
        </w:rPr>
      </w:pPr>
      <w:r w:rsidRPr="00027C7C">
        <w:rPr>
          <w:rFonts w:ascii="Arial" w:hAnsi="Arial" w:cs="Arial"/>
          <w:sz w:val="24"/>
          <w:szCs w:val="24"/>
        </w:rPr>
        <w:t xml:space="preserve">a predominância de soluções focadas em tipos específicos de deficiência ou plataformas; e </w:t>
      </w:r>
    </w:p>
    <w:p w14:paraId="274FDC41" w14:textId="77777777" w:rsidR="000500B9" w:rsidRDefault="000500B9" w:rsidP="000500B9">
      <w:pPr>
        <w:pStyle w:val="PargrafodaLista"/>
        <w:numPr>
          <w:ilvl w:val="0"/>
          <w:numId w:val="23"/>
        </w:numPr>
        <w:rPr>
          <w:rFonts w:ascii="Arial" w:hAnsi="Arial" w:cs="Arial"/>
          <w:sz w:val="24"/>
          <w:szCs w:val="24"/>
        </w:rPr>
      </w:pPr>
      <w:r w:rsidRPr="00027C7C">
        <w:rPr>
          <w:rFonts w:ascii="Arial" w:hAnsi="Arial" w:cs="Arial"/>
          <w:sz w:val="24"/>
          <w:szCs w:val="24"/>
        </w:rPr>
        <w:t xml:space="preserve">a ausência de artefatos técnicos que integrem, de forma sistemática, princípios do Desenho Universal, diretrizes de acessibilidade e mecanismos de customização acessível. </w:t>
      </w:r>
    </w:p>
    <w:p w14:paraId="3DC17597" w14:textId="1DB9FF4F" w:rsidR="000500B9" w:rsidRDefault="000500B9" w:rsidP="000500B9">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 xml:space="preserve">O presente trabalho busca contribuir para a superação desses desafios ao propor uma biblioteca de software orientada pelos princípios do Desenho Universal, </w:t>
      </w:r>
      <w:r w:rsidR="00A20A60">
        <w:rPr>
          <w:rFonts w:ascii="Arial" w:hAnsi="Arial" w:cs="Arial"/>
          <w:sz w:val="24"/>
          <w:szCs w:val="24"/>
        </w:rPr>
        <w:t>v</w:t>
      </w:r>
      <w:r w:rsidRPr="00027C7C">
        <w:rPr>
          <w:rFonts w:ascii="Arial" w:hAnsi="Arial" w:cs="Arial"/>
          <w:sz w:val="24"/>
          <w:szCs w:val="24"/>
        </w:rPr>
        <w:t>oltada ao apoio direto ao desenvolvimento de aplicativos móveis acessíveis e customizáveis.</w:t>
      </w:r>
    </w:p>
    <w:p w14:paraId="78C6842A" w14:textId="17F5B797" w:rsidR="008C7725" w:rsidRDefault="008C7725" w:rsidP="00523255">
      <w:pPr>
        <w:pStyle w:val="Ttulo2"/>
      </w:pPr>
      <w:bookmarkStart w:id="64" w:name="_Toc223367623"/>
      <w:bookmarkStart w:id="65" w:name="_Hlk219191253"/>
      <w:bookmarkEnd w:id="48"/>
      <w:bookmarkEnd w:id="49"/>
      <w:r>
        <w:lastRenderedPageBreak/>
        <w:t>E</w:t>
      </w:r>
      <w:r w:rsidRPr="00BD558B">
        <w:t>stado da Arte</w:t>
      </w:r>
      <w:bookmarkEnd w:id="64"/>
    </w:p>
    <w:p w14:paraId="0026C82E" w14:textId="77777777" w:rsidR="00717C0C" w:rsidRPr="00A20A60" w:rsidRDefault="00717C0C" w:rsidP="00717C0C">
      <w:pPr>
        <w:pBdr>
          <w:top w:val="nil"/>
          <w:left w:val="nil"/>
          <w:bottom w:val="nil"/>
          <w:right w:val="nil"/>
          <w:between w:val="nil"/>
        </w:pBdr>
        <w:spacing w:after="0" w:line="360" w:lineRule="auto"/>
        <w:ind w:firstLine="709"/>
        <w:jc w:val="both"/>
        <w:rPr>
          <w:rFonts w:ascii="Arial" w:hAnsi="Arial" w:cs="Arial"/>
          <w:sz w:val="24"/>
          <w:szCs w:val="24"/>
        </w:rPr>
      </w:pPr>
      <w:r w:rsidRPr="00A20A60">
        <w:rPr>
          <w:rFonts w:ascii="Arial" w:hAnsi="Arial" w:cs="Arial"/>
          <w:sz w:val="24"/>
          <w:szCs w:val="24"/>
        </w:rPr>
        <w:t xml:space="preserve">No escopo da pesquisa científica, estado da arte (ou </w:t>
      </w:r>
      <w:r w:rsidRPr="00A20A60">
        <w:rPr>
          <w:rFonts w:ascii="Arial" w:hAnsi="Arial" w:cs="Arial"/>
          <w:i/>
          <w:iCs/>
          <w:sz w:val="24"/>
          <w:szCs w:val="24"/>
        </w:rPr>
        <w:t>state of the art</w:t>
      </w:r>
      <w:r w:rsidRPr="00A20A60">
        <w:rPr>
          <w:rFonts w:ascii="Arial" w:hAnsi="Arial" w:cs="Arial"/>
          <w:sz w:val="24"/>
          <w:szCs w:val="24"/>
        </w:rPr>
        <w:t>) consiste em uma síntese crítica do conhecimento mais avançado e relevante produzido sobre determinado tema até o momento da investigação. Mais do que um levantamento descritivo de trabalhos existentes, trata-se de uma análise que busca identificar tendências, convergências, lacunas e limitações no domínio estudado.</w:t>
      </w:r>
    </w:p>
    <w:p w14:paraId="6ADA3F49" w14:textId="77777777" w:rsidR="00717C0C" w:rsidRPr="00717C0C" w:rsidRDefault="00717C0C" w:rsidP="00717C0C">
      <w:pPr>
        <w:pBdr>
          <w:top w:val="nil"/>
          <w:left w:val="nil"/>
          <w:bottom w:val="nil"/>
          <w:right w:val="nil"/>
          <w:between w:val="nil"/>
        </w:pBdr>
        <w:spacing w:after="0" w:line="360" w:lineRule="auto"/>
        <w:ind w:firstLine="709"/>
        <w:jc w:val="both"/>
        <w:rPr>
          <w:rFonts w:ascii="Arial" w:hAnsi="Arial" w:cs="Arial"/>
          <w:sz w:val="24"/>
          <w:szCs w:val="24"/>
        </w:rPr>
      </w:pPr>
      <w:r w:rsidRPr="00A20A60">
        <w:rPr>
          <w:rFonts w:ascii="Arial" w:hAnsi="Arial" w:cs="Arial"/>
          <w:sz w:val="24"/>
          <w:szCs w:val="24"/>
        </w:rPr>
        <w:t>No contexto desta pesquisa, o estado da arte tem como objetivo examinar as produções científicas, normativas e técnicas relacionadas à acessibilidade digital, ao Desenho Universal e ao desenvolvimento de aplicações móveis acessíveis, com especial atenção às propostas que buscam operacionalizar diretrizes por meio de soluções técnicas concretas. A partir dessa análise, busca-se evidenciar as lacunas existentes e situar a contribuição original desta tese.</w:t>
      </w:r>
    </w:p>
    <w:p w14:paraId="72C92828" w14:textId="314F65D7" w:rsidR="008C7725" w:rsidRPr="00BD558B" w:rsidRDefault="008C7725" w:rsidP="00FC5970">
      <w:pPr>
        <w:pStyle w:val="Ttulo3"/>
      </w:pPr>
      <w:bookmarkStart w:id="66" w:name="_Toc223367624"/>
      <w:r w:rsidRPr="00BD558B">
        <w:t>Procedimentos de levantamento dos trabalhos</w:t>
      </w:r>
      <w:bookmarkEnd w:id="66"/>
    </w:p>
    <w:p w14:paraId="37312D0C" w14:textId="77777777" w:rsidR="00CE656C" w:rsidRPr="00CE656C" w:rsidRDefault="00CE656C" w:rsidP="00CE656C">
      <w:pPr>
        <w:pBdr>
          <w:top w:val="nil"/>
          <w:left w:val="nil"/>
          <w:bottom w:val="nil"/>
          <w:right w:val="nil"/>
          <w:between w:val="nil"/>
        </w:pBdr>
        <w:spacing w:after="0" w:line="360" w:lineRule="auto"/>
        <w:ind w:firstLine="709"/>
        <w:jc w:val="both"/>
        <w:rPr>
          <w:rFonts w:ascii="Arial" w:hAnsi="Arial" w:cs="Arial"/>
          <w:sz w:val="24"/>
          <w:szCs w:val="24"/>
        </w:rPr>
      </w:pPr>
      <w:r w:rsidRPr="00CE656C">
        <w:rPr>
          <w:rFonts w:ascii="Arial" w:hAnsi="Arial" w:cs="Arial"/>
          <w:sz w:val="24"/>
          <w:szCs w:val="24"/>
        </w:rPr>
        <w:t>O estado da arte apresentado nesta pesquisa foi construído a partir de um levantamento bibliográfico estruturado em bases de dados científicas reconhecidas pela comunidade acadêmica, incluindo ACM Digital Library, IEEE Xplore, Scopus, Web of Science, Google Scholar e SciELO. A seleção dessas bases fundamenta-se em sua relevância para as áreas de Interação Humano-Computador, Engenharia de Software, Acessibilidade Digital e Tecnologias Assistivas, bem como na abrangência de publicações nacionais e internacionais nelas indexadas.</w:t>
      </w:r>
    </w:p>
    <w:p w14:paraId="7499EFFC" w14:textId="115D1BC4" w:rsidR="00CE656C" w:rsidRPr="00CE656C" w:rsidRDefault="00CE656C" w:rsidP="00CE656C">
      <w:pPr>
        <w:pBdr>
          <w:top w:val="nil"/>
          <w:left w:val="nil"/>
          <w:bottom w:val="nil"/>
          <w:right w:val="nil"/>
          <w:between w:val="nil"/>
        </w:pBdr>
        <w:spacing w:after="0" w:line="360" w:lineRule="auto"/>
        <w:ind w:firstLine="709"/>
        <w:jc w:val="both"/>
        <w:rPr>
          <w:rFonts w:ascii="Arial" w:hAnsi="Arial" w:cs="Arial"/>
          <w:sz w:val="24"/>
          <w:szCs w:val="24"/>
        </w:rPr>
      </w:pPr>
      <w:r w:rsidRPr="00CE656C">
        <w:rPr>
          <w:rFonts w:ascii="Arial" w:hAnsi="Arial" w:cs="Arial"/>
          <w:sz w:val="24"/>
          <w:szCs w:val="24"/>
        </w:rPr>
        <w:t xml:space="preserve">O procedimento metodológico adotado foi inspirado em princípios de revisões estruturadas da literatura, amplamente empregados nas áreas de Engenharia de Software e Interação Humano-Computador. Conforme Kitchenham (2004), revisões dessa natureza devem explicitar as fontes consultadas, os critérios de inclusão e exclusão e os procedimentos de seleção e análise dos estudos. De forma complementar, Petersen </w:t>
      </w:r>
      <w:r w:rsidR="0039157E" w:rsidRPr="0039157E">
        <w:rPr>
          <w:rFonts w:ascii="Arial" w:hAnsi="Arial" w:cs="Arial"/>
          <w:i/>
          <w:iCs/>
          <w:sz w:val="24"/>
          <w:szCs w:val="24"/>
        </w:rPr>
        <w:t>et al.</w:t>
      </w:r>
      <w:r w:rsidRPr="00CE656C">
        <w:rPr>
          <w:rFonts w:ascii="Arial" w:hAnsi="Arial" w:cs="Arial"/>
          <w:sz w:val="24"/>
          <w:szCs w:val="24"/>
        </w:rPr>
        <w:t xml:space="preserve"> (2008) indicam que estudos de mapeamento sistemático são apropriados quando se busca obter uma visão abrangente de determinado domínio, identificando tendências, lacunas e categorias de contribuição.</w:t>
      </w:r>
    </w:p>
    <w:p w14:paraId="50989374" w14:textId="77777777" w:rsidR="00CE656C" w:rsidRPr="00CE656C" w:rsidRDefault="00CE656C" w:rsidP="00CE656C">
      <w:pPr>
        <w:pBdr>
          <w:top w:val="nil"/>
          <w:left w:val="nil"/>
          <w:bottom w:val="nil"/>
          <w:right w:val="nil"/>
          <w:between w:val="nil"/>
        </w:pBdr>
        <w:spacing w:after="0" w:line="360" w:lineRule="auto"/>
        <w:ind w:firstLine="709"/>
        <w:jc w:val="both"/>
        <w:rPr>
          <w:rFonts w:ascii="Arial" w:hAnsi="Arial" w:cs="Arial"/>
          <w:sz w:val="24"/>
          <w:szCs w:val="24"/>
        </w:rPr>
      </w:pPr>
      <w:r w:rsidRPr="00CE656C">
        <w:rPr>
          <w:rFonts w:ascii="Arial" w:hAnsi="Arial" w:cs="Arial"/>
          <w:sz w:val="24"/>
          <w:szCs w:val="24"/>
        </w:rPr>
        <w:t xml:space="preserve">Embora o presente trabalho não se configure como uma revisão sistemática formal com protocolo pré-registrado, adotou-se uma estratégia estruturada de busca, triagem e análise crítica dos trabalhos identificados, com definição explícita das bases consultadas, das palavras-chave utilizadas e dos critérios de seleção. Tal estratégia </w:t>
      </w:r>
      <w:r w:rsidRPr="00CE656C">
        <w:rPr>
          <w:rFonts w:ascii="Arial" w:hAnsi="Arial" w:cs="Arial"/>
          <w:sz w:val="24"/>
          <w:szCs w:val="24"/>
        </w:rPr>
        <w:lastRenderedPageBreak/>
        <w:t>teve como objetivo assegurar transparência metodológica, coerência na seleção dos estudos e rastreabilidade do processo de construção do estado da arte.</w:t>
      </w:r>
    </w:p>
    <w:p w14:paraId="085D9B31" w14:textId="77777777" w:rsidR="00CE656C" w:rsidRPr="00CE656C" w:rsidRDefault="00CE656C" w:rsidP="00CE656C">
      <w:pPr>
        <w:pBdr>
          <w:top w:val="nil"/>
          <w:left w:val="nil"/>
          <w:bottom w:val="nil"/>
          <w:right w:val="nil"/>
          <w:between w:val="nil"/>
        </w:pBdr>
        <w:spacing w:after="0" w:line="360" w:lineRule="auto"/>
        <w:ind w:firstLine="709"/>
        <w:jc w:val="both"/>
        <w:rPr>
          <w:rFonts w:ascii="Arial" w:hAnsi="Arial" w:cs="Arial"/>
          <w:sz w:val="24"/>
          <w:szCs w:val="24"/>
        </w:rPr>
      </w:pPr>
      <w:r w:rsidRPr="00CE656C">
        <w:rPr>
          <w:rFonts w:ascii="Arial" w:hAnsi="Arial" w:cs="Arial"/>
          <w:sz w:val="24"/>
          <w:szCs w:val="24"/>
        </w:rPr>
        <w:t>O levantamento buscou identificar trabalhos científicos, normas técnicas, guias institucionais e propostas tecnológicas relacionadas à acessibilidade e à customização em aplicações móveis, bem como iniciativas voltadas ao apoio técnico ao desenvolvimento de software acessível. Foram consideradas tanto contribuições conceituais e normativas quanto estudos empíricos e propostas técnicas, de modo a compor uma visão crítica e abrangente do campo.</w:t>
      </w:r>
    </w:p>
    <w:p w14:paraId="0A17564F" w14:textId="77777777" w:rsidR="00CE656C" w:rsidRPr="00CE656C" w:rsidRDefault="00CE656C" w:rsidP="00CE656C">
      <w:pPr>
        <w:pBdr>
          <w:top w:val="nil"/>
          <w:left w:val="nil"/>
          <w:bottom w:val="nil"/>
          <w:right w:val="nil"/>
          <w:between w:val="nil"/>
        </w:pBdr>
        <w:spacing w:after="0" w:line="360" w:lineRule="auto"/>
        <w:ind w:firstLine="709"/>
        <w:jc w:val="both"/>
        <w:rPr>
          <w:rFonts w:ascii="Arial" w:hAnsi="Arial" w:cs="Arial"/>
          <w:sz w:val="24"/>
          <w:szCs w:val="24"/>
        </w:rPr>
      </w:pPr>
      <w:r w:rsidRPr="00CE656C">
        <w:rPr>
          <w:rFonts w:ascii="Arial" w:hAnsi="Arial" w:cs="Arial"/>
          <w:sz w:val="24"/>
          <w:szCs w:val="24"/>
        </w:rPr>
        <w:t xml:space="preserve">As buscas foram realizadas por meio de combinações de palavras-chave em português e inglês, tais como </w:t>
      </w:r>
      <w:r w:rsidRPr="00CE656C">
        <w:rPr>
          <w:rFonts w:ascii="Arial" w:hAnsi="Arial" w:cs="Arial"/>
          <w:i/>
          <w:iCs/>
          <w:sz w:val="24"/>
          <w:szCs w:val="24"/>
        </w:rPr>
        <w:t>mobile accessibility</w:t>
      </w:r>
      <w:r w:rsidRPr="00CE656C">
        <w:rPr>
          <w:rFonts w:ascii="Arial" w:hAnsi="Arial" w:cs="Arial"/>
          <w:sz w:val="24"/>
          <w:szCs w:val="24"/>
        </w:rPr>
        <w:t xml:space="preserve">, </w:t>
      </w:r>
      <w:r w:rsidRPr="00CE656C">
        <w:rPr>
          <w:rFonts w:ascii="Arial" w:hAnsi="Arial" w:cs="Arial"/>
          <w:i/>
          <w:iCs/>
          <w:sz w:val="24"/>
          <w:szCs w:val="24"/>
        </w:rPr>
        <w:t>accessible mobile applications</w:t>
      </w:r>
      <w:r w:rsidRPr="00CE656C">
        <w:rPr>
          <w:rFonts w:ascii="Arial" w:hAnsi="Arial" w:cs="Arial"/>
          <w:sz w:val="24"/>
          <w:szCs w:val="24"/>
        </w:rPr>
        <w:t xml:space="preserve">, </w:t>
      </w:r>
      <w:r w:rsidRPr="00CE656C">
        <w:rPr>
          <w:rFonts w:ascii="Arial" w:hAnsi="Arial" w:cs="Arial"/>
          <w:i/>
          <w:iCs/>
          <w:sz w:val="24"/>
          <w:szCs w:val="24"/>
        </w:rPr>
        <w:t>universal design</w:t>
      </w:r>
      <w:r w:rsidRPr="00CE656C">
        <w:rPr>
          <w:rFonts w:ascii="Arial" w:hAnsi="Arial" w:cs="Arial"/>
          <w:sz w:val="24"/>
          <w:szCs w:val="24"/>
        </w:rPr>
        <w:t xml:space="preserve">, </w:t>
      </w:r>
      <w:r w:rsidRPr="00CE656C">
        <w:rPr>
          <w:rFonts w:ascii="Arial" w:hAnsi="Arial" w:cs="Arial"/>
          <w:i/>
          <w:iCs/>
          <w:sz w:val="24"/>
          <w:szCs w:val="24"/>
        </w:rPr>
        <w:t>design for all</w:t>
      </w:r>
      <w:r w:rsidRPr="00CE656C">
        <w:rPr>
          <w:rFonts w:ascii="Arial" w:hAnsi="Arial" w:cs="Arial"/>
          <w:sz w:val="24"/>
          <w:szCs w:val="24"/>
        </w:rPr>
        <w:t xml:space="preserve">, </w:t>
      </w:r>
      <w:r w:rsidRPr="00CE656C">
        <w:rPr>
          <w:rFonts w:ascii="Arial" w:hAnsi="Arial" w:cs="Arial"/>
          <w:i/>
          <w:iCs/>
          <w:sz w:val="24"/>
          <w:szCs w:val="24"/>
        </w:rPr>
        <w:t>accessibility guidelines</w:t>
      </w:r>
      <w:r w:rsidRPr="00CE656C">
        <w:rPr>
          <w:rFonts w:ascii="Arial" w:hAnsi="Arial" w:cs="Arial"/>
          <w:sz w:val="24"/>
          <w:szCs w:val="24"/>
        </w:rPr>
        <w:t xml:space="preserve">, </w:t>
      </w:r>
      <w:r w:rsidRPr="00CE656C">
        <w:rPr>
          <w:rFonts w:ascii="Arial" w:hAnsi="Arial" w:cs="Arial"/>
          <w:i/>
          <w:iCs/>
          <w:sz w:val="24"/>
          <w:szCs w:val="24"/>
        </w:rPr>
        <w:t>software library</w:t>
      </w:r>
      <w:r w:rsidRPr="00CE656C">
        <w:rPr>
          <w:rFonts w:ascii="Arial" w:hAnsi="Arial" w:cs="Arial"/>
          <w:sz w:val="24"/>
          <w:szCs w:val="24"/>
        </w:rPr>
        <w:t xml:space="preserve">, </w:t>
      </w:r>
      <w:r w:rsidRPr="00CE656C">
        <w:rPr>
          <w:rFonts w:ascii="Arial" w:hAnsi="Arial" w:cs="Arial"/>
          <w:i/>
          <w:iCs/>
          <w:sz w:val="24"/>
          <w:szCs w:val="24"/>
        </w:rPr>
        <w:t>mobile configuration</w:t>
      </w:r>
      <w:r w:rsidRPr="00CE656C">
        <w:rPr>
          <w:rFonts w:ascii="Arial" w:hAnsi="Arial" w:cs="Arial"/>
          <w:sz w:val="24"/>
          <w:szCs w:val="24"/>
        </w:rPr>
        <w:t xml:space="preserve">, </w:t>
      </w:r>
      <w:r w:rsidRPr="00CE656C">
        <w:rPr>
          <w:rFonts w:ascii="Arial" w:hAnsi="Arial" w:cs="Arial"/>
          <w:i/>
          <w:iCs/>
          <w:sz w:val="24"/>
          <w:szCs w:val="24"/>
        </w:rPr>
        <w:t>customization</w:t>
      </w:r>
      <w:r w:rsidRPr="00CE656C">
        <w:rPr>
          <w:rFonts w:ascii="Arial" w:hAnsi="Arial" w:cs="Arial"/>
          <w:sz w:val="24"/>
          <w:szCs w:val="24"/>
        </w:rPr>
        <w:t xml:space="preserve">, </w:t>
      </w:r>
      <w:r w:rsidRPr="00CE656C">
        <w:rPr>
          <w:rFonts w:ascii="Arial" w:hAnsi="Arial" w:cs="Arial"/>
          <w:i/>
          <w:iCs/>
          <w:sz w:val="24"/>
          <w:szCs w:val="24"/>
        </w:rPr>
        <w:t>software accessibility</w:t>
      </w:r>
      <w:r w:rsidRPr="00CE656C">
        <w:rPr>
          <w:rFonts w:ascii="Arial" w:hAnsi="Arial" w:cs="Arial"/>
          <w:sz w:val="24"/>
          <w:szCs w:val="24"/>
        </w:rPr>
        <w:t xml:space="preserve"> e </w:t>
      </w:r>
      <w:r w:rsidRPr="00CE656C">
        <w:rPr>
          <w:rFonts w:ascii="Arial" w:hAnsi="Arial" w:cs="Arial"/>
          <w:i/>
          <w:iCs/>
          <w:sz w:val="24"/>
          <w:szCs w:val="24"/>
        </w:rPr>
        <w:t>mobile framework</w:t>
      </w:r>
      <w:r w:rsidRPr="00CE656C">
        <w:rPr>
          <w:rFonts w:ascii="Arial" w:hAnsi="Arial" w:cs="Arial"/>
          <w:sz w:val="24"/>
          <w:szCs w:val="24"/>
        </w:rPr>
        <w:t>. A seleção dos trabalhos ocorreu de forma progressiva, mediante análise de títulos, resumos e, quando pertinente, leitura integral dos textos potencialmente relevantes.</w:t>
      </w:r>
    </w:p>
    <w:p w14:paraId="3C56CE52" w14:textId="77777777" w:rsidR="00CE656C" w:rsidRPr="00CE656C" w:rsidRDefault="00CE656C" w:rsidP="00CE656C">
      <w:pPr>
        <w:pBdr>
          <w:top w:val="nil"/>
          <w:left w:val="nil"/>
          <w:bottom w:val="nil"/>
          <w:right w:val="nil"/>
          <w:between w:val="nil"/>
        </w:pBdr>
        <w:spacing w:after="0" w:line="360" w:lineRule="auto"/>
        <w:ind w:firstLine="709"/>
        <w:jc w:val="both"/>
        <w:rPr>
          <w:rFonts w:ascii="Arial" w:hAnsi="Arial" w:cs="Arial"/>
          <w:sz w:val="24"/>
          <w:szCs w:val="24"/>
        </w:rPr>
      </w:pPr>
      <w:r w:rsidRPr="00CE656C">
        <w:rPr>
          <w:rFonts w:ascii="Arial" w:hAnsi="Arial" w:cs="Arial"/>
          <w:sz w:val="24"/>
          <w:szCs w:val="24"/>
        </w:rPr>
        <w:t>Não foi estabelecido um recorte temporal rígido para o levantamento, com o objetivo de contemplar tanto trabalhos fundacionais que estruturam o campo da acessibilidade e do Desenho Universal quanto pesquisas recentes voltadas ao desenvolvimento de aplicações móveis. Observou-se, contudo, predominância de publicações a partir dos anos 2000, período que marca a consolidação das discussões sobre acessibilidade digital e, posteriormente, sua ampliação ao contexto móvel.</w:t>
      </w:r>
    </w:p>
    <w:p w14:paraId="138B658D" w14:textId="18AEFD25" w:rsidR="008C7725" w:rsidRDefault="008C7725" w:rsidP="00FC5970">
      <w:pPr>
        <w:pStyle w:val="Ttulo3"/>
      </w:pPr>
      <w:bookmarkStart w:id="67" w:name="_Toc223367625"/>
      <w:r w:rsidRPr="00BD558B">
        <w:t>Critérios de inclusão e exclusão</w:t>
      </w:r>
      <w:bookmarkEnd w:id="67"/>
    </w:p>
    <w:p w14:paraId="19412F20" w14:textId="67EDD116" w:rsidR="00600C91" w:rsidRPr="00600C91" w:rsidRDefault="00CE656C" w:rsidP="00600C91">
      <w:pPr>
        <w:pBdr>
          <w:top w:val="nil"/>
          <w:left w:val="nil"/>
          <w:bottom w:val="nil"/>
          <w:right w:val="nil"/>
          <w:between w:val="nil"/>
        </w:pBdr>
        <w:spacing w:after="0" w:line="360" w:lineRule="auto"/>
        <w:ind w:firstLine="709"/>
        <w:jc w:val="both"/>
        <w:rPr>
          <w:rFonts w:ascii="Arial" w:hAnsi="Arial" w:cs="Arial"/>
          <w:sz w:val="24"/>
          <w:szCs w:val="24"/>
        </w:rPr>
      </w:pPr>
      <w:r w:rsidRPr="00CE656C">
        <w:rPr>
          <w:rFonts w:ascii="Arial" w:hAnsi="Arial" w:cs="Arial"/>
          <w:sz w:val="24"/>
          <w:szCs w:val="24"/>
        </w:rPr>
        <w:t>Em consonância com os princípios metodológicos de revisões estruturadas da literatura, foram definidos previamente critérios de inclusão e exclusão, aplicados de forma sistemática ao conjunto de trabalhos identificados nas bases consultadas. A seleção foi realizada em etapas, iniciando-se pela análise de títulos e resumos e, quando necessário, pela leitura integral dos textos considerados potencialmente relevantes.</w:t>
      </w:r>
      <w:r>
        <w:rPr>
          <w:rFonts w:ascii="Arial" w:hAnsi="Arial" w:cs="Arial"/>
          <w:sz w:val="24"/>
          <w:szCs w:val="24"/>
        </w:rPr>
        <w:t xml:space="preserve"> </w:t>
      </w:r>
      <w:r w:rsidR="00600C91" w:rsidRPr="00600C91">
        <w:rPr>
          <w:rFonts w:ascii="Arial" w:hAnsi="Arial" w:cs="Arial"/>
          <w:sz w:val="24"/>
          <w:szCs w:val="24"/>
        </w:rPr>
        <w:t>Foram incluídos:</w:t>
      </w:r>
    </w:p>
    <w:p w14:paraId="74B99A7D" w14:textId="153BA904" w:rsidR="00600C91" w:rsidRPr="00600C91" w:rsidRDefault="00600C91" w:rsidP="00600C91">
      <w:pPr>
        <w:rPr>
          <w:rFonts w:ascii="Arial" w:hAnsi="Arial" w:cs="Arial"/>
          <w:sz w:val="24"/>
          <w:szCs w:val="24"/>
        </w:rPr>
      </w:pPr>
      <w:r>
        <w:rPr>
          <w:rFonts w:ascii="Arial" w:hAnsi="Arial" w:cs="Arial"/>
          <w:sz w:val="24"/>
          <w:szCs w:val="24"/>
        </w:rPr>
        <w:t xml:space="preserve">          </w:t>
      </w:r>
      <w:r w:rsidRPr="00600C91">
        <w:rPr>
          <w:rFonts w:ascii="Arial" w:hAnsi="Arial" w:cs="Arial"/>
          <w:sz w:val="24"/>
          <w:szCs w:val="24"/>
        </w:rPr>
        <w:t>(i) trabalhos que propõem, analisam ou discutem diretrizes, requisitos ou recomendações de acessibilidade aplicáveis a aplicações móveis;</w:t>
      </w:r>
      <w:r w:rsidRPr="00600C91">
        <w:rPr>
          <w:rFonts w:ascii="Arial" w:hAnsi="Arial" w:cs="Arial"/>
          <w:sz w:val="24"/>
          <w:szCs w:val="24"/>
        </w:rPr>
        <w:br/>
      </w:r>
      <w:r>
        <w:rPr>
          <w:rFonts w:ascii="Arial" w:hAnsi="Arial" w:cs="Arial"/>
          <w:sz w:val="24"/>
          <w:szCs w:val="24"/>
        </w:rPr>
        <w:t xml:space="preserve">          </w:t>
      </w:r>
      <w:r w:rsidRPr="00600C91">
        <w:rPr>
          <w:rFonts w:ascii="Arial" w:hAnsi="Arial" w:cs="Arial"/>
          <w:sz w:val="24"/>
          <w:szCs w:val="24"/>
        </w:rPr>
        <w:t>(ii) estudos que abordam mecanismos de customização ou configuração acessível por parte do usuário;</w:t>
      </w:r>
      <w:r w:rsidRPr="00600C91">
        <w:rPr>
          <w:rFonts w:ascii="Arial" w:hAnsi="Arial" w:cs="Arial"/>
          <w:sz w:val="24"/>
          <w:szCs w:val="24"/>
        </w:rPr>
        <w:br/>
      </w:r>
      <w:r>
        <w:rPr>
          <w:rFonts w:ascii="Arial" w:hAnsi="Arial" w:cs="Arial"/>
          <w:sz w:val="24"/>
          <w:szCs w:val="24"/>
        </w:rPr>
        <w:t xml:space="preserve">          </w:t>
      </w:r>
      <w:r w:rsidRPr="00600C91">
        <w:rPr>
          <w:rFonts w:ascii="Arial" w:hAnsi="Arial" w:cs="Arial"/>
          <w:sz w:val="24"/>
          <w:szCs w:val="24"/>
        </w:rPr>
        <w:t>(iii) normas técnicas, guias e recomendações reconhecidas institucionalmente;</w:t>
      </w:r>
      <w:r w:rsidRPr="00600C91">
        <w:rPr>
          <w:rFonts w:ascii="Arial" w:hAnsi="Arial" w:cs="Arial"/>
          <w:sz w:val="24"/>
          <w:szCs w:val="24"/>
        </w:rPr>
        <w:br/>
      </w:r>
      <w:r>
        <w:rPr>
          <w:rFonts w:ascii="Arial" w:hAnsi="Arial" w:cs="Arial"/>
          <w:sz w:val="24"/>
          <w:szCs w:val="24"/>
        </w:rPr>
        <w:t xml:space="preserve">          </w:t>
      </w:r>
      <w:r w:rsidRPr="00600C91">
        <w:rPr>
          <w:rFonts w:ascii="Arial" w:hAnsi="Arial" w:cs="Arial"/>
          <w:sz w:val="24"/>
          <w:szCs w:val="24"/>
        </w:rPr>
        <w:t>(iv) publicações revisadas por pares ou documentos institucionais consolidados, com relevância comprovada para o tema da acessibilidade digital.</w:t>
      </w:r>
    </w:p>
    <w:p w14:paraId="6D4EE22D" w14:textId="77777777" w:rsidR="00CE656C" w:rsidRPr="00CE656C" w:rsidRDefault="00CE656C" w:rsidP="00CE656C">
      <w:pPr>
        <w:pBdr>
          <w:top w:val="nil"/>
          <w:left w:val="nil"/>
          <w:bottom w:val="nil"/>
          <w:right w:val="nil"/>
          <w:between w:val="nil"/>
        </w:pBdr>
        <w:spacing w:after="0" w:line="360" w:lineRule="auto"/>
        <w:ind w:firstLine="709"/>
        <w:jc w:val="both"/>
        <w:rPr>
          <w:rFonts w:ascii="Arial" w:hAnsi="Arial" w:cs="Arial"/>
          <w:sz w:val="24"/>
          <w:szCs w:val="24"/>
        </w:rPr>
      </w:pPr>
      <w:r w:rsidRPr="00CE656C">
        <w:rPr>
          <w:rFonts w:ascii="Arial" w:hAnsi="Arial" w:cs="Arial"/>
          <w:sz w:val="24"/>
          <w:szCs w:val="24"/>
        </w:rPr>
        <w:lastRenderedPageBreak/>
        <w:t xml:space="preserve">Também foram incluídos trabalhos que tratam do uso de bibliotecas e </w:t>
      </w:r>
      <w:r w:rsidRPr="00E56FDF">
        <w:rPr>
          <w:rFonts w:ascii="Arial" w:hAnsi="Arial" w:cs="Arial"/>
          <w:i/>
          <w:iCs/>
          <w:sz w:val="24"/>
          <w:szCs w:val="24"/>
        </w:rPr>
        <w:t xml:space="preserve">frameworks </w:t>
      </w:r>
      <w:r w:rsidRPr="00CE656C">
        <w:rPr>
          <w:rFonts w:ascii="Arial" w:hAnsi="Arial" w:cs="Arial"/>
          <w:sz w:val="24"/>
          <w:szCs w:val="24"/>
        </w:rPr>
        <w:t>de software voltados ao desenvolvimento de aplicações móveis, desde que apresentassem contribuições relevantes para o apoio técnico à implementação de acessibilidade. Essa inclusão justifica-se pelo fato de que tais artefatos representam estratégias concretas de operacionalização de diretrizes e princípios de acessibilidade no processo de desenvolvimento.</w:t>
      </w:r>
    </w:p>
    <w:p w14:paraId="0647D7A8" w14:textId="77777777" w:rsidR="00CE656C" w:rsidRPr="00CE656C" w:rsidRDefault="00CE656C" w:rsidP="00CE656C">
      <w:pPr>
        <w:pBdr>
          <w:top w:val="nil"/>
          <w:left w:val="nil"/>
          <w:bottom w:val="nil"/>
          <w:right w:val="nil"/>
          <w:between w:val="nil"/>
        </w:pBdr>
        <w:spacing w:after="0" w:line="360" w:lineRule="auto"/>
        <w:ind w:firstLine="709"/>
        <w:jc w:val="both"/>
        <w:rPr>
          <w:rFonts w:ascii="Arial" w:hAnsi="Arial" w:cs="Arial"/>
          <w:sz w:val="24"/>
          <w:szCs w:val="24"/>
        </w:rPr>
      </w:pPr>
      <w:r w:rsidRPr="00CE656C">
        <w:rPr>
          <w:rFonts w:ascii="Arial" w:hAnsi="Arial" w:cs="Arial"/>
          <w:sz w:val="24"/>
          <w:szCs w:val="24"/>
        </w:rPr>
        <w:t xml:space="preserve">Foram excluídos trabalhos duplicados, estudos sem vínculo direto com o desenvolvimento de aplicações móveis e publicações que não apresentavam fundamentação técnica ou validação empírica mínima, como experimentos, estudos de caso, avaliações com usuários ou análises estruturadas. Trabalhos cujo foco se restringia exclusivamente à acessibilidade em conteúdo Web, sem relação com aplicativos móveis ou com mecanismos de customização no contexto </w:t>
      </w:r>
      <w:r w:rsidRPr="00E56FDF">
        <w:rPr>
          <w:rFonts w:ascii="Arial" w:hAnsi="Arial" w:cs="Arial"/>
          <w:i/>
          <w:iCs/>
          <w:sz w:val="24"/>
          <w:szCs w:val="24"/>
        </w:rPr>
        <w:t>mobile</w:t>
      </w:r>
      <w:r w:rsidRPr="00CE656C">
        <w:rPr>
          <w:rFonts w:ascii="Arial" w:hAnsi="Arial" w:cs="Arial"/>
          <w:sz w:val="24"/>
          <w:szCs w:val="24"/>
        </w:rPr>
        <w:t>, também foram desconsiderados.</w:t>
      </w:r>
    </w:p>
    <w:p w14:paraId="5A2D9FA2" w14:textId="05C2DC78" w:rsidR="008C7725" w:rsidRPr="00BD558B" w:rsidRDefault="008C7725" w:rsidP="00FC5970">
      <w:pPr>
        <w:pStyle w:val="Ttulo3"/>
      </w:pPr>
      <w:bookmarkStart w:id="68" w:name="_Toc223367626"/>
      <w:r w:rsidRPr="00BD558B">
        <w:t xml:space="preserve">Análise crítica dos trabalhos </w:t>
      </w:r>
      <w:r w:rsidR="003A3D9F">
        <w:t>encontrados</w:t>
      </w:r>
      <w:bookmarkEnd w:id="68"/>
    </w:p>
    <w:p w14:paraId="2351EE7B" w14:textId="77777777"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A análise dos trabalhos selecionados evidencia que a literatura sobre acessibilidade em aplicações móveis apresenta contribuições relevantes, porém marcadas por limitações recorrentes quanto ao escopo, ao público-alvo e ao nível de operacionalização das diretrizes propostas.</w:t>
      </w:r>
    </w:p>
    <w:p w14:paraId="1936BC5A" w14:textId="77777777"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Um primeiro conjunto de trabalhos é composto por normas, guias e diretrizes de caráter geral, como as WCAG, o eMAG, o GDAMA e a ABNT NBR 17060. Esses documentos estabelecem princípios, requisitos e recomendações fundamentais para o desenvolvimento acessível. Entretanto, de modo geral, apresentam elevado nível de abstração e não fornecem mecanismos técnicos diretos que auxiliem sua aplicação sistemática no desenvolvimento de aplicativos móveis, especialmente no que se refere à customização acessível por parte do usuário.</w:t>
      </w:r>
    </w:p>
    <w:p w14:paraId="63E4901A" w14:textId="22B3EC2A"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bookmarkStart w:id="69" w:name="_Hlk223084250"/>
      <w:r w:rsidRPr="00BD558B">
        <w:rPr>
          <w:rFonts w:ascii="Arial" w:hAnsi="Arial" w:cs="Arial"/>
          <w:sz w:val="24"/>
          <w:szCs w:val="24"/>
        </w:rPr>
        <w:t xml:space="preserve">As </w:t>
      </w:r>
      <w:r w:rsidRPr="003D0E41">
        <w:rPr>
          <w:rFonts w:ascii="Arial" w:hAnsi="Arial" w:cs="Arial"/>
          <w:i/>
          <w:iCs/>
          <w:sz w:val="24"/>
          <w:szCs w:val="24"/>
          <w:rPrChange w:id="70" w:author="Juliana Cristina Braga" w:date="2026-01-18T12:17:00Z" w16du:dateUtc="2026-01-18T15:17:00Z">
            <w:rPr>
              <w:rFonts w:ascii="Arial" w:hAnsi="Arial" w:cs="Arial"/>
              <w:i/>
              <w:iCs/>
              <w:sz w:val="24"/>
              <w:szCs w:val="24"/>
              <w:lang w:val="en-US"/>
            </w:rPr>
          </w:rPrChange>
        </w:rPr>
        <w:t>Web Content Accessibility Guidelines</w:t>
      </w:r>
      <w:r w:rsidRPr="00BD558B">
        <w:rPr>
          <w:rFonts w:ascii="Arial" w:hAnsi="Arial" w:cs="Arial"/>
          <w:sz w:val="24"/>
          <w:szCs w:val="24"/>
        </w:rPr>
        <w:t xml:space="preserve"> (W</w:t>
      </w:r>
      <w:r w:rsidR="00754BCB">
        <w:rPr>
          <w:rFonts w:ascii="Arial" w:hAnsi="Arial" w:cs="Arial"/>
          <w:sz w:val="24"/>
          <w:szCs w:val="24"/>
        </w:rPr>
        <w:t>3</w:t>
      </w:r>
      <w:r w:rsidRPr="00BD558B">
        <w:rPr>
          <w:rFonts w:ascii="Arial" w:hAnsi="Arial" w:cs="Arial"/>
          <w:sz w:val="24"/>
          <w:szCs w:val="24"/>
        </w:rPr>
        <w:t>C</w:t>
      </w:r>
      <w:r w:rsidR="00754BCB">
        <w:rPr>
          <w:rFonts w:ascii="Arial" w:hAnsi="Arial" w:cs="Arial"/>
          <w:sz w:val="24"/>
          <w:szCs w:val="24"/>
        </w:rPr>
        <w:t>, 2023)</w:t>
      </w:r>
      <w:r w:rsidRPr="00BD558B">
        <w:rPr>
          <w:rFonts w:ascii="Arial" w:hAnsi="Arial" w:cs="Arial"/>
          <w:sz w:val="24"/>
          <w:szCs w:val="24"/>
        </w:rPr>
        <w:t xml:space="preserve">, estabelecidas pelo </w:t>
      </w:r>
      <w:r w:rsidRPr="003D0E41">
        <w:rPr>
          <w:rFonts w:ascii="Arial" w:hAnsi="Arial" w:cs="Arial"/>
          <w:i/>
          <w:iCs/>
          <w:sz w:val="24"/>
          <w:szCs w:val="24"/>
          <w:rPrChange w:id="71" w:author="Juliana Cristina Braga" w:date="2026-01-18T12:17:00Z" w16du:dateUtc="2026-01-18T15:17:00Z">
            <w:rPr>
              <w:rFonts w:ascii="Arial" w:hAnsi="Arial" w:cs="Arial"/>
              <w:i/>
              <w:iCs/>
              <w:sz w:val="24"/>
              <w:szCs w:val="24"/>
              <w:lang w:val="en-US"/>
            </w:rPr>
          </w:rPrChange>
        </w:rPr>
        <w:t>World Wide Web Consortium</w:t>
      </w:r>
      <w:r w:rsidRPr="00BD558B">
        <w:rPr>
          <w:rFonts w:ascii="Arial" w:hAnsi="Arial" w:cs="Arial"/>
          <w:sz w:val="24"/>
          <w:szCs w:val="24"/>
        </w:rPr>
        <w:t xml:space="preserve"> (W3C), organizam suas recomendações em princípios, diretrizes e critérios de conformidade voltados originalmente ao conteúdo Web. Essas diretrizes apresentam um conjunto amplo de orientações destinadas a garantir que conteúdos digitais sejam perceptíveis, operáveis, compreensíveis e robustos, abrangendo diferentes tecnologias e contextos de uso. Embora sejam amplamente utilizadas como referência também no desenvolvimento de aplicações móveis, seu escopo original contempla diversas situações que extrapolam o foco específico em </w:t>
      </w:r>
      <w:r w:rsidRPr="00BD558B">
        <w:rPr>
          <w:rFonts w:ascii="Arial" w:hAnsi="Arial" w:cs="Arial"/>
          <w:sz w:val="24"/>
          <w:szCs w:val="24"/>
        </w:rPr>
        <w:lastRenderedPageBreak/>
        <w:t>configurações de usuário e em mecanismos de customização acessível, eixo central da presente pesquisa.</w:t>
      </w:r>
    </w:p>
    <w:bookmarkEnd w:id="69"/>
    <w:p w14:paraId="3E69E71C" w14:textId="77777777" w:rsidR="0019505D" w:rsidRDefault="0019505D" w:rsidP="008C7725">
      <w:pPr>
        <w:pBdr>
          <w:top w:val="nil"/>
          <w:left w:val="nil"/>
          <w:bottom w:val="nil"/>
          <w:right w:val="nil"/>
          <w:between w:val="nil"/>
        </w:pBdr>
        <w:spacing w:after="0" w:line="360" w:lineRule="auto"/>
        <w:ind w:firstLine="709"/>
        <w:jc w:val="both"/>
        <w:rPr>
          <w:rFonts w:ascii="Arial" w:hAnsi="Arial" w:cs="Arial"/>
          <w:sz w:val="24"/>
          <w:szCs w:val="24"/>
        </w:rPr>
      </w:pPr>
      <w:r w:rsidRPr="0019505D">
        <w:rPr>
          <w:rFonts w:ascii="Arial" w:hAnsi="Arial" w:cs="Arial"/>
          <w:sz w:val="24"/>
          <w:szCs w:val="24"/>
        </w:rPr>
        <w:t xml:space="preserve">O documento </w:t>
      </w:r>
      <w:r w:rsidRPr="00E56FDF">
        <w:rPr>
          <w:rFonts w:ascii="Arial" w:hAnsi="Arial" w:cs="Arial"/>
          <w:i/>
          <w:iCs/>
          <w:sz w:val="24"/>
          <w:szCs w:val="24"/>
        </w:rPr>
        <w:t>WCAG2Mobile</w:t>
      </w:r>
      <w:r w:rsidRPr="0019505D">
        <w:rPr>
          <w:rFonts w:ascii="Arial" w:hAnsi="Arial" w:cs="Arial"/>
          <w:sz w:val="24"/>
          <w:szCs w:val="24"/>
        </w:rPr>
        <w:t>, já apresentado na seção anterior, complementa as WCAG ao oferecer orientações específicas para o contexto de aplicativos móveis. Entretanto, por seu caráter orientativo, permanece no nível interpretativo e não avança na proposição de artefatos técnicos reutilizáveis ou mecanismos diretamente integráveis ao processo de desenvolvimento. Essa característica reforça a lacuna identificada no estado da arte, relacionada à ausência de soluções estruturadas que operacionalizem diretrizes de acessibilidade em componentes técnicos aplicáveis no desenvolvimento de aplicações móveis.</w:t>
      </w:r>
    </w:p>
    <w:p w14:paraId="09E48E57" w14:textId="5C90E9E5"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O eMAG, embora represente uma adaptação do WCAG ao contexto brasileiro, mantém forte orientação ao desenvolvimento de sítios Web governamentais. O GDAMA fornece uma lista de requisitos mandatórios e desejáveis para o desenvolvimento e teste de aplicações móveis acessíveis; contudo, nem todos esses requisitos estão diretamente relacionados à configuração acessível por parte do usuário. A ABNT NBR 17060:2022, por sua vez, estabelece requisitos organizados segundo critérios de desempenho funcional e, embora fundamentada nos preceitos do Desenho Universal, traduz esses princípios em requisitos técnicos voltados à avaliação objetiva da capacidade de uso, sem avançar na proposição de mecanismos de customização integráveis ao processo de desenvolvimento.</w:t>
      </w:r>
    </w:p>
    <w:p w14:paraId="20355E66" w14:textId="3BBA46AB"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 xml:space="preserve">Outro conjunto de trabalhos concentra-se em tipos específicos de deficiência ou em domínios particulares de aplicação. Shin </w:t>
      </w:r>
      <w:r w:rsidR="0039157E" w:rsidRPr="0039157E">
        <w:rPr>
          <w:rFonts w:ascii="Arial" w:hAnsi="Arial" w:cs="Arial"/>
          <w:i/>
          <w:sz w:val="24"/>
          <w:szCs w:val="24"/>
        </w:rPr>
        <w:t>et al.</w:t>
      </w:r>
      <w:r w:rsidRPr="00BD558B">
        <w:rPr>
          <w:rFonts w:ascii="Arial" w:hAnsi="Arial" w:cs="Arial"/>
          <w:sz w:val="24"/>
          <w:szCs w:val="24"/>
        </w:rPr>
        <w:t xml:space="preserve"> (2017) realizaram um estudo empírico com 27 usuários e propuseram 17 requisitos de configuração para aplicativos de leitura de </w:t>
      </w:r>
      <w:r w:rsidRPr="00766F89">
        <w:rPr>
          <w:rFonts w:ascii="Arial" w:hAnsi="Arial" w:cs="Arial"/>
          <w:i/>
          <w:iCs/>
          <w:sz w:val="24"/>
          <w:szCs w:val="24"/>
        </w:rPr>
        <w:t>e-books</w:t>
      </w:r>
      <w:r w:rsidRPr="00BD558B">
        <w:rPr>
          <w:rFonts w:ascii="Arial" w:hAnsi="Arial" w:cs="Arial"/>
          <w:sz w:val="24"/>
          <w:szCs w:val="24"/>
        </w:rPr>
        <w:t>, organizados em categorias relacionadas ao comportamento de uso, serviços, funções e interfaces. Esses requisitos foram implementados e avaliados em um aplicativo protótipo, apresentando resultados positivos em termos de usabilidade. Contudo, o escopo do estudo restringe-se a aplicativos de leitura, o que limita sua generalização.</w:t>
      </w:r>
    </w:p>
    <w:p w14:paraId="3A732AC6" w14:textId="52D9FC7F"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 xml:space="preserve">Rello, Kanvinde e Baeza-Yates (2012) investigaram requisitos de acessibilidade para usuários com dislexia em aplicativos de leitura de </w:t>
      </w:r>
      <w:r w:rsidRPr="00766F89">
        <w:rPr>
          <w:rFonts w:ascii="Arial" w:hAnsi="Arial" w:cs="Arial"/>
          <w:i/>
          <w:iCs/>
          <w:sz w:val="24"/>
          <w:szCs w:val="24"/>
        </w:rPr>
        <w:t>e-books</w:t>
      </w:r>
      <w:r w:rsidRPr="00BD558B">
        <w:rPr>
          <w:rFonts w:ascii="Arial" w:hAnsi="Arial" w:cs="Arial"/>
          <w:sz w:val="24"/>
          <w:szCs w:val="24"/>
        </w:rPr>
        <w:t xml:space="preserve">, a partir de um estudo com 22 participantes. As diretrizes propostas foram implementadas e avaliadas, demonstrando melhorias na experiência de leitura. De forma semelhante, David </w:t>
      </w:r>
      <w:r w:rsidR="0039157E" w:rsidRPr="0039157E">
        <w:rPr>
          <w:rFonts w:ascii="Arial" w:hAnsi="Arial" w:cs="Arial"/>
          <w:i/>
          <w:iCs/>
          <w:sz w:val="24"/>
          <w:szCs w:val="24"/>
        </w:rPr>
        <w:t>et al.</w:t>
      </w:r>
      <w:r w:rsidRPr="00BD558B">
        <w:rPr>
          <w:rFonts w:ascii="Arial" w:hAnsi="Arial" w:cs="Arial"/>
          <w:sz w:val="24"/>
          <w:szCs w:val="24"/>
        </w:rPr>
        <w:t xml:space="preserve"> (2012) propuseram diretrizes para jogos digitais acessíveis a pessoas surdas, fundamentadas no WCAG 2.1 e validadas por meio de questionários. Embora ambos </w:t>
      </w:r>
      <w:r w:rsidRPr="00BD558B">
        <w:rPr>
          <w:rFonts w:ascii="Arial" w:hAnsi="Arial" w:cs="Arial"/>
          <w:sz w:val="24"/>
          <w:szCs w:val="24"/>
        </w:rPr>
        <w:lastRenderedPageBreak/>
        <w:t>os trabalhos apresentem validação empírica, seus resultados são direcionados a públicos e tipos específicos de aplicações.</w:t>
      </w:r>
    </w:p>
    <w:p w14:paraId="6F3CBEDA" w14:textId="4C85B4BA"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 xml:space="preserve">Siebra </w:t>
      </w:r>
      <w:r w:rsidR="0039157E" w:rsidRPr="0039157E">
        <w:rPr>
          <w:rFonts w:ascii="Arial" w:hAnsi="Arial" w:cs="Arial"/>
          <w:i/>
          <w:sz w:val="24"/>
          <w:szCs w:val="24"/>
        </w:rPr>
        <w:t>et al.</w:t>
      </w:r>
      <w:r w:rsidRPr="00BD558B">
        <w:rPr>
          <w:rFonts w:ascii="Arial" w:hAnsi="Arial" w:cs="Arial"/>
          <w:sz w:val="24"/>
          <w:szCs w:val="24"/>
        </w:rPr>
        <w:t xml:space="preserve"> (2015) analisaram 274 artigos com o objetivo de identificar requisitos de acessibilidade para aplicativos móveis que utilizam recursos multimídia, resultando em um checklist validado por estudo de campo com pessoas com deficiência visual. Arroba </w:t>
      </w:r>
      <w:r w:rsidR="0039157E" w:rsidRPr="0039157E">
        <w:rPr>
          <w:rFonts w:ascii="Arial" w:hAnsi="Arial" w:cs="Arial"/>
          <w:i/>
          <w:sz w:val="24"/>
          <w:szCs w:val="24"/>
        </w:rPr>
        <w:t>et al.</w:t>
      </w:r>
      <w:r w:rsidRPr="00BD558B">
        <w:rPr>
          <w:rFonts w:ascii="Arial" w:hAnsi="Arial" w:cs="Arial"/>
          <w:sz w:val="24"/>
          <w:szCs w:val="24"/>
        </w:rPr>
        <w:t xml:space="preserve"> (2011) e Kulpa (2017) também propuseram diretrizes voltadas a usuários com deficiência visual, enfatizando métodos de interação e recomendações específicas para determinados contextos, como plataformas educacionais. Cunha e Silva (2023) analisaram recursos de acessibilidade do sistema operacional Android, com posterior foco na dislexia, evidenciando limitações relacionadas à dependência de configurações em nível de sistema e à sua herança pelos aplicativos móveis.</w:t>
      </w:r>
    </w:p>
    <w:p w14:paraId="087291A2" w14:textId="1C2D8BF5"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 xml:space="preserve">Há ainda propostas voltadas à personalização automática de sistemas, como o trabalho de Loitsch </w:t>
      </w:r>
      <w:r w:rsidR="0039157E" w:rsidRPr="0039157E">
        <w:rPr>
          <w:rFonts w:ascii="Arial" w:hAnsi="Arial" w:cs="Arial"/>
          <w:i/>
          <w:sz w:val="24"/>
          <w:szCs w:val="24"/>
        </w:rPr>
        <w:t>et al.</w:t>
      </w:r>
      <w:r w:rsidRPr="00BD558B">
        <w:rPr>
          <w:rFonts w:ascii="Arial" w:hAnsi="Arial" w:cs="Arial"/>
          <w:sz w:val="24"/>
          <w:szCs w:val="24"/>
        </w:rPr>
        <w:t xml:space="preserve"> (2017), que utiliza perfis de usuários para ajustar automaticamente recursos de acessibilidade em sistemas operacionais e aplicativos. Contudo, o foco predominante no nível do sistema operacional limita a aplicabilidade direta dessa abordagem no desenvolvimento de aplicativos móveis independentes.</w:t>
      </w:r>
    </w:p>
    <w:p w14:paraId="2E499EA3" w14:textId="45FC27AF" w:rsidR="008C7725"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Neto</w:t>
      </w:r>
      <w:r w:rsidR="00F92213">
        <w:rPr>
          <w:rFonts w:ascii="Arial" w:hAnsi="Arial" w:cs="Arial"/>
          <w:sz w:val="24"/>
          <w:szCs w:val="24"/>
        </w:rPr>
        <w:t xml:space="preserve"> </w:t>
      </w:r>
      <w:r w:rsidR="0039157E" w:rsidRPr="0039157E">
        <w:rPr>
          <w:rFonts w:ascii="Arial" w:hAnsi="Arial" w:cs="Arial"/>
          <w:i/>
          <w:sz w:val="24"/>
          <w:szCs w:val="24"/>
        </w:rPr>
        <w:t>et al.</w:t>
      </w:r>
      <w:r w:rsidRPr="00BD558B">
        <w:rPr>
          <w:rFonts w:ascii="Arial" w:hAnsi="Arial" w:cs="Arial"/>
          <w:sz w:val="24"/>
          <w:szCs w:val="24"/>
        </w:rPr>
        <w:t xml:space="preserve"> (2021), por meio de uma revisão sistemática da literatura, evidencia que a criação de interfaces acessíveis demanda a estruturação de conjuntos de diretrizes baseados nos problemas identificados durante o desenvolvimento, reforçando a lacuna entre recomendações conceituais e sua aplicação prática. Trabalhos mais recentes, como os de Marques, Viana e Carvalho (2025) e Oliveira e Eler (2024), concentram-se na avaliação e no monitoramento da acessibilidade em aplicativos móveis, identificando problemas recorrentes e métodos de verificação, mas não avançam na proposição de diretrizes operacionais ou artefatos de software voltados ao apoio direto ao desenvolvimento.</w:t>
      </w:r>
    </w:p>
    <w:p w14:paraId="11F5F683" w14:textId="6FDDE87B" w:rsidR="008C7725" w:rsidRPr="00BD558B" w:rsidRDefault="008C7725" w:rsidP="00FC5970">
      <w:pPr>
        <w:pStyle w:val="Ttulo3"/>
      </w:pPr>
      <w:bookmarkStart w:id="72" w:name="_Toc223367627"/>
      <w:r w:rsidRPr="00BD558B">
        <w:t xml:space="preserve">Relação </w:t>
      </w:r>
      <w:r w:rsidR="00C429EF">
        <w:t>dos trabalhos encontrados</w:t>
      </w:r>
      <w:r w:rsidRPr="00BD558B">
        <w:t xml:space="preserve"> com o presente trabalho</w:t>
      </w:r>
      <w:bookmarkEnd w:id="72"/>
    </w:p>
    <w:p w14:paraId="35291D91" w14:textId="659DDC06" w:rsidR="00983BAB" w:rsidRPr="00983BAB" w:rsidRDefault="00983BAB" w:rsidP="00983BAB">
      <w:pPr>
        <w:pBdr>
          <w:top w:val="nil"/>
          <w:left w:val="nil"/>
          <w:bottom w:val="nil"/>
          <w:right w:val="nil"/>
          <w:between w:val="nil"/>
        </w:pBdr>
        <w:spacing w:after="0" w:line="360" w:lineRule="auto"/>
        <w:ind w:firstLine="709"/>
        <w:jc w:val="both"/>
        <w:rPr>
          <w:rFonts w:ascii="Arial" w:hAnsi="Arial" w:cs="Arial"/>
          <w:sz w:val="24"/>
          <w:szCs w:val="24"/>
        </w:rPr>
      </w:pPr>
      <w:bookmarkStart w:id="73" w:name="_Hlk219206934"/>
      <w:r w:rsidRPr="00983BAB">
        <w:rPr>
          <w:rFonts w:ascii="Arial" w:hAnsi="Arial" w:cs="Arial"/>
          <w:sz w:val="24"/>
          <w:szCs w:val="24"/>
        </w:rPr>
        <w:t>A análise crítica dos trabalhos encontrados indica que normas técnicas, guias institucionais e diretrizes desempenham papel fundamental na consolidação de princípios e requisitos de acessibilidade, fornecendo bases normativas e conceituais relevantes para o desenvolvimento de aplicações acessíveis. Entretanto, a forma como essas orientações se traduz</w:t>
      </w:r>
      <w:r>
        <w:rPr>
          <w:rFonts w:ascii="Arial" w:hAnsi="Arial" w:cs="Arial"/>
          <w:sz w:val="24"/>
          <w:szCs w:val="24"/>
        </w:rPr>
        <w:t>em</w:t>
      </w:r>
      <w:r w:rsidRPr="00983BAB">
        <w:rPr>
          <w:rFonts w:ascii="Arial" w:hAnsi="Arial" w:cs="Arial"/>
          <w:sz w:val="24"/>
          <w:szCs w:val="24"/>
        </w:rPr>
        <w:t xml:space="preserve"> no processo prático de desenvolvimento de aplicativos móveis varia significativamente conforme sua natureza e escopo.</w:t>
      </w:r>
    </w:p>
    <w:p w14:paraId="056006E4" w14:textId="77777777" w:rsidR="00983BAB" w:rsidRPr="00983BAB" w:rsidRDefault="00983BAB" w:rsidP="00983BAB">
      <w:pPr>
        <w:pBdr>
          <w:top w:val="nil"/>
          <w:left w:val="nil"/>
          <w:bottom w:val="nil"/>
          <w:right w:val="nil"/>
          <w:between w:val="nil"/>
        </w:pBdr>
        <w:spacing w:after="0" w:line="360" w:lineRule="auto"/>
        <w:ind w:firstLine="709"/>
        <w:jc w:val="both"/>
        <w:rPr>
          <w:rFonts w:ascii="Arial" w:hAnsi="Arial" w:cs="Arial"/>
          <w:sz w:val="24"/>
          <w:szCs w:val="24"/>
        </w:rPr>
      </w:pPr>
      <w:r w:rsidRPr="00983BAB">
        <w:rPr>
          <w:rFonts w:ascii="Arial" w:hAnsi="Arial" w:cs="Arial"/>
          <w:sz w:val="24"/>
          <w:szCs w:val="24"/>
        </w:rPr>
        <w:lastRenderedPageBreak/>
        <w:t>Normas e recomendações de caráter regulatório, como a ABNT NBR 17060 e as WCAG, estabelecem critérios e parâmetros de conformidade, contribuindo para a definição de padrões mínimos de acessibilidade. Contudo, tais documentos não têm como finalidade principal fornecer mecanismos técnicos reutilizáveis ou soluções diretamente integráveis ao código das aplicações. Por outro lado, parte das diretrizes propostas na literatura acadêmica concentra-se em domínios específicos, tipos particulares de deficiência ou contextos restritos de uso, o que pode limitar sua aplicabilidade transversal.</w:t>
      </w:r>
    </w:p>
    <w:p w14:paraId="4FF509AE" w14:textId="77777777" w:rsidR="00983BAB" w:rsidRDefault="00983BAB" w:rsidP="00983BAB">
      <w:pPr>
        <w:pBdr>
          <w:top w:val="nil"/>
          <w:left w:val="nil"/>
          <w:bottom w:val="nil"/>
          <w:right w:val="nil"/>
          <w:between w:val="nil"/>
        </w:pBdr>
        <w:spacing w:after="0" w:line="360" w:lineRule="auto"/>
        <w:ind w:firstLine="709"/>
        <w:jc w:val="both"/>
        <w:rPr>
          <w:rFonts w:ascii="Arial" w:hAnsi="Arial" w:cs="Arial"/>
          <w:sz w:val="24"/>
          <w:szCs w:val="24"/>
        </w:rPr>
      </w:pPr>
      <w:r w:rsidRPr="00983BAB">
        <w:rPr>
          <w:rFonts w:ascii="Arial" w:hAnsi="Arial" w:cs="Arial"/>
          <w:sz w:val="24"/>
          <w:szCs w:val="24"/>
        </w:rPr>
        <w:t>Observa-se, assim, uma lacuna não na relevância dessas normas e diretrizes, mas na existência de instrumentos técnicos que facilitem sua incorporação sistemática ao processo de desenvolvimento de aplicações móveis, especialmente no que se refere a mecanismos de customização acessível por parte do usuário. Esse cenário evidencia a necessidade de estratégias que favoreçam a operacionalização prática dos princípios de acessibilidade e do Desenho Universal. Nesse sentido, o uso de bibliotecas de software apresenta-se como alternativa tecnicamente consistente para reduzir a distância entre recomendações conceituais e sua implementação efetiva, ao permitir a integração estruturada dessas diretrizes ao código das aplicações por meio de componentes reutilizáveis e configuráveis.</w:t>
      </w:r>
    </w:p>
    <w:p w14:paraId="6C155E76" w14:textId="3B30C33D" w:rsidR="003E3694" w:rsidRPr="00A20A60" w:rsidRDefault="003E3694" w:rsidP="003E3694">
      <w:pPr>
        <w:pStyle w:val="Ttulo3"/>
      </w:pPr>
      <w:bookmarkStart w:id="74" w:name="_Toc223367628"/>
      <w:r w:rsidRPr="00A20A60">
        <w:t xml:space="preserve">Comparativo com bibliotecas, </w:t>
      </w:r>
      <w:r w:rsidRPr="00A20A60">
        <w:rPr>
          <w:i/>
          <w:iCs/>
        </w:rPr>
        <w:t>frameworks</w:t>
      </w:r>
      <w:r w:rsidRPr="00A20A60">
        <w:t xml:space="preserve"> e soluções existentes</w:t>
      </w:r>
      <w:bookmarkEnd w:id="74"/>
    </w:p>
    <w:p w14:paraId="236E677C" w14:textId="77777777" w:rsidR="003E3694" w:rsidRPr="00A20A60" w:rsidRDefault="003E3694" w:rsidP="003E3694">
      <w:pPr>
        <w:spacing w:after="0" w:line="360" w:lineRule="auto"/>
        <w:ind w:firstLine="709"/>
        <w:jc w:val="both"/>
        <w:rPr>
          <w:rFonts w:ascii="Arial" w:hAnsi="Arial" w:cs="Arial"/>
          <w:sz w:val="24"/>
          <w:szCs w:val="24"/>
        </w:rPr>
      </w:pPr>
      <w:r w:rsidRPr="00A20A60">
        <w:rPr>
          <w:rFonts w:ascii="Arial" w:hAnsi="Arial" w:cs="Arial"/>
          <w:sz w:val="24"/>
          <w:szCs w:val="24"/>
        </w:rPr>
        <w:t xml:space="preserve">Além da análise de normas, diretrizes e trabalhos acadêmicos, torna-se necessário comparar a proposta da biblioteca MobileDU com soluções técnicas já disponíveis no ecossistema de desenvolvimento </w:t>
      </w:r>
      <w:r w:rsidRPr="00A20A60">
        <w:rPr>
          <w:rFonts w:ascii="Arial" w:hAnsi="Arial" w:cs="Arial"/>
          <w:i/>
          <w:iCs/>
          <w:sz w:val="24"/>
          <w:szCs w:val="24"/>
        </w:rPr>
        <w:t>mobile</w:t>
      </w:r>
      <w:r w:rsidRPr="00A20A60">
        <w:rPr>
          <w:rFonts w:ascii="Arial" w:hAnsi="Arial" w:cs="Arial"/>
          <w:sz w:val="24"/>
          <w:szCs w:val="24"/>
        </w:rPr>
        <w:t>, a fim de evidenciar sua originalidade e contribuição científica.</w:t>
      </w:r>
    </w:p>
    <w:p w14:paraId="5D84D52A" w14:textId="77777777" w:rsidR="003E3694" w:rsidRPr="00A20A60" w:rsidRDefault="003E3694" w:rsidP="003E3694">
      <w:pPr>
        <w:spacing w:after="0" w:line="360" w:lineRule="auto"/>
        <w:ind w:firstLine="709"/>
        <w:jc w:val="both"/>
        <w:rPr>
          <w:rFonts w:ascii="Arial" w:hAnsi="Arial" w:cs="Arial"/>
          <w:sz w:val="24"/>
          <w:szCs w:val="24"/>
        </w:rPr>
      </w:pPr>
      <w:r w:rsidRPr="00A20A60">
        <w:rPr>
          <w:rFonts w:ascii="Arial" w:hAnsi="Arial" w:cs="Arial"/>
          <w:sz w:val="24"/>
          <w:szCs w:val="24"/>
        </w:rPr>
        <w:t>No contexto da plataforma Android, a própria infraestrutura do sistema operacional disponibiliza recursos de acessibilidade por meio de APIs específicas, como o AccessibilityManager, suporte ao TalkBack, atributos acessíveis em componentes de interface e mecanismos de escalonamento de texto. Tais recursos constituem base importante para o desenvolvimento de aplicações acessíveis, porém são oferecidos de forma descentralizada e demandam implementação manual por parte do desenvolvedor em cada tela ou componente da aplicação. A plataforma não disponibiliza, de forma nativa, um mecanismo arquitetural integrado que consolide diretrizes fundamentadas no Desenho Universal sob a forma de componentes reutilizáveis com painel configurável incorporado à aplicação.</w:t>
      </w:r>
    </w:p>
    <w:p w14:paraId="4BF29349" w14:textId="77777777" w:rsidR="003E3694" w:rsidRPr="00A20A60" w:rsidRDefault="003E3694" w:rsidP="003E3694">
      <w:pPr>
        <w:spacing w:after="0" w:line="360" w:lineRule="auto"/>
        <w:ind w:firstLine="709"/>
        <w:jc w:val="both"/>
        <w:rPr>
          <w:rFonts w:ascii="Arial" w:hAnsi="Arial" w:cs="Arial"/>
          <w:sz w:val="24"/>
          <w:szCs w:val="24"/>
        </w:rPr>
      </w:pPr>
      <w:r w:rsidRPr="00A20A60">
        <w:rPr>
          <w:rFonts w:ascii="Arial" w:hAnsi="Arial" w:cs="Arial"/>
          <w:sz w:val="24"/>
          <w:szCs w:val="24"/>
        </w:rPr>
        <w:lastRenderedPageBreak/>
        <w:t xml:space="preserve">No âmbito de ferramentas auxiliares, destaca-se o </w:t>
      </w:r>
      <w:r w:rsidRPr="00A20A60">
        <w:rPr>
          <w:rFonts w:ascii="Arial" w:hAnsi="Arial" w:cs="Arial"/>
          <w:i/>
          <w:iCs/>
          <w:sz w:val="24"/>
          <w:szCs w:val="24"/>
        </w:rPr>
        <w:t>Accessibility Test Framework</w:t>
      </w:r>
      <w:r w:rsidRPr="00A20A60">
        <w:rPr>
          <w:rFonts w:ascii="Arial" w:hAnsi="Arial" w:cs="Arial"/>
          <w:sz w:val="24"/>
          <w:szCs w:val="24"/>
        </w:rPr>
        <w:t xml:space="preserve"> (ATF), mantido pela Google, cuja finalidade é apoiar a identificação automatizada de problemas de acessibilidade durante testes instrumentados. Embora relevante para fins de verificação e qualidade, essa ferramenta tem foco na detecção de falhas, e não na operacionalização arquitetural de diretrizes nem na oferta de mecanismos estruturados de customização acessível ao usuário final.</w:t>
      </w:r>
    </w:p>
    <w:p w14:paraId="340927FE" w14:textId="77777777" w:rsidR="003E3694" w:rsidRPr="00A20A60" w:rsidRDefault="003E3694" w:rsidP="003E3694">
      <w:pPr>
        <w:spacing w:after="0" w:line="360" w:lineRule="auto"/>
        <w:ind w:firstLine="709"/>
        <w:jc w:val="both"/>
        <w:rPr>
          <w:rFonts w:ascii="Arial" w:hAnsi="Arial" w:cs="Arial"/>
          <w:sz w:val="24"/>
          <w:szCs w:val="24"/>
        </w:rPr>
      </w:pPr>
      <w:r w:rsidRPr="00A20A60">
        <w:rPr>
          <w:rFonts w:ascii="Arial" w:hAnsi="Arial" w:cs="Arial"/>
          <w:sz w:val="24"/>
          <w:szCs w:val="24"/>
        </w:rPr>
        <w:t xml:space="preserve">Diretrizes de design amplamente difundidas, como as recomendações de acessibilidade associadas ao </w:t>
      </w:r>
      <w:r w:rsidRPr="00A20A60">
        <w:rPr>
          <w:rFonts w:ascii="Arial" w:hAnsi="Arial" w:cs="Arial"/>
          <w:i/>
          <w:iCs/>
          <w:sz w:val="24"/>
          <w:szCs w:val="24"/>
        </w:rPr>
        <w:t>Material Design</w:t>
      </w:r>
      <w:r w:rsidRPr="00A20A60">
        <w:rPr>
          <w:rFonts w:ascii="Arial" w:hAnsi="Arial" w:cs="Arial"/>
          <w:sz w:val="24"/>
          <w:szCs w:val="24"/>
        </w:rPr>
        <w:t>, fornecem orientações importantes sobre contraste, tipografia, interação e organização visual. Contudo, tais recomendações permanecem no nível normativo e conceitual, não se configurando como artefatos técnicos reutilizáveis ou como bibliotecas integráveis diretamente ao código da aplicação.</w:t>
      </w:r>
    </w:p>
    <w:p w14:paraId="5E501842" w14:textId="5DBE1886" w:rsidR="003E3694" w:rsidRPr="00A20A60" w:rsidRDefault="003E3694" w:rsidP="003E3694">
      <w:pPr>
        <w:spacing w:after="0" w:line="360" w:lineRule="auto"/>
        <w:ind w:firstLine="709"/>
        <w:jc w:val="both"/>
        <w:rPr>
          <w:rFonts w:ascii="Arial" w:hAnsi="Arial" w:cs="Arial"/>
          <w:sz w:val="24"/>
          <w:szCs w:val="24"/>
        </w:rPr>
      </w:pPr>
      <w:r w:rsidRPr="00A20A60">
        <w:rPr>
          <w:rFonts w:ascii="Arial" w:hAnsi="Arial" w:cs="Arial"/>
          <w:sz w:val="24"/>
          <w:szCs w:val="24"/>
        </w:rPr>
        <w:t xml:space="preserve">Também existem bibliotecas e componentes específicos voltados a aspectos pontuais da acessibilidade, como ajuste dinâmico de fontes, controle de contraste ou suporte a elementos customizados de interface. Entretanto, tais soluções apresentam escopo restrito e não articulam múltiplas dimensões da acessibilidade — como texto, ambiente, som e interação — dentro de uma arquitetura integrada e configurável. Em geral, </w:t>
      </w:r>
      <w:r w:rsidR="00BE14AB" w:rsidRPr="00A20A60">
        <w:rPr>
          <w:rFonts w:ascii="Arial" w:hAnsi="Arial" w:cs="Arial"/>
          <w:sz w:val="24"/>
          <w:szCs w:val="24"/>
        </w:rPr>
        <w:t>trata</w:t>
      </w:r>
      <w:r w:rsidR="00BE14AB">
        <w:rPr>
          <w:rFonts w:ascii="Arial" w:hAnsi="Arial" w:cs="Arial"/>
          <w:sz w:val="24"/>
          <w:szCs w:val="24"/>
        </w:rPr>
        <w:t>m</w:t>
      </w:r>
      <w:r w:rsidR="00BE14AB" w:rsidRPr="00A20A60">
        <w:rPr>
          <w:rFonts w:ascii="Arial" w:hAnsi="Arial" w:cs="Arial"/>
          <w:sz w:val="24"/>
          <w:szCs w:val="24"/>
        </w:rPr>
        <w:t>-se</w:t>
      </w:r>
      <w:r w:rsidRPr="00A20A60">
        <w:rPr>
          <w:rFonts w:ascii="Arial" w:hAnsi="Arial" w:cs="Arial"/>
          <w:sz w:val="24"/>
          <w:szCs w:val="24"/>
        </w:rPr>
        <w:t xml:space="preserve"> de implementações isoladas que exigem composição manual pelo desenvolvedor.</w:t>
      </w:r>
    </w:p>
    <w:p w14:paraId="41BF85C7" w14:textId="77777777" w:rsidR="003E3694" w:rsidRPr="00A20A60" w:rsidRDefault="003E3694" w:rsidP="003E3694">
      <w:pPr>
        <w:spacing w:after="0" w:line="360" w:lineRule="auto"/>
        <w:ind w:firstLine="709"/>
        <w:jc w:val="both"/>
        <w:rPr>
          <w:rFonts w:ascii="Arial" w:hAnsi="Arial" w:cs="Arial"/>
          <w:sz w:val="24"/>
          <w:szCs w:val="24"/>
        </w:rPr>
      </w:pPr>
      <w:r w:rsidRPr="00A20A60">
        <w:rPr>
          <w:rFonts w:ascii="Arial" w:hAnsi="Arial" w:cs="Arial"/>
          <w:sz w:val="24"/>
          <w:szCs w:val="24"/>
        </w:rPr>
        <w:t xml:space="preserve">Adicionalmente, </w:t>
      </w:r>
      <w:r w:rsidRPr="00A20A60">
        <w:rPr>
          <w:rFonts w:ascii="Arial" w:hAnsi="Arial" w:cs="Arial"/>
          <w:i/>
          <w:iCs/>
          <w:sz w:val="24"/>
          <w:szCs w:val="24"/>
        </w:rPr>
        <w:t>frameworks</w:t>
      </w:r>
      <w:r w:rsidRPr="00A20A60">
        <w:rPr>
          <w:rFonts w:ascii="Arial" w:hAnsi="Arial" w:cs="Arial"/>
          <w:sz w:val="24"/>
          <w:szCs w:val="24"/>
        </w:rPr>
        <w:t xml:space="preserve"> multiplataforma como Flutter e React Native oferecem suporte a atributos acessíveis e </w:t>
      </w:r>
      <w:r w:rsidRPr="00A20A60">
        <w:rPr>
          <w:rFonts w:ascii="Arial" w:hAnsi="Arial" w:cs="Arial"/>
          <w:i/>
          <w:iCs/>
          <w:sz w:val="24"/>
          <w:szCs w:val="24"/>
        </w:rPr>
        <w:t>plugins</w:t>
      </w:r>
      <w:r w:rsidRPr="00A20A60">
        <w:rPr>
          <w:rFonts w:ascii="Arial" w:hAnsi="Arial" w:cs="Arial"/>
          <w:sz w:val="24"/>
          <w:szCs w:val="24"/>
        </w:rPr>
        <w:t xml:space="preserve"> relacionados à acessibilidade, mas esses recursos permanecem predominantemente dependentes das APIs nativas subjacentes e não estruturam um modelo arquitetural voltado à consolidação sistemática de diretrizes fundamentadas explicitamente nos princípios do Desenho Universal.</w:t>
      </w:r>
    </w:p>
    <w:p w14:paraId="6B7BE90D" w14:textId="77777777" w:rsidR="003E3694" w:rsidRPr="00A20A60" w:rsidRDefault="003E3694" w:rsidP="003E3694">
      <w:pPr>
        <w:spacing w:after="0" w:line="360" w:lineRule="auto"/>
        <w:ind w:firstLine="709"/>
        <w:jc w:val="both"/>
        <w:rPr>
          <w:rFonts w:ascii="Arial" w:hAnsi="Arial" w:cs="Arial"/>
          <w:sz w:val="24"/>
          <w:szCs w:val="24"/>
        </w:rPr>
      </w:pPr>
      <w:r w:rsidRPr="00A20A60">
        <w:rPr>
          <w:rFonts w:ascii="Arial" w:hAnsi="Arial" w:cs="Arial"/>
          <w:sz w:val="24"/>
          <w:szCs w:val="24"/>
        </w:rPr>
        <w:t>A principal diferença da MobileDU em relação às soluções existentes reside na proposta de transformar diretrizes normativas e recomendações conceituais — frequentemente abstratas e dispersas — em um artefato arquitetural reutilizável, organizado em camadas, com mecanismos de configuração centralizada e aplicação transversal automática. Diferentemente de APIs isoladas ou bibliotecas pontuais, a MobileDU foi concebida como biblioteca modular que pode ser integrada a diferentes aplicações sem impor estrutura rígida de desenvolvimento, preservando a autonomia do aplicativo cliente.</w:t>
      </w:r>
    </w:p>
    <w:p w14:paraId="0BA875B0" w14:textId="77777777" w:rsidR="003E3694" w:rsidRPr="00A20A60" w:rsidRDefault="003E3694" w:rsidP="003E3694">
      <w:pPr>
        <w:spacing w:after="0" w:line="360" w:lineRule="auto"/>
        <w:ind w:firstLine="709"/>
        <w:jc w:val="both"/>
        <w:rPr>
          <w:rFonts w:ascii="Arial" w:hAnsi="Arial" w:cs="Arial"/>
          <w:sz w:val="24"/>
          <w:szCs w:val="24"/>
        </w:rPr>
      </w:pPr>
      <w:r w:rsidRPr="00A20A60">
        <w:rPr>
          <w:rFonts w:ascii="Arial" w:hAnsi="Arial" w:cs="Arial"/>
          <w:sz w:val="24"/>
          <w:szCs w:val="24"/>
        </w:rPr>
        <w:lastRenderedPageBreak/>
        <w:t xml:space="preserve">Outro aspecto distintivo é a ênfase na customização acessível controlada pelo usuário final. Enquanto muitas abordagens concentram-se na conformidade técnica com critérios normativos, a MobileDU incorpora um painel de configuração integrado à aplicação, permitindo que preferências individuais sejam definidas, persistidas e aplicadas automaticamente em toda a interface. Essa estratégia aproxima os princípios do Desenho Universal da prática concreta do desenvolvimento </w:t>
      </w:r>
      <w:r w:rsidRPr="00A20A60">
        <w:rPr>
          <w:rFonts w:ascii="Arial" w:hAnsi="Arial" w:cs="Arial"/>
          <w:i/>
          <w:iCs/>
          <w:sz w:val="24"/>
          <w:szCs w:val="24"/>
        </w:rPr>
        <w:t>mobile</w:t>
      </w:r>
      <w:r w:rsidRPr="00A20A60">
        <w:rPr>
          <w:rFonts w:ascii="Arial" w:hAnsi="Arial" w:cs="Arial"/>
          <w:sz w:val="24"/>
          <w:szCs w:val="24"/>
        </w:rPr>
        <w:t>, ao oferecer múltiplas possibilidades de adaptação a diferentes perfis de usuários.</w:t>
      </w:r>
    </w:p>
    <w:p w14:paraId="58B78C05" w14:textId="24500D22" w:rsidR="003E3694" w:rsidRPr="00A20A60" w:rsidRDefault="003E3694" w:rsidP="003E3694">
      <w:pPr>
        <w:spacing w:after="0" w:line="360" w:lineRule="auto"/>
        <w:ind w:firstLine="709"/>
        <w:jc w:val="both"/>
        <w:rPr>
          <w:rFonts w:ascii="Arial" w:hAnsi="Arial" w:cs="Arial"/>
          <w:sz w:val="24"/>
          <w:szCs w:val="24"/>
        </w:rPr>
      </w:pPr>
      <w:r w:rsidRPr="00A20A60">
        <w:rPr>
          <w:rFonts w:ascii="Arial" w:hAnsi="Arial" w:cs="Arial"/>
          <w:sz w:val="24"/>
          <w:szCs w:val="24"/>
        </w:rPr>
        <w:t>No plano científico, a originalidade do trabalho não reside apenas na implementação de funcionalidades específicas, mas na proposição de um modelo sistemático de transposição de diretrizes para componentes arquiteturais reutilizáveis, associado a um processo metodológico. A biblioteca é apresentada como instância concreta de validação de um modelo conceitual que articula levantamento sistematizado de diretrizes, classificação taxonômica, definição arquitetural, desenvolvimento incremental e avaliação empírica em contexto real de uso.</w:t>
      </w:r>
    </w:p>
    <w:p w14:paraId="148386AB" w14:textId="77777777" w:rsidR="003E3694" w:rsidRPr="00A20A60" w:rsidRDefault="003E3694" w:rsidP="003E3694">
      <w:pPr>
        <w:spacing w:after="0" w:line="360" w:lineRule="auto"/>
        <w:ind w:firstLine="709"/>
        <w:jc w:val="both"/>
        <w:rPr>
          <w:rFonts w:ascii="Arial" w:hAnsi="Arial" w:cs="Arial"/>
          <w:sz w:val="24"/>
          <w:szCs w:val="24"/>
        </w:rPr>
      </w:pPr>
      <w:r w:rsidRPr="00A20A60">
        <w:rPr>
          <w:rFonts w:ascii="Arial" w:hAnsi="Arial" w:cs="Arial"/>
          <w:sz w:val="24"/>
          <w:szCs w:val="24"/>
        </w:rPr>
        <w:t>Assim, a contribuição da MobileDU diferencia-se das soluções existentes ao:</w:t>
      </w:r>
    </w:p>
    <w:p w14:paraId="14D20259" w14:textId="77777777" w:rsidR="003E3694" w:rsidRPr="00A20A60" w:rsidRDefault="003E3694" w:rsidP="003E3694">
      <w:pPr>
        <w:spacing w:after="0" w:line="360" w:lineRule="auto"/>
        <w:ind w:left="709"/>
        <w:jc w:val="both"/>
        <w:rPr>
          <w:rFonts w:ascii="Arial" w:hAnsi="Arial" w:cs="Arial"/>
          <w:sz w:val="24"/>
          <w:szCs w:val="24"/>
        </w:rPr>
      </w:pPr>
      <w:r w:rsidRPr="00A20A60">
        <w:rPr>
          <w:rFonts w:ascii="Arial" w:hAnsi="Arial" w:cs="Arial"/>
          <w:sz w:val="24"/>
          <w:szCs w:val="24"/>
        </w:rPr>
        <w:t>(i) consolidar diretrizes dispersas em um modelo estruturado e categorizado;</w:t>
      </w:r>
      <w:r w:rsidRPr="00A20A60">
        <w:rPr>
          <w:rFonts w:ascii="Arial" w:hAnsi="Arial" w:cs="Arial"/>
          <w:sz w:val="24"/>
          <w:szCs w:val="24"/>
        </w:rPr>
        <w:br/>
        <w:t>(ii) operacionalizar essas diretrizes por meio de arquitetura modular reutilizável;</w:t>
      </w:r>
      <w:r w:rsidRPr="00A20A60">
        <w:rPr>
          <w:rFonts w:ascii="Arial" w:hAnsi="Arial" w:cs="Arial"/>
          <w:sz w:val="24"/>
          <w:szCs w:val="24"/>
        </w:rPr>
        <w:br/>
        <w:t>(iii) centralizar mecanismos de customização acessível no nível da aplicação;</w:t>
      </w:r>
      <w:r w:rsidRPr="00A20A60">
        <w:rPr>
          <w:rFonts w:ascii="Arial" w:hAnsi="Arial" w:cs="Arial"/>
          <w:sz w:val="24"/>
          <w:szCs w:val="24"/>
        </w:rPr>
        <w:br/>
        <w:t>(iv) propor um artefato fundamentado metodologicamente e validado empiricamente em ambiente formativo real.</w:t>
      </w:r>
    </w:p>
    <w:p w14:paraId="57B0DAF6" w14:textId="77777777" w:rsidR="003E3694" w:rsidRDefault="003E3694" w:rsidP="003E3694">
      <w:pPr>
        <w:spacing w:after="0" w:line="360" w:lineRule="auto"/>
        <w:ind w:firstLine="709"/>
        <w:jc w:val="both"/>
        <w:rPr>
          <w:rFonts w:ascii="Arial" w:hAnsi="Arial" w:cs="Arial"/>
          <w:sz w:val="24"/>
          <w:szCs w:val="24"/>
        </w:rPr>
      </w:pPr>
      <w:r w:rsidRPr="00A20A60">
        <w:rPr>
          <w:rFonts w:ascii="Arial" w:hAnsi="Arial" w:cs="Arial"/>
          <w:sz w:val="24"/>
          <w:szCs w:val="24"/>
        </w:rPr>
        <w:t>Essa combinação de sistematização conceitual, materialização arquitetural e validação prática evidencia a originalidade e a inovação do presente trabalho no contexto do desenvolvimento de aplicações móveis acessíveis, contribuindo para reduzir a lacuna entre recomendações normativas e sua incorporação efetiva no processo de desenvolvimento de software.</w:t>
      </w:r>
    </w:p>
    <w:p w14:paraId="420CE440" w14:textId="4D2F4995" w:rsidR="00C406CF" w:rsidRDefault="00AA48DE" w:rsidP="00AA48DE">
      <w:pPr>
        <w:pStyle w:val="Ttulo1"/>
      </w:pPr>
      <w:bookmarkStart w:id="75" w:name="_Toc223367629"/>
      <w:bookmarkStart w:id="76" w:name="_Hlk217051723"/>
      <w:r>
        <w:lastRenderedPageBreak/>
        <w:t>DIRETRIZES</w:t>
      </w:r>
      <w:bookmarkEnd w:id="75"/>
    </w:p>
    <w:p w14:paraId="5687A77D" w14:textId="5FCC2E71" w:rsidR="00CB678D" w:rsidRPr="00A20A60" w:rsidRDefault="00CB678D" w:rsidP="00CB678D">
      <w:pPr>
        <w:pBdr>
          <w:top w:val="nil"/>
          <w:left w:val="nil"/>
          <w:bottom w:val="nil"/>
          <w:right w:val="nil"/>
          <w:between w:val="nil"/>
        </w:pBdr>
        <w:spacing w:after="0" w:line="360" w:lineRule="auto"/>
        <w:ind w:firstLine="709"/>
        <w:jc w:val="both"/>
        <w:rPr>
          <w:rFonts w:ascii="Arial" w:hAnsi="Arial" w:cs="Arial"/>
          <w:sz w:val="24"/>
          <w:szCs w:val="24"/>
        </w:rPr>
      </w:pPr>
      <w:r w:rsidRPr="00A20A60">
        <w:rPr>
          <w:rFonts w:ascii="Arial" w:hAnsi="Arial" w:cs="Arial"/>
          <w:sz w:val="24"/>
          <w:szCs w:val="24"/>
        </w:rPr>
        <w:t>Este capítulo apresenta o processo de obtenção, consolidação e sistematização das diretrizes de configuração voltadas ao desenvolvimento de aplicações móveis acessíveis e customizáveis, fundamentadas nos princípios do Desenho Universal. Partindo do conjunto inicial proposto por Nery (2021), as diretrizes foram ampliadas por meio da análise de trabalhos relacionados e de documentos técnicos e normativos consolidados, com o objetivo de identificar convergências, lacunas e recomendações complementares relevantes ao contexto móvel. Ao final, é apresentada a nova classificação proposta neste estudo, bem como o conjunto resultante de diretrizes, que constitui a base conceitual e técnica para a proposição e o desenvolvimento da biblioteca descrita nos capítulos subsequentes.</w:t>
      </w:r>
    </w:p>
    <w:p w14:paraId="2389FDF3" w14:textId="6EA5FA07" w:rsidR="00952347" w:rsidRPr="00A20A60" w:rsidRDefault="00952347" w:rsidP="00523255">
      <w:pPr>
        <w:pStyle w:val="Ttulo2"/>
      </w:pPr>
      <w:bookmarkStart w:id="77" w:name="_Toc223367630"/>
      <w:bookmarkStart w:id="78" w:name="_Hlk173742904"/>
      <w:bookmarkEnd w:id="65"/>
      <w:bookmarkEnd w:id="73"/>
      <w:bookmarkEnd w:id="76"/>
      <w:r w:rsidRPr="00A20A60">
        <w:t>M</w:t>
      </w:r>
      <w:r w:rsidR="009A0186" w:rsidRPr="00A20A60">
        <w:t>etodologia para obtenção das diretrizes</w:t>
      </w:r>
      <w:bookmarkEnd w:id="77"/>
    </w:p>
    <w:bookmarkEnd w:id="78"/>
    <w:p w14:paraId="664CC643" w14:textId="1A0ED926" w:rsidR="00CB678D" w:rsidRPr="00A20A60" w:rsidRDefault="00CB678D" w:rsidP="00CB678D">
      <w:pPr>
        <w:pBdr>
          <w:top w:val="nil"/>
          <w:left w:val="nil"/>
          <w:bottom w:val="nil"/>
          <w:right w:val="nil"/>
          <w:between w:val="nil"/>
        </w:pBdr>
        <w:spacing w:after="0" w:line="360" w:lineRule="auto"/>
        <w:ind w:firstLine="709"/>
        <w:jc w:val="both"/>
        <w:rPr>
          <w:rFonts w:ascii="Arial" w:hAnsi="Arial" w:cs="Arial"/>
          <w:sz w:val="24"/>
          <w:szCs w:val="24"/>
        </w:rPr>
      </w:pPr>
      <w:r w:rsidRPr="00A20A60">
        <w:rPr>
          <w:rFonts w:ascii="Arial" w:hAnsi="Arial" w:cs="Arial"/>
          <w:sz w:val="24"/>
          <w:szCs w:val="24"/>
        </w:rPr>
        <w:t>A metodologia empregada para obtenção e sistematização das diretrizes caracteriza-se como uma pesquisa de natureza bibliográfica e documental, uma vez que se fundamenta na análise de literatura científica e de documentos normativos e técnicos consolidados no domínio da acessibilidade digital e do desenvolvimento de aplicações móveis. Conforme Gil (2008), a pesquisa bibliográfica utiliza material já publicado como base para análise e interpretação, enquanto a pesquisa documental apoia-se em documentos e registros que podem ser tratados analiticamente para responder ao problema investigado, incluindo normas e guias técnicos (</w:t>
      </w:r>
      <w:r w:rsidR="00EB60CB" w:rsidRPr="00A20A60">
        <w:rPr>
          <w:rFonts w:ascii="Arial" w:hAnsi="Arial" w:cs="Arial"/>
          <w:sz w:val="24"/>
          <w:szCs w:val="24"/>
        </w:rPr>
        <w:t>Marconi</w:t>
      </w:r>
      <w:r w:rsidRPr="00A20A60">
        <w:rPr>
          <w:rFonts w:ascii="Arial" w:hAnsi="Arial" w:cs="Arial"/>
          <w:sz w:val="24"/>
          <w:szCs w:val="24"/>
        </w:rPr>
        <w:t xml:space="preserve">; </w:t>
      </w:r>
      <w:r w:rsidR="00EB60CB" w:rsidRPr="00A20A60">
        <w:rPr>
          <w:rFonts w:ascii="Arial" w:hAnsi="Arial" w:cs="Arial"/>
          <w:sz w:val="24"/>
          <w:szCs w:val="24"/>
        </w:rPr>
        <w:t>Lakatos</w:t>
      </w:r>
      <w:r w:rsidRPr="00A20A60">
        <w:rPr>
          <w:rFonts w:ascii="Arial" w:hAnsi="Arial" w:cs="Arial"/>
          <w:sz w:val="24"/>
          <w:szCs w:val="24"/>
        </w:rPr>
        <w:t>, 2017).</w:t>
      </w:r>
    </w:p>
    <w:p w14:paraId="2A5EE5E3" w14:textId="5C0D1D75" w:rsidR="00CB678D" w:rsidRPr="00A20A60" w:rsidRDefault="00CB678D" w:rsidP="00CB678D">
      <w:pPr>
        <w:pBdr>
          <w:top w:val="nil"/>
          <w:left w:val="nil"/>
          <w:bottom w:val="nil"/>
          <w:right w:val="nil"/>
          <w:between w:val="nil"/>
        </w:pBdr>
        <w:spacing w:after="0" w:line="360" w:lineRule="auto"/>
        <w:ind w:firstLine="709"/>
        <w:jc w:val="both"/>
        <w:rPr>
          <w:rFonts w:ascii="Arial" w:hAnsi="Arial" w:cs="Arial"/>
          <w:sz w:val="24"/>
          <w:szCs w:val="24"/>
        </w:rPr>
      </w:pPr>
      <w:r w:rsidRPr="00A20A60">
        <w:rPr>
          <w:rFonts w:ascii="Arial" w:hAnsi="Arial" w:cs="Arial"/>
          <w:sz w:val="24"/>
          <w:szCs w:val="24"/>
        </w:rPr>
        <w:t>A condução das etapas descritas neste capítulo assume ainda caráter qualitativo e interpretativo, pois envolve a identificação de convergências, lacunas e equivalências entre recomendações provenientes de diferentes fontes, bem como a consolidação e reorganização dessas diretrizes segundo propósitos funcionais e categorias de configuração no contexto móvel. Nessa perspectiva, a abordagem qualitativa é adequada quando se busca compreender e organizar um fenômeno por meio de interpretação contextualizada de fontes e significados, sem pretensão de generalização estatística (</w:t>
      </w:r>
      <w:r w:rsidR="00EB60CB" w:rsidRPr="00A20A60">
        <w:rPr>
          <w:rFonts w:ascii="Arial" w:hAnsi="Arial" w:cs="Arial"/>
          <w:sz w:val="24"/>
          <w:szCs w:val="24"/>
        </w:rPr>
        <w:t>Creswell</w:t>
      </w:r>
      <w:r w:rsidRPr="00A20A60">
        <w:rPr>
          <w:rFonts w:ascii="Arial" w:hAnsi="Arial" w:cs="Arial"/>
          <w:sz w:val="24"/>
          <w:szCs w:val="24"/>
        </w:rPr>
        <w:t>, 2014).</w:t>
      </w:r>
    </w:p>
    <w:p w14:paraId="15A5FE5F" w14:textId="77777777" w:rsidR="00CB678D" w:rsidRPr="00CB678D" w:rsidRDefault="00CB678D" w:rsidP="00CB678D">
      <w:pPr>
        <w:pBdr>
          <w:top w:val="nil"/>
          <w:left w:val="nil"/>
          <w:bottom w:val="nil"/>
          <w:right w:val="nil"/>
          <w:between w:val="nil"/>
        </w:pBdr>
        <w:spacing w:after="0" w:line="360" w:lineRule="auto"/>
        <w:ind w:firstLine="709"/>
        <w:jc w:val="both"/>
        <w:rPr>
          <w:rFonts w:ascii="Arial" w:hAnsi="Arial" w:cs="Arial"/>
          <w:sz w:val="24"/>
          <w:szCs w:val="24"/>
        </w:rPr>
      </w:pPr>
      <w:r w:rsidRPr="00A20A60">
        <w:rPr>
          <w:rFonts w:ascii="Arial" w:hAnsi="Arial" w:cs="Arial"/>
          <w:sz w:val="24"/>
          <w:szCs w:val="24"/>
        </w:rPr>
        <w:t xml:space="preserve">No que se refere aos procedimentos operacionais, as planilhas eletrônicas e o banco de dados foram utilizados como instrumentos de organização, armazenamento </w:t>
      </w:r>
      <w:r w:rsidRPr="00A20A60">
        <w:rPr>
          <w:rFonts w:ascii="Arial" w:hAnsi="Arial" w:cs="Arial"/>
          <w:sz w:val="24"/>
          <w:szCs w:val="24"/>
        </w:rPr>
        <w:lastRenderedPageBreak/>
        <w:t>e apoio à análise comparativa dos dados extraídos, viabilizando a rastreabilidade entre as fontes e a sistematização do conjunto consolidado de diretrizes.</w:t>
      </w:r>
    </w:p>
    <w:p w14:paraId="3CD2B034" w14:textId="59E0D9B2" w:rsidR="00DA491F" w:rsidRPr="00DA491F" w:rsidRDefault="00DA491F" w:rsidP="00DA491F">
      <w:pPr>
        <w:pBdr>
          <w:top w:val="nil"/>
          <w:left w:val="nil"/>
          <w:bottom w:val="nil"/>
          <w:right w:val="nil"/>
          <w:between w:val="nil"/>
        </w:pBdr>
        <w:spacing w:after="0" w:line="360" w:lineRule="auto"/>
        <w:ind w:firstLine="709"/>
        <w:jc w:val="both"/>
        <w:rPr>
          <w:rFonts w:ascii="Arial" w:hAnsi="Arial" w:cs="Arial"/>
          <w:sz w:val="24"/>
          <w:szCs w:val="24"/>
        </w:rPr>
      </w:pPr>
      <w:r w:rsidRPr="00DA491F">
        <w:rPr>
          <w:rFonts w:ascii="Arial" w:hAnsi="Arial" w:cs="Arial"/>
          <w:sz w:val="24"/>
          <w:szCs w:val="24"/>
        </w:rPr>
        <w:t>A metodologia deste trabalho parte das diretrizes sistematizadas por Nery (2021), adotando-as como referência inicial, e as amplia por meio da análise de artigos relacionados, bem como de guias, recomendações e normas técnicas consolidadas na área de acessibilidade digital e desenvolvimento de aplicações móveis. Essa ampliação não implica a ausência ou desconsideração dessas fontes no trabalho de Nery (2021), mas decorre da incorporação de perspectivas complementares e de recomendações que, embora compatíveis com as diretrizes previamente propostas, não estavam explicitamente sistematizadas sob o enfoque da configuração e customização em aplicações móveis.</w:t>
      </w:r>
    </w:p>
    <w:p w14:paraId="4A0089A0" w14:textId="77777777" w:rsidR="002C4122" w:rsidRDefault="00DA491F" w:rsidP="002815EE">
      <w:pPr>
        <w:pBdr>
          <w:top w:val="nil"/>
          <w:left w:val="nil"/>
          <w:bottom w:val="nil"/>
          <w:right w:val="nil"/>
          <w:between w:val="nil"/>
        </w:pBdr>
        <w:spacing w:after="0" w:line="360" w:lineRule="auto"/>
        <w:ind w:firstLine="709"/>
        <w:jc w:val="both"/>
        <w:rPr>
          <w:rFonts w:ascii="Arial" w:hAnsi="Arial" w:cs="Arial"/>
          <w:sz w:val="24"/>
          <w:szCs w:val="24"/>
        </w:rPr>
      </w:pPr>
      <w:r w:rsidRPr="00DA491F">
        <w:rPr>
          <w:rFonts w:ascii="Arial" w:hAnsi="Arial" w:cs="Arial"/>
          <w:sz w:val="24"/>
          <w:szCs w:val="24"/>
        </w:rPr>
        <w:t xml:space="preserve">As diretrizes ampliadas constituem o pilar conceitual para a proposição de uma biblioteca de software voltada ao desenvolvimento de aplicativos móveis acessíveis, fundamentada nos preceitos do </w:t>
      </w:r>
      <w:r w:rsidR="004554EE">
        <w:rPr>
          <w:rFonts w:ascii="Arial" w:hAnsi="Arial" w:cs="Arial"/>
          <w:sz w:val="24"/>
          <w:szCs w:val="24"/>
        </w:rPr>
        <w:t xml:space="preserve">Desenho </w:t>
      </w:r>
      <w:r w:rsidRPr="00DA491F">
        <w:rPr>
          <w:rFonts w:ascii="Arial" w:hAnsi="Arial" w:cs="Arial"/>
          <w:sz w:val="24"/>
          <w:szCs w:val="24"/>
        </w:rPr>
        <w:t xml:space="preserve">Universal. </w:t>
      </w:r>
      <w:r w:rsidR="002C4122" w:rsidRPr="002C4122">
        <w:rPr>
          <w:rFonts w:ascii="Arial" w:hAnsi="Arial" w:cs="Arial"/>
          <w:sz w:val="24"/>
          <w:szCs w:val="24"/>
        </w:rPr>
        <w:t>A biblioteca proposta tem como finalidade oferecer suporte técnico à incorporação sistemática de recursos de acessibilidade e customização em aplicações móveis, favorecendo sua implementação de forma estruturada e reutilizável.</w:t>
      </w:r>
    </w:p>
    <w:p w14:paraId="0FBC6E6D" w14:textId="3264398C" w:rsidR="002815EE" w:rsidRDefault="003B6C6E" w:rsidP="002815EE">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 xml:space="preserve">A metodologia é apresentada em etapas, conforme ilustrado na </w:t>
      </w:r>
      <w:r w:rsidR="005C3A51">
        <w:rPr>
          <w:rFonts w:ascii="Arial" w:hAnsi="Arial" w:cs="Arial"/>
          <w:sz w:val="24"/>
          <w:szCs w:val="24"/>
        </w:rPr>
        <w:t>Figura 1.</w:t>
      </w:r>
    </w:p>
    <w:p w14:paraId="560B2C78" w14:textId="77777777" w:rsidR="00207FEB" w:rsidRDefault="00207FEB" w:rsidP="002815EE">
      <w:pPr>
        <w:pBdr>
          <w:top w:val="nil"/>
          <w:left w:val="nil"/>
          <w:bottom w:val="nil"/>
          <w:right w:val="nil"/>
          <w:between w:val="nil"/>
        </w:pBdr>
        <w:spacing w:after="0" w:line="360" w:lineRule="auto"/>
        <w:ind w:firstLine="709"/>
        <w:jc w:val="both"/>
        <w:rPr>
          <w:rFonts w:ascii="Arial" w:hAnsi="Arial" w:cs="Arial"/>
          <w:sz w:val="24"/>
          <w:szCs w:val="24"/>
        </w:rPr>
      </w:pPr>
    </w:p>
    <w:p w14:paraId="4CF51AC4" w14:textId="207D7B29" w:rsidR="002815EE" w:rsidRPr="00057139" w:rsidRDefault="00207FEB" w:rsidP="00A20A60">
      <w:pPr>
        <w:pStyle w:val="Legenda"/>
      </w:pPr>
      <w:bookmarkStart w:id="79" w:name="_Ref172614600"/>
      <w:r>
        <w:t xml:space="preserve">                    </w:t>
      </w:r>
      <w:bookmarkStart w:id="80" w:name="_Toc223367397"/>
      <w:r w:rsidR="002815EE" w:rsidRPr="00057139">
        <w:t xml:space="preserve">Figura </w:t>
      </w:r>
      <w:fldSimple w:instr=" SEQ Figura \* ARABIC ">
        <w:r w:rsidR="00F06553">
          <w:rPr>
            <w:noProof/>
          </w:rPr>
          <w:t>1</w:t>
        </w:r>
      </w:fldSimple>
      <w:bookmarkEnd w:id="79"/>
      <w:r w:rsidR="002815EE" w:rsidRPr="00057139">
        <w:t xml:space="preserve"> - Fluxo de Etapas</w:t>
      </w:r>
      <w:bookmarkEnd w:id="80"/>
    </w:p>
    <w:p w14:paraId="64816C7E" w14:textId="37C0FCF2" w:rsidR="0065463B" w:rsidRDefault="0065463B" w:rsidP="002815EE">
      <w:pPr>
        <w:pBdr>
          <w:top w:val="nil"/>
          <w:left w:val="nil"/>
          <w:bottom w:val="nil"/>
          <w:right w:val="nil"/>
          <w:between w:val="nil"/>
        </w:pBdr>
        <w:spacing w:after="0" w:line="360" w:lineRule="auto"/>
        <w:ind w:firstLine="709"/>
        <w:jc w:val="center"/>
        <w:rPr>
          <w:rFonts w:ascii="Arial" w:hAnsi="Arial" w:cs="Arial"/>
          <w:sz w:val="24"/>
          <w:szCs w:val="24"/>
        </w:rPr>
      </w:pPr>
      <w:r>
        <w:rPr>
          <w:rFonts w:ascii="Arial" w:hAnsi="Arial" w:cs="Arial"/>
          <w:noProof/>
          <w:sz w:val="24"/>
          <w:szCs w:val="24"/>
        </w:rPr>
        <w:drawing>
          <wp:inline distT="0" distB="0" distL="0" distR="0" wp14:anchorId="01B4ACE7" wp14:editId="7E66138E">
            <wp:extent cx="4705350" cy="2809875"/>
            <wp:effectExtent l="38100" t="57150" r="38100" b="47625"/>
            <wp:docPr id="223490438" name="Diagrama 1" descr="Imagem que representa o fluxo sequencial de etapas da metodologia, que serão descritas nas subseções seguintes: coleta de dados, extração e preparação dos dados, modelagem e construção do banco de dados, classificaçõ e análise dos dados e proposta de diretrizes"/>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5D3C6A6" w14:textId="2666BA74" w:rsidR="008A20F0" w:rsidRDefault="008A20F0" w:rsidP="008A20F0">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042E1A4B" w14:textId="4E0BC523" w:rsidR="008A36BC" w:rsidRDefault="008A36BC">
      <w:pPr>
        <w:rPr>
          <w:rFonts w:ascii="Arial" w:hAnsi="Arial" w:cs="Arial"/>
          <w:sz w:val="24"/>
          <w:szCs w:val="24"/>
        </w:rPr>
      </w:pPr>
      <w:r>
        <w:rPr>
          <w:rFonts w:ascii="Arial" w:hAnsi="Arial" w:cs="Arial"/>
          <w:sz w:val="24"/>
          <w:szCs w:val="24"/>
        </w:rPr>
        <w:br w:type="page"/>
      </w:r>
    </w:p>
    <w:p w14:paraId="5C4F70F4" w14:textId="77777777" w:rsidR="002815EE" w:rsidRDefault="002815EE" w:rsidP="003D3492">
      <w:pPr>
        <w:pStyle w:val="Ttulo3"/>
      </w:pPr>
      <w:bookmarkStart w:id="81" w:name="_Toc223367631"/>
      <w:r w:rsidRPr="00B165C0">
        <w:lastRenderedPageBreak/>
        <w:t>Coleta de Dados</w:t>
      </w:r>
      <w:bookmarkEnd w:id="81"/>
    </w:p>
    <w:p w14:paraId="02C009BC" w14:textId="71996E78" w:rsidR="00865117" w:rsidRPr="00865117" w:rsidRDefault="00865117" w:rsidP="00865117">
      <w:pPr>
        <w:pBdr>
          <w:top w:val="nil"/>
          <w:left w:val="nil"/>
          <w:bottom w:val="nil"/>
          <w:right w:val="nil"/>
          <w:between w:val="nil"/>
        </w:pBdr>
        <w:spacing w:after="0" w:line="360" w:lineRule="auto"/>
        <w:ind w:firstLine="709"/>
        <w:jc w:val="both"/>
        <w:rPr>
          <w:rFonts w:ascii="Arial" w:hAnsi="Arial" w:cs="Arial"/>
          <w:sz w:val="24"/>
          <w:szCs w:val="24"/>
        </w:rPr>
      </w:pPr>
      <w:r w:rsidRPr="00865117">
        <w:rPr>
          <w:rFonts w:ascii="Arial" w:hAnsi="Arial" w:cs="Arial"/>
          <w:sz w:val="24"/>
          <w:szCs w:val="24"/>
        </w:rPr>
        <w:t>A coleta de dados foi conduzida de forma sistemática e incremental, tendo como ponto de partida o trabalho de Nery (2021), apresentado no item 2.</w:t>
      </w:r>
      <w:r w:rsidR="00C4323F">
        <w:rPr>
          <w:rFonts w:ascii="Arial" w:hAnsi="Arial" w:cs="Arial"/>
          <w:sz w:val="24"/>
          <w:szCs w:val="24"/>
        </w:rPr>
        <w:t>3.5</w:t>
      </w:r>
      <w:r w:rsidRPr="00865117">
        <w:rPr>
          <w:rFonts w:ascii="Arial" w:hAnsi="Arial" w:cs="Arial"/>
          <w:sz w:val="24"/>
          <w:szCs w:val="24"/>
        </w:rPr>
        <w:t>, que estabeleceu um conjunto inicial de diretrizes para aplicações móveis acessíveis. A partir desse referencial, procedeu-se à ampliação e ao refinamento das diretrizes por meio de um processo estruturado que envolveu: (i) a análise crítica de trabalhos relacionados, incluindo estudos publicados após 2021; (ii) o mapeamento e a comparação de diretrizes internacionais e nacionais de acessibilidade; e (iii) a consolidação de requisitos convergentes e complementares.</w:t>
      </w:r>
    </w:p>
    <w:p w14:paraId="1C422B5F" w14:textId="77777777" w:rsidR="00865117" w:rsidRPr="00865117" w:rsidRDefault="00865117" w:rsidP="00865117">
      <w:pPr>
        <w:pBdr>
          <w:top w:val="nil"/>
          <w:left w:val="nil"/>
          <w:bottom w:val="nil"/>
          <w:right w:val="nil"/>
          <w:between w:val="nil"/>
        </w:pBdr>
        <w:spacing w:after="0" w:line="360" w:lineRule="auto"/>
        <w:ind w:firstLine="709"/>
        <w:jc w:val="both"/>
        <w:rPr>
          <w:rFonts w:ascii="Arial" w:hAnsi="Arial" w:cs="Arial"/>
          <w:sz w:val="24"/>
          <w:szCs w:val="24"/>
        </w:rPr>
      </w:pPr>
      <w:r w:rsidRPr="00865117">
        <w:rPr>
          <w:rFonts w:ascii="Arial" w:hAnsi="Arial" w:cs="Arial"/>
          <w:sz w:val="24"/>
          <w:szCs w:val="24"/>
        </w:rPr>
        <w:t xml:space="preserve">Nesse processo, foram analisados de forma integrada documentos normativos e guias consolidados, incluindo as </w:t>
      </w:r>
      <w:r w:rsidRPr="002454DD">
        <w:rPr>
          <w:rFonts w:ascii="Arial" w:hAnsi="Arial" w:cs="Arial"/>
          <w:i/>
          <w:iCs/>
          <w:sz w:val="24"/>
          <w:szCs w:val="24"/>
        </w:rPr>
        <w:t>Web Content Accessibility Guidelines</w:t>
      </w:r>
      <w:r w:rsidRPr="00865117">
        <w:rPr>
          <w:rFonts w:ascii="Arial" w:hAnsi="Arial" w:cs="Arial"/>
          <w:sz w:val="24"/>
          <w:szCs w:val="24"/>
        </w:rPr>
        <w:t xml:space="preserve"> (WCAG 2.2), o Guia para o Desenvolvimento de Aplicações Móveis Acessíveis (GDAMA), o Modelo de Acessibilidade em Governo Eletrônico (eMAG 3.0) e a ABNT NBR 17060:2022, com o objetivo de assegurar atualização, abrangência e consistência metodológica ao conjunto de diretrizes proposto.</w:t>
      </w:r>
    </w:p>
    <w:p w14:paraId="318691B9" w14:textId="77777777" w:rsidR="00865117" w:rsidRPr="00865117" w:rsidRDefault="00865117" w:rsidP="00865117">
      <w:pPr>
        <w:pBdr>
          <w:top w:val="nil"/>
          <w:left w:val="nil"/>
          <w:bottom w:val="nil"/>
          <w:right w:val="nil"/>
          <w:between w:val="nil"/>
        </w:pBdr>
        <w:spacing w:after="0" w:line="360" w:lineRule="auto"/>
        <w:ind w:firstLine="709"/>
        <w:jc w:val="both"/>
        <w:rPr>
          <w:rFonts w:ascii="Arial" w:hAnsi="Arial" w:cs="Arial"/>
          <w:sz w:val="24"/>
          <w:szCs w:val="24"/>
        </w:rPr>
      </w:pPr>
      <w:r w:rsidRPr="00865117">
        <w:rPr>
          <w:rFonts w:ascii="Arial" w:hAnsi="Arial" w:cs="Arial"/>
          <w:sz w:val="24"/>
          <w:szCs w:val="24"/>
        </w:rPr>
        <w:t>Ressalta-se, contudo, que a análise do eMAG 3.0 indicou que suas recomendações constituem, em grande medida, um subconjunto adaptado das WCAG, com foco predominante no desenvolvimento de sítios e portais governamentais no contexto brasileiro. Em razão dessa sobreposição normativa e de seu escopo mais restrito ao contexto Web governamental, suas diretrizes não foram incorporadas de forma autônoma ao conjunto consolidado, sendo consideradas indiretamente por meio da incorporação das recomendações equivalentes já contempladas nas WCAG 2.2.</w:t>
      </w:r>
    </w:p>
    <w:p w14:paraId="129125DD" w14:textId="77777777" w:rsidR="00865117" w:rsidRDefault="00865117" w:rsidP="00865117">
      <w:pPr>
        <w:pBdr>
          <w:top w:val="nil"/>
          <w:left w:val="nil"/>
          <w:bottom w:val="nil"/>
          <w:right w:val="nil"/>
          <w:between w:val="nil"/>
        </w:pBdr>
        <w:spacing w:after="0" w:line="360" w:lineRule="auto"/>
        <w:ind w:firstLine="709"/>
        <w:jc w:val="both"/>
        <w:rPr>
          <w:rFonts w:ascii="Arial" w:hAnsi="Arial" w:cs="Arial"/>
          <w:sz w:val="24"/>
          <w:szCs w:val="24"/>
        </w:rPr>
      </w:pPr>
      <w:r w:rsidRPr="00865117">
        <w:rPr>
          <w:rFonts w:ascii="Arial" w:hAnsi="Arial" w:cs="Arial"/>
          <w:sz w:val="24"/>
          <w:szCs w:val="24"/>
        </w:rPr>
        <w:t>A utilização dessas fontes não ocorreu de forma excludente ou substitutiva em relação aos trabalhos mais recentes, mas como mecanismo de consolidação e validação cruzada, uma vez que a análise da literatura indicou que parte significativa das recomendações propostas em estudos posteriores encontrava-se alinhada ou fundamentada nesses documentos normativos consolidados.</w:t>
      </w:r>
    </w:p>
    <w:p w14:paraId="5FECAB0C" w14:textId="77777777" w:rsidR="002815EE" w:rsidRDefault="002815EE" w:rsidP="003D3492">
      <w:pPr>
        <w:pStyle w:val="Ttulo3"/>
      </w:pPr>
      <w:bookmarkStart w:id="82" w:name="_Toc223367632"/>
      <w:r w:rsidRPr="002317F0">
        <w:t>Extração e Preparação dos Dados</w:t>
      </w:r>
      <w:bookmarkEnd w:id="82"/>
    </w:p>
    <w:p w14:paraId="156AE366" w14:textId="75487D2A" w:rsidR="002815EE" w:rsidRDefault="00C83DAD" w:rsidP="002815EE">
      <w:pPr>
        <w:pBdr>
          <w:top w:val="nil"/>
          <w:left w:val="nil"/>
          <w:bottom w:val="nil"/>
          <w:right w:val="nil"/>
          <w:between w:val="nil"/>
        </w:pBdr>
        <w:spacing w:after="0" w:line="360" w:lineRule="auto"/>
        <w:ind w:firstLine="709"/>
        <w:jc w:val="both"/>
        <w:rPr>
          <w:rFonts w:ascii="Arial" w:hAnsi="Arial" w:cs="Arial"/>
          <w:color w:val="000000" w:themeColor="text1"/>
          <w:sz w:val="24"/>
          <w:szCs w:val="24"/>
        </w:rPr>
      </w:pPr>
      <w:r w:rsidRPr="00C83DAD">
        <w:rPr>
          <w:rFonts w:ascii="Arial" w:hAnsi="Arial" w:cs="Arial"/>
          <w:sz w:val="24"/>
          <w:szCs w:val="24"/>
        </w:rPr>
        <w:t xml:space="preserve">Os dados das fontes mencionadas na seção anterior foram obtidos a partir de documentos nos formatos </w:t>
      </w:r>
      <w:r w:rsidRPr="00C83DAD">
        <w:rPr>
          <w:rFonts w:ascii="Arial" w:hAnsi="Arial" w:cs="Arial"/>
          <w:i/>
          <w:iCs/>
          <w:sz w:val="24"/>
          <w:szCs w:val="24"/>
        </w:rPr>
        <w:t>Portable Document Format</w:t>
      </w:r>
      <w:r w:rsidRPr="00C83DAD">
        <w:rPr>
          <w:rFonts w:ascii="Arial" w:hAnsi="Arial" w:cs="Arial"/>
          <w:sz w:val="24"/>
          <w:szCs w:val="24"/>
        </w:rPr>
        <w:t xml:space="preserve"> (PDF) e </w:t>
      </w:r>
      <w:r w:rsidRPr="00C83DAD">
        <w:rPr>
          <w:rFonts w:ascii="Arial" w:hAnsi="Arial" w:cs="Arial"/>
          <w:i/>
          <w:iCs/>
          <w:sz w:val="24"/>
          <w:szCs w:val="24"/>
        </w:rPr>
        <w:t>Hyper Text Markup Language</w:t>
      </w:r>
      <w:r w:rsidRPr="00C83DAD">
        <w:rPr>
          <w:rFonts w:ascii="Arial" w:hAnsi="Arial" w:cs="Arial"/>
          <w:sz w:val="24"/>
          <w:szCs w:val="24"/>
        </w:rPr>
        <w:t xml:space="preserve"> (HTML), conforme indicado nas referências. Esses dados foram extraídos, </w:t>
      </w:r>
      <w:r w:rsidRPr="00C83DAD">
        <w:rPr>
          <w:rFonts w:ascii="Arial" w:hAnsi="Arial" w:cs="Arial"/>
          <w:sz w:val="24"/>
          <w:szCs w:val="24"/>
        </w:rPr>
        <w:lastRenderedPageBreak/>
        <w:t>convertidos em texto e inseridos em um</w:t>
      </w:r>
      <w:r w:rsidR="00A57961">
        <w:rPr>
          <w:rFonts w:ascii="Arial" w:hAnsi="Arial" w:cs="Arial"/>
          <w:sz w:val="24"/>
          <w:szCs w:val="24"/>
        </w:rPr>
        <w:t>a planilha eletrônica Excel (</w:t>
      </w:r>
      <w:r w:rsidR="00EB60CB">
        <w:rPr>
          <w:rFonts w:ascii="Arial" w:hAnsi="Arial" w:cs="Arial"/>
          <w:sz w:val="24"/>
          <w:szCs w:val="24"/>
        </w:rPr>
        <w:t>Microsoft</w:t>
      </w:r>
      <w:r w:rsidR="00A57961">
        <w:rPr>
          <w:rFonts w:ascii="Arial" w:hAnsi="Arial" w:cs="Arial"/>
          <w:sz w:val="24"/>
          <w:szCs w:val="24"/>
        </w:rPr>
        <w:t>, 202</w:t>
      </w:r>
      <w:r w:rsidR="00F92213">
        <w:rPr>
          <w:rFonts w:ascii="Arial" w:hAnsi="Arial" w:cs="Arial"/>
          <w:sz w:val="24"/>
          <w:szCs w:val="24"/>
        </w:rPr>
        <w:t>6</w:t>
      </w:r>
      <w:r w:rsidR="00A57961">
        <w:rPr>
          <w:rFonts w:ascii="Arial" w:hAnsi="Arial" w:cs="Arial"/>
          <w:sz w:val="24"/>
          <w:szCs w:val="24"/>
        </w:rPr>
        <w:t>)</w:t>
      </w:r>
      <w:r w:rsidRPr="00C83DAD">
        <w:rPr>
          <w:rFonts w:ascii="Arial" w:hAnsi="Arial" w:cs="Arial"/>
          <w:sz w:val="24"/>
          <w:szCs w:val="24"/>
        </w:rPr>
        <w:t xml:space="preserve">, organizados em </w:t>
      </w:r>
      <w:r w:rsidR="00A57961">
        <w:rPr>
          <w:rFonts w:ascii="Arial" w:hAnsi="Arial" w:cs="Arial"/>
          <w:sz w:val="24"/>
          <w:szCs w:val="24"/>
        </w:rPr>
        <w:t>abas</w:t>
      </w:r>
      <w:r w:rsidRPr="00C83DAD">
        <w:rPr>
          <w:rFonts w:ascii="Arial" w:hAnsi="Arial" w:cs="Arial"/>
          <w:sz w:val="24"/>
          <w:szCs w:val="24"/>
        </w:rPr>
        <w:t xml:space="preserve"> distintas, uma para cada fonte. A inserção integral das informações resultou em planilhas com diferentes quantidades de diretrizes, conforme apresentado na coluna </w:t>
      </w:r>
      <w:r w:rsidR="00207FEB" w:rsidRPr="00C83DAD">
        <w:rPr>
          <w:rFonts w:ascii="Arial" w:hAnsi="Arial" w:cs="Arial"/>
          <w:sz w:val="24"/>
          <w:szCs w:val="24"/>
        </w:rPr>
        <w:t xml:space="preserve">2 </w:t>
      </w:r>
      <w:r w:rsidR="00207FEB">
        <w:rPr>
          <w:rFonts w:ascii="Arial" w:hAnsi="Arial" w:cs="Arial"/>
          <w:color w:val="000000" w:themeColor="text1"/>
          <w:sz w:val="24"/>
          <w:szCs w:val="24"/>
        </w:rPr>
        <w:t>do</w:t>
      </w:r>
      <w:r w:rsidR="005C3A51">
        <w:rPr>
          <w:rFonts w:ascii="Arial" w:hAnsi="Arial" w:cs="Arial"/>
          <w:color w:val="000000" w:themeColor="text1"/>
          <w:sz w:val="24"/>
          <w:szCs w:val="24"/>
        </w:rPr>
        <w:t xml:space="preserve"> Quadro </w:t>
      </w:r>
      <w:r w:rsidR="002A1D02">
        <w:rPr>
          <w:rFonts w:ascii="Arial" w:hAnsi="Arial" w:cs="Arial"/>
          <w:color w:val="000000" w:themeColor="text1"/>
          <w:sz w:val="24"/>
          <w:szCs w:val="24"/>
        </w:rPr>
        <w:t>13</w:t>
      </w:r>
      <w:r w:rsidR="005C3A51">
        <w:rPr>
          <w:rFonts w:ascii="Arial" w:hAnsi="Arial" w:cs="Arial"/>
          <w:color w:val="000000" w:themeColor="text1"/>
          <w:sz w:val="24"/>
          <w:szCs w:val="24"/>
        </w:rPr>
        <w:t>.</w:t>
      </w:r>
    </w:p>
    <w:p w14:paraId="54109456" w14:textId="77777777" w:rsidR="00D84972" w:rsidRPr="00B41293" w:rsidRDefault="00D84972" w:rsidP="002815EE">
      <w:pPr>
        <w:pBdr>
          <w:top w:val="nil"/>
          <w:left w:val="nil"/>
          <w:bottom w:val="nil"/>
          <w:right w:val="nil"/>
          <w:between w:val="nil"/>
        </w:pBdr>
        <w:spacing w:after="0" w:line="360" w:lineRule="auto"/>
        <w:ind w:firstLine="709"/>
        <w:jc w:val="both"/>
        <w:rPr>
          <w:rFonts w:ascii="Arial" w:hAnsi="Arial" w:cs="Arial"/>
          <w:color w:val="000000" w:themeColor="text1"/>
          <w:sz w:val="2"/>
          <w:szCs w:val="2"/>
        </w:rPr>
      </w:pPr>
    </w:p>
    <w:p w14:paraId="118D1C5E" w14:textId="06648664" w:rsidR="00EB33BA" w:rsidRPr="003F2750" w:rsidRDefault="00B107F4" w:rsidP="00B107F4">
      <w:pPr>
        <w:pStyle w:val="Legenda"/>
      </w:pPr>
      <w:bookmarkStart w:id="83" w:name="_Toc223367525"/>
      <w:r>
        <w:t xml:space="preserve">Quadro </w:t>
      </w:r>
      <w:fldSimple w:instr=" SEQ Quadro \* ARABIC ">
        <w:r>
          <w:rPr>
            <w:noProof/>
          </w:rPr>
          <w:t>13</w:t>
        </w:r>
      </w:fldSimple>
      <w:r>
        <w:t xml:space="preserve"> - </w:t>
      </w:r>
      <w:r w:rsidRPr="00A67501">
        <w:t>Planilhas geradas a partir das fontes utilizadas</w:t>
      </w:r>
      <w:r>
        <w:t>.</w:t>
      </w:r>
      <w:bookmarkEnd w:id="83"/>
    </w:p>
    <w:tbl>
      <w:tblPr>
        <w:tblStyle w:val="Tabelacomgrade"/>
        <w:tblW w:w="0" w:type="auto"/>
        <w:tblLook w:val="04A0" w:firstRow="1" w:lastRow="0" w:firstColumn="1" w:lastColumn="0" w:noHBand="0" w:noVBand="1"/>
      </w:tblPr>
      <w:tblGrid>
        <w:gridCol w:w="1555"/>
        <w:gridCol w:w="1417"/>
        <w:gridCol w:w="5522"/>
      </w:tblGrid>
      <w:tr w:rsidR="002815EE" w14:paraId="5CA33879" w14:textId="77777777" w:rsidTr="0001471D">
        <w:tc>
          <w:tcPr>
            <w:tcW w:w="1555" w:type="dxa"/>
            <w:shd w:val="clear" w:color="auto" w:fill="D9D9D9" w:themeFill="background1" w:themeFillShade="D9"/>
            <w:vAlign w:val="center"/>
          </w:tcPr>
          <w:p w14:paraId="497E2F50" w14:textId="77777777" w:rsidR="002815EE" w:rsidRPr="00D84972" w:rsidRDefault="002815EE" w:rsidP="0001471D">
            <w:pPr>
              <w:spacing w:line="360" w:lineRule="auto"/>
              <w:jc w:val="center"/>
              <w:rPr>
                <w:rFonts w:ascii="Arial" w:hAnsi="Arial" w:cs="Arial"/>
              </w:rPr>
            </w:pPr>
            <w:r w:rsidRPr="00D84972">
              <w:rPr>
                <w:rFonts w:ascii="Arial" w:hAnsi="Arial" w:cs="Arial"/>
              </w:rPr>
              <w:t>Planilha</w:t>
            </w:r>
          </w:p>
        </w:tc>
        <w:tc>
          <w:tcPr>
            <w:tcW w:w="1417" w:type="dxa"/>
            <w:shd w:val="clear" w:color="auto" w:fill="D9D9D9" w:themeFill="background1" w:themeFillShade="D9"/>
          </w:tcPr>
          <w:p w14:paraId="2AE62094" w14:textId="1EEE3866" w:rsidR="002815EE" w:rsidRPr="00D84972" w:rsidRDefault="0028113A" w:rsidP="0001471D">
            <w:pPr>
              <w:spacing w:line="360" w:lineRule="auto"/>
              <w:jc w:val="center"/>
              <w:rPr>
                <w:rFonts w:ascii="Arial" w:hAnsi="Arial" w:cs="Arial"/>
              </w:rPr>
            </w:pPr>
            <w:r w:rsidRPr="00D84972">
              <w:rPr>
                <w:rFonts w:ascii="Arial" w:hAnsi="Arial" w:cs="Arial"/>
              </w:rPr>
              <w:t>N</w:t>
            </w:r>
            <w:r w:rsidR="0001471D" w:rsidRPr="00D84972">
              <w:rPr>
                <w:rFonts w:ascii="Arial" w:hAnsi="Arial" w:cs="Arial"/>
              </w:rPr>
              <w:t>úmero de</w:t>
            </w:r>
          </w:p>
          <w:p w14:paraId="08E9DC0B" w14:textId="18E34F0B" w:rsidR="0001471D" w:rsidRPr="00D84972" w:rsidRDefault="0001471D" w:rsidP="0001471D">
            <w:pPr>
              <w:spacing w:line="360" w:lineRule="auto"/>
              <w:jc w:val="center"/>
              <w:rPr>
                <w:rFonts w:ascii="Arial" w:hAnsi="Arial" w:cs="Arial"/>
              </w:rPr>
            </w:pPr>
            <w:r w:rsidRPr="00D84972">
              <w:rPr>
                <w:rFonts w:ascii="Arial" w:hAnsi="Arial" w:cs="Arial"/>
              </w:rPr>
              <w:t>Diretrizes</w:t>
            </w:r>
          </w:p>
        </w:tc>
        <w:tc>
          <w:tcPr>
            <w:tcW w:w="5522" w:type="dxa"/>
            <w:shd w:val="clear" w:color="auto" w:fill="D9D9D9" w:themeFill="background1" w:themeFillShade="D9"/>
            <w:vAlign w:val="center"/>
          </w:tcPr>
          <w:p w14:paraId="0EAB4C85" w14:textId="77777777" w:rsidR="002815EE" w:rsidRPr="00D84972" w:rsidRDefault="002815EE" w:rsidP="0001471D">
            <w:pPr>
              <w:spacing w:line="360" w:lineRule="auto"/>
              <w:jc w:val="center"/>
              <w:rPr>
                <w:rFonts w:ascii="Arial" w:hAnsi="Arial" w:cs="Arial"/>
              </w:rPr>
            </w:pPr>
            <w:r w:rsidRPr="00D84972">
              <w:rPr>
                <w:rFonts w:ascii="Arial" w:hAnsi="Arial" w:cs="Arial"/>
              </w:rPr>
              <w:t>Descrição</w:t>
            </w:r>
          </w:p>
        </w:tc>
      </w:tr>
      <w:tr w:rsidR="002815EE" w14:paraId="3FC072F9" w14:textId="77777777" w:rsidTr="00A2464D">
        <w:tc>
          <w:tcPr>
            <w:tcW w:w="1555" w:type="dxa"/>
          </w:tcPr>
          <w:p w14:paraId="7CBA4F99" w14:textId="77777777" w:rsidR="002815EE" w:rsidRPr="00D84972" w:rsidRDefault="002815EE" w:rsidP="00A2464D">
            <w:pPr>
              <w:spacing w:line="360" w:lineRule="auto"/>
              <w:jc w:val="both"/>
              <w:rPr>
                <w:rFonts w:ascii="Arial" w:hAnsi="Arial" w:cs="Arial"/>
              </w:rPr>
            </w:pPr>
            <w:r w:rsidRPr="00D84972">
              <w:rPr>
                <w:rFonts w:ascii="Arial" w:hAnsi="Arial" w:cs="Arial"/>
              </w:rPr>
              <w:t>WCAG22</w:t>
            </w:r>
          </w:p>
        </w:tc>
        <w:tc>
          <w:tcPr>
            <w:tcW w:w="1417" w:type="dxa"/>
          </w:tcPr>
          <w:p w14:paraId="128C9207" w14:textId="77777777" w:rsidR="002815EE" w:rsidRPr="00D84972" w:rsidRDefault="002815EE" w:rsidP="00A2464D">
            <w:pPr>
              <w:spacing w:line="360" w:lineRule="auto"/>
              <w:jc w:val="center"/>
              <w:rPr>
                <w:rFonts w:ascii="Arial" w:hAnsi="Arial" w:cs="Arial"/>
              </w:rPr>
            </w:pPr>
            <w:r w:rsidRPr="00D84972">
              <w:rPr>
                <w:rFonts w:ascii="Arial" w:hAnsi="Arial" w:cs="Arial"/>
              </w:rPr>
              <w:t>88</w:t>
            </w:r>
          </w:p>
        </w:tc>
        <w:tc>
          <w:tcPr>
            <w:tcW w:w="5522" w:type="dxa"/>
          </w:tcPr>
          <w:p w14:paraId="35CACA52" w14:textId="77777777" w:rsidR="002815EE" w:rsidRPr="00D84972" w:rsidRDefault="002815EE" w:rsidP="00A2464D">
            <w:pPr>
              <w:spacing w:line="360" w:lineRule="auto"/>
              <w:jc w:val="both"/>
              <w:rPr>
                <w:rFonts w:ascii="Arial" w:hAnsi="Arial" w:cs="Arial"/>
              </w:rPr>
            </w:pPr>
            <w:r w:rsidRPr="00D84972">
              <w:rPr>
                <w:rFonts w:ascii="Arial" w:hAnsi="Arial" w:cs="Arial"/>
              </w:rPr>
              <w:t>Diretrizes, classificadas níveis de conformidade e princípios, identificadas por critérios de sucesso.</w:t>
            </w:r>
          </w:p>
        </w:tc>
      </w:tr>
      <w:tr w:rsidR="002815EE" w14:paraId="3F14C36D" w14:textId="77777777" w:rsidTr="00A2464D">
        <w:tc>
          <w:tcPr>
            <w:tcW w:w="1555" w:type="dxa"/>
          </w:tcPr>
          <w:p w14:paraId="0DB0D381" w14:textId="77777777" w:rsidR="002815EE" w:rsidRPr="00D84972" w:rsidRDefault="002815EE" w:rsidP="00A2464D">
            <w:pPr>
              <w:spacing w:line="360" w:lineRule="auto"/>
              <w:jc w:val="both"/>
              <w:rPr>
                <w:rFonts w:ascii="Arial" w:hAnsi="Arial" w:cs="Arial"/>
              </w:rPr>
            </w:pPr>
            <w:r w:rsidRPr="00D84972">
              <w:rPr>
                <w:rFonts w:ascii="Arial" w:hAnsi="Arial" w:cs="Arial"/>
              </w:rPr>
              <w:t>GDAMA</w:t>
            </w:r>
          </w:p>
        </w:tc>
        <w:tc>
          <w:tcPr>
            <w:tcW w:w="1417" w:type="dxa"/>
          </w:tcPr>
          <w:p w14:paraId="53AEBE40" w14:textId="77777777" w:rsidR="002815EE" w:rsidRPr="00D84972" w:rsidRDefault="002815EE" w:rsidP="00A2464D">
            <w:pPr>
              <w:spacing w:line="360" w:lineRule="auto"/>
              <w:jc w:val="center"/>
              <w:rPr>
                <w:rFonts w:ascii="Arial" w:hAnsi="Arial" w:cs="Arial"/>
              </w:rPr>
            </w:pPr>
            <w:r w:rsidRPr="00D84972">
              <w:rPr>
                <w:rFonts w:ascii="Arial" w:hAnsi="Arial" w:cs="Arial"/>
              </w:rPr>
              <w:t>47</w:t>
            </w:r>
          </w:p>
        </w:tc>
        <w:tc>
          <w:tcPr>
            <w:tcW w:w="5522" w:type="dxa"/>
          </w:tcPr>
          <w:p w14:paraId="71C5748A" w14:textId="77777777" w:rsidR="002815EE" w:rsidRPr="00D84972" w:rsidRDefault="002815EE" w:rsidP="00A2464D">
            <w:pPr>
              <w:spacing w:line="360" w:lineRule="auto"/>
              <w:jc w:val="both"/>
              <w:rPr>
                <w:rFonts w:ascii="Arial" w:hAnsi="Arial" w:cs="Arial"/>
              </w:rPr>
            </w:pPr>
            <w:r w:rsidRPr="00D84972">
              <w:rPr>
                <w:rFonts w:ascii="Arial" w:hAnsi="Arial" w:cs="Arial"/>
              </w:rPr>
              <w:t>Requisitos desejáveis ou mandatórios, separados por seções e categorias, identificados por números de requisito.</w:t>
            </w:r>
          </w:p>
        </w:tc>
      </w:tr>
      <w:tr w:rsidR="002815EE" w14:paraId="5FAD367A" w14:textId="77777777" w:rsidTr="00A2464D">
        <w:tc>
          <w:tcPr>
            <w:tcW w:w="1555" w:type="dxa"/>
          </w:tcPr>
          <w:p w14:paraId="1A99F8A7" w14:textId="77777777" w:rsidR="002815EE" w:rsidRPr="00D84972" w:rsidRDefault="002815EE" w:rsidP="00A2464D">
            <w:pPr>
              <w:spacing w:line="360" w:lineRule="auto"/>
              <w:jc w:val="both"/>
              <w:rPr>
                <w:rFonts w:ascii="Arial" w:hAnsi="Arial" w:cs="Arial"/>
              </w:rPr>
            </w:pPr>
            <w:r w:rsidRPr="00D84972">
              <w:rPr>
                <w:rFonts w:ascii="Arial" w:hAnsi="Arial" w:cs="Arial"/>
              </w:rPr>
              <w:t>NBR17060</w:t>
            </w:r>
          </w:p>
        </w:tc>
        <w:tc>
          <w:tcPr>
            <w:tcW w:w="1417" w:type="dxa"/>
          </w:tcPr>
          <w:p w14:paraId="1FE4E028" w14:textId="0CC205BE" w:rsidR="002815EE" w:rsidRPr="00D84972" w:rsidRDefault="00FB0465" w:rsidP="00A2464D">
            <w:pPr>
              <w:spacing w:line="360" w:lineRule="auto"/>
              <w:jc w:val="center"/>
              <w:rPr>
                <w:rFonts w:ascii="Arial" w:hAnsi="Arial" w:cs="Arial"/>
              </w:rPr>
            </w:pPr>
            <w:r w:rsidRPr="00D84972">
              <w:rPr>
                <w:rFonts w:ascii="Arial" w:hAnsi="Arial" w:cs="Arial"/>
              </w:rPr>
              <w:t>54</w:t>
            </w:r>
          </w:p>
        </w:tc>
        <w:tc>
          <w:tcPr>
            <w:tcW w:w="5522" w:type="dxa"/>
          </w:tcPr>
          <w:p w14:paraId="2A782EEE" w14:textId="77777777" w:rsidR="002815EE" w:rsidRPr="00D84972" w:rsidRDefault="002815EE" w:rsidP="00A2464D">
            <w:pPr>
              <w:spacing w:line="360" w:lineRule="auto"/>
              <w:jc w:val="both"/>
              <w:rPr>
                <w:rFonts w:ascii="Arial" w:hAnsi="Arial" w:cs="Arial"/>
              </w:rPr>
            </w:pPr>
            <w:r w:rsidRPr="00D84972">
              <w:rPr>
                <w:rFonts w:ascii="Arial" w:hAnsi="Arial" w:cs="Arial"/>
              </w:rPr>
              <w:t>Requisitos ou recomendações, classificados por categorias, desempenho funcional e deficiências.</w:t>
            </w:r>
          </w:p>
        </w:tc>
      </w:tr>
      <w:tr w:rsidR="002815EE" w14:paraId="454AFABE" w14:textId="77777777" w:rsidTr="00A2464D">
        <w:tc>
          <w:tcPr>
            <w:tcW w:w="1555" w:type="dxa"/>
          </w:tcPr>
          <w:p w14:paraId="130FD43E" w14:textId="77777777" w:rsidR="002815EE" w:rsidRPr="00D84972" w:rsidRDefault="002815EE" w:rsidP="00A2464D">
            <w:pPr>
              <w:spacing w:line="360" w:lineRule="auto"/>
              <w:jc w:val="both"/>
              <w:rPr>
                <w:rFonts w:ascii="Arial" w:hAnsi="Arial" w:cs="Arial"/>
              </w:rPr>
            </w:pPr>
            <w:r w:rsidRPr="00D84972">
              <w:rPr>
                <w:rFonts w:ascii="Arial" w:hAnsi="Arial" w:cs="Arial"/>
              </w:rPr>
              <w:t>NERY</w:t>
            </w:r>
          </w:p>
        </w:tc>
        <w:tc>
          <w:tcPr>
            <w:tcW w:w="1417" w:type="dxa"/>
          </w:tcPr>
          <w:p w14:paraId="614E13E8" w14:textId="77777777" w:rsidR="002815EE" w:rsidRPr="00D84972" w:rsidRDefault="002815EE" w:rsidP="00A2464D">
            <w:pPr>
              <w:spacing w:line="360" w:lineRule="auto"/>
              <w:jc w:val="center"/>
              <w:rPr>
                <w:rFonts w:ascii="Arial" w:hAnsi="Arial" w:cs="Arial"/>
              </w:rPr>
            </w:pPr>
            <w:r w:rsidRPr="00D84972">
              <w:rPr>
                <w:rFonts w:ascii="Arial" w:hAnsi="Arial" w:cs="Arial"/>
              </w:rPr>
              <w:t>44</w:t>
            </w:r>
          </w:p>
        </w:tc>
        <w:tc>
          <w:tcPr>
            <w:tcW w:w="5522" w:type="dxa"/>
          </w:tcPr>
          <w:p w14:paraId="0B5E8CC4" w14:textId="77777777" w:rsidR="002815EE" w:rsidRPr="00D84972" w:rsidRDefault="002815EE" w:rsidP="00A2464D">
            <w:pPr>
              <w:spacing w:line="360" w:lineRule="auto"/>
              <w:jc w:val="both"/>
              <w:rPr>
                <w:rFonts w:ascii="Arial" w:hAnsi="Arial" w:cs="Arial"/>
              </w:rPr>
            </w:pPr>
            <w:r w:rsidRPr="00D84972">
              <w:rPr>
                <w:rFonts w:ascii="Arial" w:hAnsi="Arial" w:cs="Arial"/>
              </w:rPr>
              <w:t>Diretrizes classificadas por tipo e recurso abrangido.</w:t>
            </w:r>
          </w:p>
        </w:tc>
      </w:tr>
    </w:tbl>
    <w:p w14:paraId="2AC14458" w14:textId="44A3C557" w:rsidR="008A20F0" w:rsidRDefault="008A20F0" w:rsidP="008A20F0">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43EF9A95" w14:textId="77777777" w:rsidR="008C04C3" w:rsidRPr="00B41293" w:rsidRDefault="008C04C3" w:rsidP="008A20F0">
      <w:pPr>
        <w:pBdr>
          <w:top w:val="nil"/>
          <w:left w:val="nil"/>
          <w:bottom w:val="nil"/>
          <w:right w:val="nil"/>
          <w:between w:val="nil"/>
        </w:pBdr>
        <w:spacing w:after="0" w:line="360" w:lineRule="auto"/>
        <w:jc w:val="both"/>
        <w:rPr>
          <w:rFonts w:ascii="Arial" w:hAnsi="Arial" w:cs="Arial"/>
          <w:sz w:val="8"/>
          <w:szCs w:val="8"/>
        </w:rPr>
      </w:pPr>
    </w:p>
    <w:p w14:paraId="63FB01E3" w14:textId="3BF650B7"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 xml:space="preserve">A </w:t>
      </w:r>
      <w:r w:rsidR="005C3A51">
        <w:rPr>
          <w:rFonts w:ascii="Arial" w:hAnsi="Arial" w:cs="Arial"/>
          <w:sz w:val="24"/>
          <w:szCs w:val="24"/>
        </w:rPr>
        <w:t xml:space="preserve">Figura 2 </w:t>
      </w:r>
      <w:r>
        <w:rPr>
          <w:rFonts w:ascii="Arial" w:hAnsi="Arial" w:cs="Arial"/>
          <w:sz w:val="24"/>
          <w:szCs w:val="24"/>
        </w:rPr>
        <w:t xml:space="preserve">exibe </w:t>
      </w:r>
      <w:r w:rsidR="0001471D">
        <w:rPr>
          <w:rFonts w:ascii="Arial" w:hAnsi="Arial" w:cs="Arial"/>
          <w:sz w:val="24"/>
          <w:szCs w:val="24"/>
        </w:rPr>
        <w:t>um extrato d</w:t>
      </w:r>
      <w:r>
        <w:rPr>
          <w:rFonts w:ascii="Arial" w:hAnsi="Arial" w:cs="Arial"/>
          <w:sz w:val="24"/>
          <w:szCs w:val="24"/>
        </w:rPr>
        <w:t>a planilha com os dados obtidos da fonte WCAG 2.2, onde cada linha corresponde a um critério, baseado nas diretrizes relacionadas. A coluna Id_Critério corresponde ao identificador do critério utilizado, a coluna Princípio refere-se ao Princípio correspondente ao critério, a coluna Diretriz indica qual das diretrizes esse critério está abrangido, a coluna Nível indica qual dos níveis de conformidade esse critério atende, as Colunas Critério e Descrição correspondem respectivamente ao Critério e sua respectiva descrição textual.</w:t>
      </w:r>
    </w:p>
    <w:p w14:paraId="2F8445A5" w14:textId="77777777"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p>
    <w:p w14:paraId="00709F2A" w14:textId="1873BA62" w:rsidR="002815EE" w:rsidRPr="00BE3BF3" w:rsidRDefault="002815EE" w:rsidP="00A20A60">
      <w:pPr>
        <w:pStyle w:val="Legenda"/>
      </w:pPr>
      <w:bookmarkStart w:id="84" w:name="_Ref172561114"/>
      <w:bookmarkStart w:id="85" w:name="_Toc223367398"/>
      <w:r w:rsidRPr="00BE3BF3">
        <w:t xml:space="preserve">Figura </w:t>
      </w:r>
      <w:fldSimple w:instr=" SEQ Figura \* ARABIC ">
        <w:r w:rsidR="00F06553">
          <w:rPr>
            <w:noProof/>
          </w:rPr>
          <w:t>2</w:t>
        </w:r>
      </w:fldSimple>
      <w:bookmarkEnd w:id="84"/>
      <w:r w:rsidRPr="00BE3BF3">
        <w:t xml:space="preserve"> - Planilha </w:t>
      </w:r>
      <w:r w:rsidR="00EB33BA">
        <w:t xml:space="preserve">Excel </w:t>
      </w:r>
      <w:r w:rsidRPr="00BE3BF3">
        <w:t>da fonte de Dados WCAG 2.2</w:t>
      </w:r>
      <w:bookmarkEnd w:id="85"/>
    </w:p>
    <w:p w14:paraId="7B96C806" w14:textId="7E316480" w:rsidR="002815EE" w:rsidRDefault="002815EE" w:rsidP="006C4B6B">
      <w:pPr>
        <w:pBdr>
          <w:top w:val="nil"/>
          <w:left w:val="nil"/>
          <w:bottom w:val="nil"/>
          <w:right w:val="nil"/>
          <w:between w:val="nil"/>
        </w:pBdr>
        <w:spacing w:after="0" w:line="360" w:lineRule="auto"/>
        <w:rPr>
          <w:rFonts w:ascii="Arial" w:hAnsi="Arial" w:cs="Arial"/>
          <w:sz w:val="24"/>
          <w:szCs w:val="24"/>
        </w:rPr>
      </w:pPr>
      <w:r>
        <w:rPr>
          <w:noProof/>
        </w:rPr>
        <w:drawing>
          <wp:inline distT="0" distB="0" distL="0" distR="0" wp14:anchorId="7F74CE61" wp14:editId="0C7FA6F1">
            <wp:extent cx="5941060" cy="2108434"/>
            <wp:effectExtent l="0" t="0" r="2540" b="6350"/>
            <wp:docPr id="1697066012" name="Imagem 1" descr="Imagem de trecho de uma planilha do Excel contendo dados da fonte WCA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66012" name="Imagem 1" descr="Imagem de trecho de uma planilha do Excel contendo dados da fonte WCAG 2,2"/>
                    <pic:cNvPicPr/>
                  </pic:nvPicPr>
                  <pic:blipFill>
                    <a:blip r:embed="rId16"/>
                    <a:stretch>
                      <a:fillRect/>
                    </a:stretch>
                  </pic:blipFill>
                  <pic:spPr>
                    <a:xfrm>
                      <a:off x="0" y="0"/>
                      <a:ext cx="5987860" cy="2125043"/>
                    </a:xfrm>
                    <a:prstGeom prst="rect">
                      <a:avLst/>
                    </a:prstGeom>
                  </pic:spPr>
                </pic:pic>
              </a:graphicData>
            </a:graphic>
          </wp:inline>
        </w:drawing>
      </w:r>
    </w:p>
    <w:p w14:paraId="19A0FAFA" w14:textId="473F658E" w:rsidR="0036122A" w:rsidRPr="00BF1F27" w:rsidRDefault="008A20F0" w:rsidP="0036122A">
      <w:pPr>
        <w:pBdr>
          <w:top w:val="nil"/>
          <w:left w:val="nil"/>
          <w:bottom w:val="nil"/>
          <w:right w:val="nil"/>
          <w:between w:val="nil"/>
        </w:pBdr>
        <w:spacing w:after="0" w:line="360" w:lineRule="auto"/>
        <w:jc w:val="both"/>
        <w:rPr>
          <w:rFonts w:ascii="Arial" w:hAnsi="Arial" w:cs="Arial"/>
          <w:sz w:val="24"/>
          <w:szCs w:val="24"/>
        </w:rPr>
      </w:pPr>
      <w:r w:rsidRPr="00765787">
        <w:rPr>
          <w:rFonts w:ascii="Arial" w:hAnsi="Arial" w:cs="Arial"/>
        </w:rPr>
        <w:t>Fonte: O autor (2026).</w:t>
      </w:r>
      <w:r w:rsidR="0036122A" w:rsidRPr="00BF1F27">
        <w:rPr>
          <w:rFonts w:ascii="Arial" w:hAnsi="Arial" w:cs="Arial"/>
          <w:sz w:val="24"/>
          <w:szCs w:val="24"/>
        </w:rPr>
        <w:t xml:space="preserve"> </w:t>
      </w:r>
    </w:p>
    <w:p w14:paraId="66FD7B57" w14:textId="3B0EDDE8" w:rsidR="002815EE" w:rsidRDefault="0036122A" w:rsidP="002815EE">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lastRenderedPageBreak/>
        <w:t>A Figura 3 a</w:t>
      </w:r>
      <w:r w:rsidR="00BF1F27" w:rsidRPr="00BF1F27">
        <w:rPr>
          <w:rFonts w:ascii="Arial" w:hAnsi="Arial" w:cs="Arial"/>
          <w:sz w:val="24"/>
          <w:szCs w:val="24"/>
        </w:rPr>
        <w:t>presenta um extrato da planilha referente à fonte GDAMA, estruturada de modo análogo à apresentada na Figura 2. Cada linha corresponde a um requisito identificado, com campos específicos que indicam sua seção, subcategoria, tipo (mandatório ou desejável) e descrição textual, refletindo a organização própria desse guia.</w:t>
      </w:r>
    </w:p>
    <w:p w14:paraId="59CE31B5" w14:textId="77777777" w:rsidR="00134BCD" w:rsidRDefault="00134BCD" w:rsidP="00A20A60">
      <w:pPr>
        <w:pStyle w:val="Legenda"/>
      </w:pPr>
      <w:bookmarkStart w:id="86" w:name="_Ref172561135"/>
    </w:p>
    <w:p w14:paraId="5655DF2B" w14:textId="7C3B330A" w:rsidR="00134BCD" w:rsidRPr="00BE3BF3" w:rsidRDefault="00134BCD" w:rsidP="00A20A60">
      <w:pPr>
        <w:pStyle w:val="Legenda"/>
      </w:pPr>
      <w:r>
        <w:t xml:space="preserve"> </w:t>
      </w:r>
      <w:bookmarkStart w:id="87" w:name="_Toc223367399"/>
      <w:r w:rsidRPr="00BE3BF3">
        <w:t xml:space="preserve">Figura </w:t>
      </w:r>
      <w:fldSimple w:instr=" SEQ Figura \* ARABIC ">
        <w:r>
          <w:rPr>
            <w:noProof/>
          </w:rPr>
          <w:t>3</w:t>
        </w:r>
      </w:fldSimple>
      <w:bookmarkEnd w:id="86"/>
      <w:r w:rsidRPr="00BE3BF3">
        <w:t xml:space="preserve"> - Planilha </w:t>
      </w:r>
      <w:r>
        <w:t>Excel da fonte de dados</w:t>
      </w:r>
      <w:r w:rsidRPr="00BE3BF3">
        <w:t xml:space="preserve"> GDAMA</w:t>
      </w:r>
      <w:bookmarkEnd w:id="87"/>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134BCD" w14:paraId="663082AC" w14:textId="77777777" w:rsidTr="00134BCD">
        <w:tc>
          <w:tcPr>
            <w:tcW w:w="9071" w:type="dxa"/>
          </w:tcPr>
          <w:p w14:paraId="596A8300" w14:textId="0B3F9B62" w:rsidR="00134BCD" w:rsidRDefault="00134BCD" w:rsidP="002815EE">
            <w:pPr>
              <w:spacing w:line="360" w:lineRule="auto"/>
              <w:jc w:val="both"/>
              <w:rPr>
                <w:rFonts w:ascii="Arial" w:hAnsi="Arial" w:cs="Arial"/>
                <w:sz w:val="24"/>
                <w:szCs w:val="24"/>
              </w:rPr>
            </w:pPr>
            <w:r>
              <w:rPr>
                <w:noProof/>
              </w:rPr>
              <w:drawing>
                <wp:inline distT="0" distB="0" distL="0" distR="0" wp14:anchorId="2238AFFB" wp14:editId="3A48710C">
                  <wp:extent cx="5864860" cy="2167597"/>
                  <wp:effectExtent l="0" t="0" r="2540" b="4445"/>
                  <wp:docPr id="587393490" name="Imagem 1" descr="Imagem de trecho de uma planilha do Excel contendo dados da fonte GD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8555" name="Imagem 1" descr="Imagem de trecho de uma planilha do Excel contendo dados da fonte GDAMA"/>
                          <pic:cNvPicPr/>
                        </pic:nvPicPr>
                        <pic:blipFill>
                          <a:blip r:embed="rId17"/>
                          <a:stretch>
                            <a:fillRect/>
                          </a:stretch>
                        </pic:blipFill>
                        <pic:spPr>
                          <a:xfrm>
                            <a:off x="0" y="0"/>
                            <a:ext cx="5887269" cy="2175879"/>
                          </a:xfrm>
                          <a:prstGeom prst="rect">
                            <a:avLst/>
                          </a:prstGeom>
                        </pic:spPr>
                      </pic:pic>
                    </a:graphicData>
                  </a:graphic>
                </wp:inline>
              </w:drawing>
            </w:r>
          </w:p>
        </w:tc>
      </w:tr>
    </w:tbl>
    <w:p w14:paraId="68952DBF" w14:textId="2A2ED416" w:rsidR="008A20F0" w:rsidRDefault="008A20F0" w:rsidP="008A20F0">
      <w:pPr>
        <w:pBdr>
          <w:top w:val="nil"/>
          <w:left w:val="nil"/>
          <w:bottom w:val="nil"/>
          <w:right w:val="nil"/>
          <w:between w:val="nil"/>
        </w:pBdr>
        <w:spacing w:after="0" w:line="360" w:lineRule="auto"/>
        <w:jc w:val="both"/>
        <w:rPr>
          <w:rFonts w:ascii="Arial" w:hAnsi="Arial" w:cs="Arial"/>
        </w:rPr>
      </w:pPr>
      <w:r>
        <w:rPr>
          <w:rFonts w:ascii="Arial" w:hAnsi="Arial" w:cs="Arial"/>
        </w:rPr>
        <w:t xml:space="preserve"> F</w:t>
      </w:r>
      <w:r w:rsidRPr="00765787">
        <w:rPr>
          <w:rFonts w:ascii="Arial" w:hAnsi="Arial" w:cs="Arial"/>
        </w:rPr>
        <w:t>onte: O autor (2026).</w:t>
      </w:r>
    </w:p>
    <w:p w14:paraId="05D48C88" w14:textId="1B415653" w:rsidR="007C2E4E" w:rsidRPr="008C04C3" w:rsidRDefault="007C2E4E" w:rsidP="00081BF7">
      <w:pPr>
        <w:pBdr>
          <w:top w:val="nil"/>
          <w:left w:val="nil"/>
          <w:bottom w:val="nil"/>
          <w:right w:val="nil"/>
          <w:between w:val="nil"/>
        </w:pBdr>
        <w:spacing w:after="0" w:line="360" w:lineRule="auto"/>
        <w:jc w:val="both"/>
        <w:rPr>
          <w:rFonts w:ascii="Arial" w:hAnsi="Arial" w:cs="Arial"/>
          <w:sz w:val="10"/>
          <w:szCs w:val="10"/>
        </w:rPr>
      </w:pPr>
    </w:p>
    <w:p w14:paraId="506656EC" w14:textId="39FEAC90" w:rsidR="007C2E4E" w:rsidRDefault="007C2E4E" w:rsidP="002815EE">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A</w:t>
      </w:r>
      <w:r w:rsidR="0036122A">
        <w:rPr>
          <w:rFonts w:ascii="Arial" w:hAnsi="Arial" w:cs="Arial"/>
          <w:sz w:val="24"/>
          <w:szCs w:val="24"/>
        </w:rPr>
        <w:t xml:space="preserve"> Figura 4 </w:t>
      </w:r>
      <w:r>
        <w:rPr>
          <w:rFonts w:ascii="Arial" w:hAnsi="Arial" w:cs="Arial"/>
          <w:sz w:val="24"/>
          <w:szCs w:val="24"/>
        </w:rPr>
        <w:t xml:space="preserve">mostra a planilha com </w:t>
      </w:r>
      <w:r w:rsidR="00865117">
        <w:rPr>
          <w:rFonts w:ascii="Arial" w:hAnsi="Arial" w:cs="Arial"/>
          <w:sz w:val="24"/>
          <w:szCs w:val="24"/>
        </w:rPr>
        <w:t>parte d</w:t>
      </w:r>
      <w:r>
        <w:rPr>
          <w:rFonts w:ascii="Arial" w:hAnsi="Arial" w:cs="Arial"/>
          <w:sz w:val="24"/>
          <w:szCs w:val="24"/>
        </w:rPr>
        <w:t>os dados da NBR 17060, onde cada linha corresponde a um requisito ou recomendação, descrito pelas colunas Id_Requisito que indica o identificador do requisito ou recomendação, a coluna Categoria contém informações dos tipos de categoria elencados na norma, a coluna Tipo indica se é uma recomendação ou um requisito e os campos Descrição e Detalhe descrevem de maneira textual as informações pertinentes à linha.</w:t>
      </w:r>
    </w:p>
    <w:p w14:paraId="7B58F9CD" w14:textId="44249CBB" w:rsidR="007C2E4E" w:rsidRPr="008C04C3" w:rsidRDefault="007C2E4E" w:rsidP="002815EE">
      <w:pPr>
        <w:pBdr>
          <w:top w:val="nil"/>
          <w:left w:val="nil"/>
          <w:bottom w:val="nil"/>
          <w:right w:val="nil"/>
          <w:between w:val="nil"/>
        </w:pBdr>
        <w:spacing w:after="0" w:line="360" w:lineRule="auto"/>
        <w:ind w:firstLine="709"/>
        <w:jc w:val="both"/>
        <w:rPr>
          <w:rFonts w:ascii="Arial" w:hAnsi="Arial" w:cs="Arial"/>
          <w:sz w:val="20"/>
          <w:szCs w:val="20"/>
        </w:rPr>
      </w:pPr>
    </w:p>
    <w:p w14:paraId="3454A9F3" w14:textId="7845BD79" w:rsidR="007C2E4E" w:rsidRDefault="007C2E4E" w:rsidP="00A20A60">
      <w:pPr>
        <w:pStyle w:val="Legenda"/>
      </w:pPr>
      <w:bookmarkStart w:id="88" w:name="_Ref173769879"/>
      <w:bookmarkStart w:id="89" w:name="_Ref173769831"/>
      <w:bookmarkStart w:id="90" w:name="_Toc223367400"/>
      <w:r w:rsidRPr="007C2E4E">
        <w:t xml:space="preserve">Figura </w:t>
      </w:r>
      <w:fldSimple w:instr=" SEQ Figura \* ARABIC ">
        <w:r w:rsidR="00F06553">
          <w:rPr>
            <w:noProof/>
          </w:rPr>
          <w:t>4</w:t>
        </w:r>
      </w:fldSimple>
      <w:bookmarkEnd w:id="88"/>
      <w:r w:rsidRPr="007C2E4E">
        <w:t xml:space="preserve"> - Planilha </w:t>
      </w:r>
      <w:r w:rsidR="00EB33BA">
        <w:t xml:space="preserve">Excel </w:t>
      </w:r>
      <w:r w:rsidRPr="007C2E4E">
        <w:t>da Fonte de Dados NBR 17060</w:t>
      </w:r>
      <w:bookmarkEnd w:id="89"/>
      <w:bookmarkEnd w:id="90"/>
    </w:p>
    <w:p w14:paraId="44FB0F30" w14:textId="2D030898" w:rsidR="007C2E4E" w:rsidRDefault="007C2E4E" w:rsidP="00134BCD">
      <w:pPr>
        <w:pBdr>
          <w:top w:val="nil"/>
          <w:left w:val="nil"/>
          <w:bottom w:val="nil"/>
          <w:right w:val="nil"/>
          <w:between w:val="nil"/>
        </w:pBdr>
        <w:spacing w:after="0" w:line="360" w:lineRule="auto"/>
        <w:rPr>
          <w:rFonts w:ascii="Arial" w:hAnsi="Arial" w:cs="Arial"/>
          <w:sz w:val="24"/>
          <w:szCs w:val="24"/>
        </w:rPr>
      </w:pPr>
      <w:r>
        <w:rPr>
          <w:noProof/>
        </w:rPr>
        <w:drawing>
          <wp:inline distT="0" distB="0" distL="0" distR="0" wp14:anchorId="686D720D" wp14:editId="7D1FEEF9">
            <wp:extent cx="5867400" cy="2064036"/>
            <wp:effectExtent l="0" t="0" r="0" b="0"/>
            <wp:docPr id="489910088" name="Imagem 1" descr="Imagem de trecho de uma planilha do Excel contendo dados da fonte NBR 1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10088" name="Imagem 1" descr="Imagem de trecho de uma planilha do Excel contendo dados da fonte NBR 17060"/>
                    <pic:cNvPicPr/>
                  </pic:nvPicPr>
                  <pic:blipFill>
                    <a:blip r:embed="rId18"/>
                    <a:stretch>
                      <a:fillRect/>
                    </a:stretch>
                  </pic:blipFill>
                  <pic:spPr>
                    <a:xfrm>
                      <a:off x="0" y="0"/>
                      <a:ext cx="5895444" cy="2073901"/>
                    </a:xfrm>
                    <a:prstGeom prst="rect">
                      <a:avLst/>
                    </a:prstGeom>
                  </pic:spPr>
                </pic:pic>
              </a:graphicData>
            </a:graphic>
          </wp:inline>
        </w:drawing>
      </w:r>
    </w:p>
    <w:p w14:paraId="3871B883" w14:textId="41237510" w:rsidR="008A20F0" w:rsidRDefault="008A20F0" w:rsidP="008A20F0">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482ECE64" w14:textId="403FC511" w:rsidR="002815EE" w:rsidRDefault="002815EE" w:rsidP="00A65D9E">
      <w:pPr>
        <w:pBdr>
          <w:top w:val="nil"/>
          <w:left w:val="nil"/>
          <w:bottom w:val="nil"/>
          <w:right w:val="nil"/>
          <w:between w:val="nil"/>
        </w:pBdr>
        <w:spacing w:after="0" w:line="360" w:lineRule="auto"/>
        <w:ind w:firstLine="708"/>
        <w:jc w:val="both"/>
        <w:rPr>
          <w:rFonts w:ascii="Arial" w:hAnsi="Arial" w:cs="Arial"/>
          <w:sz w:val="24"/>
          <w:szCs w:val="24"/>
        </w:rPr>
      </w:pPr>
      <w:r w:rsidRPr="002D2C91">
        <w:rPr>
          <w:rFonts w:ascii="Arial" w:hAnsi="Arial" w:cs="Arial"/>
          <w:sz w:val="24"/>
          <w:szCs w:val="24"/>
        </w:rPr>
        <w:lastRenderedPageBreak/>
        <w:t xml:space="preserve">A </w:t>
      </w:r>
      <w:r w:rsidR="0036122A">
        <w:rPr>
          <w:rFonts w:ascii="Arial" w:hAnsi="Arial" w:cs="Arial"/>
          <w:sz w:val="24"/>
          <w:szCs w:val="24"/>
        </w:rPr>
        <w:t xml:space="preserve">Figura 5 </w:t>
      </w:r>
      <w:r w:rsidRPr="002D2C91">
        <w:rPr>
          <w:rFonts w:ascii="Arial" w:hAnsi="Arial" w:cs="Arial"/>
          <w:sz w:val="24"/>
          <w:szCs w:val="24"/>
        </w:rPr>
        <w:t>exibe</w:t>
      </w:r>
      <w:r>
        <w:rPr>
          <w:rFonts w:ascii="Arial" w:hAnsi="Arial" w:cs="Arial"/>
          <w:sz w:val="24"/>
          <w:szCs w:val="24"/>
        </w:rPr>
        <w:t xml:space="preserve"> a planilha com </w:t>
      </w:r>
      <w:r w:rsidR="0001471D">
        <w:rPr>
          <w:rFonts w:ascii="Arial" w:hAnsi="Arial" w:cs="Arial"/>
          <w:sz w:val="24"/>
          <w:szCs w:val="24"/>
        </w:rPr>
        <w:t>um extrato d</w:t>
      </w:r>
      <w:r>
        <w:rPr>
          <w:rFonts w:ascii="Arial" w:hAnsi="Arial" w:cs="Arial"/>
          <w:sz w:val="24"/>
          <w:szCs w:val="24"/>
        </w:rPr>
        <w:t>os dados do trabalho de Nery (2021). Cada linha corresponde a uma determinada diretriz, descrita pelas informações contidas nas colunas Id_Diretriz, que indica o identificador da diretriz, TipoDiretriz que indica qual o tipo da diretriz, Categoria indicando qual a categoria da diretriz e as colunas Descrição e Detalhe descrevem e detalham a diretriz listada na coluna.</w:t>
      </w:r>
    </w:p>
    <w:p w14:paraId="1BCD42B3" w14:textId="77777777" w:rsidR="00134BCD" w:rsidRDefault="00A15686" w:rsidP="00A20A60">
      <w:pPr>
        <w:pStyle w:val="Legenda"/>
      </w:pPr>
      <w:bookmarkStart w:id="91" w:name="_Ref172561448"/>
      <w:r>
        <w:t xml:space="preserve">            </w:t>
      </w:r>
    </w:p>
    <w:p w14:paraId="00D2B5EE" w14:textId="6B0E39D3" w:rsidR="002815EE" w:rsidRPr="00FB0465" w:rsidRDefault="002815EE" w:rsidP="00A20A60">
      <w:pPr>
        <w:pStyle w:val="Legenda"/>
      </w:pPr>
      <w:bookmarkStart w:id="92" w:name="_Toc223367401"/>
      <w:r w:rsidRPr="00FB0465">
        <w:t xml:space="preserve">Figura </w:t>
      </w:r>
      <w:fldSimple w:instr=" SEQ Figura \* ARABIC ">
        <w:r w:rsidR="00F06553">
          <w:rPr>
            <w:noProof/>
          </w:rPr>
          <w:t>5</w:t>
        </w:r>
      </w:fldSimple>
      <w:bookmarkEnd w:id="91"/>
      <w:r w:rsidRPr="00FB0465">
        <w:t xml:space="preserve"> – Planilha </w:t>
      </w:r>
      <w:r w:rsidR="00EB33BA">
        <w:t xml:space="preserve">Excel </w:t>
      </w:r>
      <w:r w:rsidRPr="00FB0465">
        <w:t>da fonte de Dados de Nery (2021)</w:t>
      </w:r>
      <w:bookmarkEnd w:id="92"/>
    </w:p>
    <w:p w14:paraId="2E9A16C5" w14:textId="77777777" w:rsidR="002815EE" w:rsidRDefault="002815EE" w:rsidP="00134BCD">
      <w:pPr>
        <w:pBdr>
          <w:top w:val="nil"/>
          <w:left w:val="nil"/>
          <w:bottom w:val="nil"/>
          <w:right w:val="nil"/>
          <w:between w:val="nil"/>
        </w:pBdr>
        <w:spacing w:after="0" w:line="360" w:lineRule="auto"/>
        <w:ind w:hanging="142"/>
        <w:jc w:val="center"/>
        <w:rPr>
          <w:rFonts w:ascii="Arial" w:hAnsi="Arial" w:cs="Arial"/>
          <w:sz w:val="24"/>
          <w:szCs w:val="24"/>
        </w:rPr>
      </w:pPr>
      <w:r>
        <w:rPr>
          <w:noProof/>
        </w:rPr>
        <w:drawing>
          <wp:inline distT="0" distB="0" distL="0" distR="0" wp14:anchorId="53259534" wp14:editId="14322708">
            <wp:extent cx="5768742" cy="1937385"/>
            <wp:effectExtent l="0" t="0" r="3810" b="5715"/>
            <wp:docPr id="304752270" name="Imagem 1" descr="Imagem de trecho de uma planilha do Excel contendo dados da fonte Nery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52270" name="Imagem 1" descr="Imagem de trecho de uma planilha do Excel contendo dados da fonte Nery (2021)"/>
                    <pic:cNvPicPr/>
                  </pic:nvPicPr>
                  <pic:blipFill>
                    <a:blip r:embed="rId19"/>
                    <a:stretch>
                      <a:fillRect/>
                    </a:stretch>
                  </pic:blipFill>
                  <pic:spPr>
                    <a:xfrm>
                      <a:off x="0" y="0"/>
                      <a:ext cx="5783662" cy="1942396"/>
                    </a:xfrm>
                    <a:prstGeom prst="rect">
                      <a:avLst/>
                    </a:prstGeom>
                  </pic:spPr>
                </pic:pic>
              </a:graphicData>
            </a:graphic>
          </wp:inline>
        </w:drawing>
      </w:r>
    </w:p>
    <w:p w14:paraId="583B7925" w14:textId="4B74B6D6" w:rsidR="008A20F0" w:rsidRDefault="008A20F0" w:rsidP="008A20F0">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06C2FCBC" w14:textId="77777777" w:rsidR="002815EE" w:rsidRDefault="002815EE" w:rsidP="002815EE">
      <w:p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tab/>
      </w:r>
    </w:p>
    <w:p w14:paraId="01666C4D" w14:textId="18E2E900" w:rsidR="002815EE" w:rsidRDefault="002815EE" w:rsidP="002815EE">
      <w:p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tab/>
      </w:r>
      <w:r w:rsidR="005073D4" w:rsidRPr="005073D4">
        <w:rPr>
          <w:rFonts w:ascii="Arial" w:hAnsi="Arial" w:cs="Arial"/>
          <w:sz w:val="24"/>
          <w:szCs w:val="24"/>
        </w:rPr>
        <w:t>Em razão do volume dos dados apresentados, as planilhas completas utilizadas para a geração das figuras exibidas nesta seção não foram incluídas integralmente no corpo do trabalho. Os dados completos encontram-se disponíveis em repositório eletrônico</w:t>
      </w:r>
      <w:r w:rsidR="00BF1F27">
        <w:rPr>
          <w:rFonts w:ascii="Arial" w:hAnsi="Arial" w:cs="Arial"/>
          <w:sz w:val="24"/>
          <w:szCs w:val="24"/>
        </w:rPr>
        <w:t xml:space="preserve"> (descrição de acesso no</w:t>
      </w:r>
      <w:r w:rsidR="005073D4">
        <w:rPr>
          <w:rFonts w:ascii="Arial" w:hAnsi="Arial" w:cs="Arial"/>
          <w:sz w:val="24"/>
          <w:szCs w:val="24"/>
        </w:rPr>
        <w:t xml:space="preserve"> </w:t>
      </w:r>
      <w:r w:rsidR="00C46F5B" w:rsidRPr="00A24286">
        <w:rPr>
          <w:rFonts w:ascii="Arial" w:hAnsi="Arial" w:cs="Arial"/>
          <w:sz w:val="24"/>
          <w:szCs w:val="24"/>
        </w:rPr>
        <w:t>Apêndice A</w:t>
      </w:r>
      <w:r w:rsidR="00BF1F27">
        <w:rPr>
          <w:rFonts w:ascii="Arial" w:hAnsi="Arial" w:cs="Arial"/>
          <w:sz w:val="24"/>
          <w:szCs w:val="24"/>
        </w:rPr>
        <w:t>)</w:t>
      </w:r>
      <w:r w:rsidR="007C2E4E" w:rsidRPr="00A24286">
        <w:rPr>
          <w:rFonts w:ascii="Arial" w:hAnsi="Arial" w:cs="Arial"/>
          <w:sz w:val="24"/>
          <w:szCs w:val="24"/>
        </w:rPr>
        <w:t>.</w:t>
      </w:r>
    </w:p>
    <w:p w14:paraId="51557BB2" w14:textId="77777777" w:rsidR="002815EE" w:rsidRPr="00E768CD" w:rsidRDefault="002815EE" w:rsidP="006D5418">
      <w:pPr>
        <w:pStyle w:val="Ttulo3"/>
      </w:pPr>
      <w:bookmarkStart w:id="93" w:name="_Toc223367633"/>
      <w:r w:rsidRPr="00E768CD">
        <w:t>Modelagem dos Dados e Criação do Banco de Dados</w:t>
      </w:r>
      <w:bookmarkEnd w:id="93"/>
    </w:p>
    <w:p w14:paraId="57773E92" w14:textId="2BD16338" w:rsidR="002815EE" w:rsidRDefault="002815EE" w:rsidP="002815EE">
      <w:pPr>
        <w:pBdr>
          <w:top w:val="nil"/>
          <w:left w:val="nil"/>
          <w:bottom w:val="nil"/>
          <w:right w:val="nil"/>
          <w:between w:val="nil"/>
        </w:pBdr>
        <w:spacing w:after="0" w:line="360" w:lineRule="auto"/>
        <w:ind w:firstLine="708"/>
        <w:jc w:val="both"/>
        <w:rPr>
          <w:rFonts w:ascii="Arial" w:hAnsi="Arial" w:cs="Arial"/>
          <w:sz w:val="24"/>
          <w:szCs w:val="24"/>
        </w:rPr>
      </w:pPr>
      <w:r w:rsidRPr="00E768CD">
        <w:rPr>
          <w:rFonts w:ascii="Arial" w:hAnsi="Arial" w:cs="Arial"/>
          <w:sz w:val="24"/>
          <w:szCs w:val="24"/>
        </w:rPr>
        <w:t>Para ampliar a lista de diretrizes, foi necessário comparar cada diretriz elencada</w:t>
      </w:r>
      <w:r>
        <w:rPr>
          <w:rFonts w:ascii="Arial" w:hAnsi="Arial" w:cs="Arial"/>
          <w:sz w:val="24"/>
          <w:szCs w:val="24"/>
        </w:rPr>
        <w:t xml:space="preserve"> nas bases e</w:t>
      </w:r>
      <w:r w:rsidR="0001471D">
        <w:rPr>
          <w:rFonts w:ascii="Arial" w:hAnsi="Arial" w:cs="Arial"/>
          <w:sz w:val="24"/>
          <w:szCs w:val="24"/>
        </w:rPr>
        <w:t>scolhidas</w:t>
      </w:r>
      <w:r>
        <w:rPr>
          <w:rFonts w:ascii="Arial" w:hAnsi="Arial" w:cs="Arial"/>
          <w:sz w:val="24"/>
          <w:szCs w:val="24"/>
        </w:rPr>
        <w:t xml:space="preserve"> objetivando:</w:t>
      </w:r>
    </w:p>
    <w:p w14:paraId="14A8435B" w14:textId="77777777" w:rsidR="002815EE" w:rsidRDefault="002815EE" w:rsidP="002D6A33">
      <w:pPr>
        <w:pStyle w:val="PargrafodaLista"/>
        <w:numPr>
          <w:ilvl w:val="0"/>
          <w:numId w:val="5"/>
        </w:num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t xml:space="preserve">Eliminar as diretrizes redundantes </w:t>
      </w:r>
    </w:p>
    <w:p w14:paraId="162CA525" w14:textId="67934902" w:rsidR="002815EE" w:rsidRDefault="002815EE" w:rsidP="002D6A33">
      <w:pPr>
        <w:pStyle w:val="PargrafodaLista"/>
        <w:numPr>
          <w:ilvl w:val="0"/>
          <w:numId w:val="5"/>
        </w:num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t xml:space="preserve">Identificar quais dessas diretrizes referem-se a </w:t>
      </w:r>
      <w:r w:rsidR="00DF046B">
        <w:rPr>
          <w:rFonts w:ascii="Arial" w:hAnsi="Arial" w:cs="Arial"/>
          <w:sz w:val="24"/>
          <w:szCs w:val="24"/>
        </w:rPr>
        <w:t xml:space="preserve">diretrizes </w:t>
      </w:r>
      <w:r>
        <w:rPr>
          <w:rFonts w:ascii="Arial" w:hAnsi="Arial" w:cs="Arial"/>
          <w:sz w:val="24"/>
          <w:szCs w:val="24"/>
        </w:rPr>
        <w:t>de configuração de aplicativos móveis e que ainda não foram contempladas no trabalho de Nery de modo que possam ser acrescidos e utilizados para a proposição d</w:t>
      </w:r>
      <w:r w:rsidR="00122D41">
        <w:rPr>
          <w:rFonts w:ascii="Arial" w:hAnsi="Arial" w:cs="Arial"/>
          <w:sz w:val="24"/>
          <w:szCs w:val="24"/>
        </w:rPr>
        <w:t>a</w:t>
      </w:r>
      <w:r>
        <w:rPr>
          <w:rFonts w:ascii="Arial" w:hAnsi="Arial" w:cs="Arial"/>
          <w:sz w:val="24"/>
          <w:szCs w:val="24"/>
        </w:rPr>
        <w:t xml:space="preserve"> </w:t>
      </w:r>
      <w:r w:rsidR="00122D41">
        <w:rPr>
          <w:rFonts w:ascii="Arial" w:hAnsi="Arial" w:cs="Arial"/>
          <w:sz w:val="24"/>
          <w:szCs w:val="24"/>
        </w:rPr>
        <w:t>biblioteca</w:t>
      </w:r>
      <w:r>
        <w:rPr>
          <w:rFonts w:ascii="Arial" w:hAnsi="Arial" w:cs="Arial"/>
          <w:sz w:val="24"/>
          <w:szCs w:val="24"/>
        </w:rPr>
        <w:t>.</w:t>
      </w:r>
    </w:p>
    <w:p w14:paraId="022993A2" w14:textId="63100CBC" w:rsidR="00BF21FE" w:rsidRDefault="00BF21FE" w:rsidP="002815EE">
      <w:pPr>
        <w:pBdr>
          <w:top w:val="nil"/>
          <w:left w:val="nil"/>
          <w:bottom w:val="nil"/>
          <w:right w:val="nil"/>
          <w:between w:val="nil"/>
        </w:pBdr>
        <w:spacing w:after="0" w:line="360" w:lineRule="auto"/>
        <w:ind w:firstLine="709"/>
        <w:jc w:val="both"/>
        <w:rPr>
          <w:rFonts w:ascii="Arial" w:hAnsi="Arial" w:cs="Arial"/>
          <w:sz w:val="24"/>
          <w:szCs w:val="24"/>
        </w:rPr>
      </w:pPr>
      <w:r w:rsidRPr="00BF21FE">
        <w:rPr>
          <w:rFonts w:ascii="Arial" w:hAnsi="Arial" w:cs="Arial"/>
          <w:sz w:val="24"/>
          <w:szCs w:val="24"/>
        </w:rPr>
        <w:t xml:space="preserve">Com o objetivo de facilitar a visualização das informações, a busca por termos e as comparações necessárias a partir dos dados armazenados nas planilhas, foi </w:t>
      </w:r>
      <w:r w:rsidRPr="008C04C3">
        <w:rPr>
          <w:rFonts w:ascii="Arial" w:hAnsi="Arial" w:cs="Arial"/>
          <w:sz w:val="24"/>
          <w:szCs w:val="24"/>
        </w:rPr>
        <w:t xml:space="preserve">elaborado um Modelo de Dados, visando à construção de um Banco de Dados capaz </w:t>
      </w:r>
      <w:r w:rsidRPr="008C04C3">
        <w:rPr>
          <w:rFonts w:ascii="Arial" w:hAnsi="Arial" w:cs="Arial"/>
          <w:sz w:val="24"/>
          <w:szCs w:val="24"/>
        </w:rPr>
        <w:lastRenderedPageBreak/>
        <w:t>de armazenar essas informações de forma mais organizada e eficiente. O</w:t>
      </w:r>
      <w:r w:rsidRPr="00BF21FE">
        <w:rPr>
          <w:rFonts w:ascii="Arial" w:hAnsi="Arial" w:cs="Arial"/>
          <w:sz w:val="24"/>
          <w:szCs w:val="24"/>
        </w:rPr>
        <w:t xml:space="preserve"> Modelo de Dados foi definido a partir das informações contidas em todas as planilhas descritas na Seção </w:t>
      </w:r>
      <w:r w:rsidR="004C46CA">
        <w:rPr>
          <w:rFonts w:ascii="Arial" w:hAnsi="Arial" w:cs="Arial"/>
          <w:sz w:val="24"/>
          <w:szCs w:val="24"/>
        </w:rPr>
        <w:t>3.1.2</w:t>
      </w:r>
      <w:r w:rsidRPr="00BF21FE">
        <w:rPr>
          <w:rFonts w:ascii="Arial" w:hAnsi="Arial" w:cs="Arial"/>
          <w:sz w:val="24"/>
          <w:szCs w:val="24"/>
        </w:rPr>
        <w:t>.</w:t>
      </w:r>
    </w:p>
    <w:p w14:paraId="1BE1E138" w14:textId="7A2EDA30" w:rsidR="002815EE" w:rsidRPr="00466FC3"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sidRPr="00466FC3">
        <w:rPr>
          <w:rFonts w:ascii="Arial" w:hAnsi="Arial" w:cs="Arial"/>
          <w:sz w:val="24"/>
          <w:szCs w:val="24"/>
        </w:rPr>
        <w:t>Para cada um</w:t>
      </w:r>
      <w:r>
        <w:rPr>
          <w:rFonts w:ascii="Arial" w:hAnsi="Arial" w:cs="Arial"/>
          <w:sz w:val="24"/>
          <w:szCs w:val="24"/>
        </w:rPr>
        <w:t xml:space="preserve">a das planilhas que representam os dados </w:t>
      </w:r>
      <w:r w:rsidRPr="00466FC3">
        <w:rPr>
          <w:rFonts w:ascii="Arial" w:hAnsi="Arial" w:cs="Arial"/>
          <w:sz w:val="24"/>
          <w:szCs w:val="24"/>
        </w:rPr>
        <w:t xml:space="preserve">dos documentos, normas ou estudos elencados foi </w:t>
      </w:r>
      <w:r>
        <w:rPr>
          <w:rFonts w:ascii="Arial" w:hAnsi="Arial" w:cs="Arial"/>
          <w:sz w:val="24"/>
          <w:szCs w:val="24"/>
        </w:rPr>
        <w:t>modelado</w:t>
      </w:r>
      <w:r w:rsidRPr="00466FC3">
        <w:rPr>
          <w:rFonts w:ascii="Arial" w:hAnsi="Arial" w:cs="Arial"/>
          <w:sz w:val="24"/>
          <w:szCs w:val="24"/>
        </w:rPr>
        <w:t xml:space="preserve"> um conjunto de tabelas, utilizando técnicas de normalização</w:t>
      </w:r>
      <w:r w:rsidRPr="003251A2">
        <w:rPr>
          <w:rFonts w:ascii="Arial" w:hAnsi="Arial" w:cs="Arial"/>
          <w:sz w:val="24"/>
          <w:szCs w:val="24"/>
          <w:vertAlign w:val="superscript"/>
        </w:rPr>
        <w:footnoteReference w:id="11"/>
      </w:r>
      <w:r w:rsidRPr="00466FC3">
        <w:rPr>
          <w:rFonts w:ascii="Arial" w:hAnsi="Arial" w:cs="Arial"/>
          <w:sz w:val="24"/>
          <w:szCs w:val="24"/>
        </w:rPr>
        <w:t xml:space="preserve"> para que não haja redundância nos dados armazenados. O Modelo Entidade Relacionamento mostrado na</w:t>
      </w:r>
      <w:r w:rsidR="0036122A">
        <w:rPr>
          <w:rFonts w:ascii="Arial" w:hAnsi="Arial" w:cs="Arial"/>
          <w:sz w:val="24"/>
          <w:szCs w:val="24"/>
        </w:rPr>
        <w:t xml:space="preserve"> Figura 6 </w:t>
      </w:r>
      <w:r w:rsidRPr="00466FC3">
        <w:rPr>
          <w:rFonts w:ascii="Arial" w:hAnsi="Arial" w:cs="Arial"/>
          <w:sz w:val="24"/>
          <w:szCs w:val="24"/>
        </w:rPr>
        <w:t>exibe esse conjunto de tabelas e seus relacionamentos.</w:t>
      </w:r>
    </w:p>
    <w:p w14:paraId="369EE90E" w14:textId="314B6C52" w:rsidR="004C46CA" w:rsidRPr="002A0E29" w:rsidRDefault="004C46CA" w:rsidP="004C46CA">
      <w:pPr>
        <w:pBdr>
          <w:top w:val="nil"/>
          <w:left w:val="nil"/>
          <w:bottom w:val="nil"/>
          <w:right w:val="nil"/>
          <w:between w:val="nil"/>
        </w:pBdr>
        <w:spacing w:after="0" w:line="360" w:lineRule="auto"/>
        <w:ind w:firstLine="709"/>
        <w:jc w:val="both"/>
        <w:rPr>
          <w:rFonts w:ascii="Arial" w:hAnsi="Arial" w:cs="Arial"/>
          <w:sz w:val="24"/>
          <w:szCs w:val="24"/>
        </w:rPr>
      </w:pPr>
      <w:r w:rsidRPr="002A0E29">
        <w:rPr>
          <w:rFonts w:ascii="Arial" w:hAnsi="Arial" w:cs="Arial"/>
          <w:sz w:val="24"/>
          <w:szCs w:val="24"/>
        </w:rPr>
        <w:t xml:space="preserve">A seguir serão descritas as tabelas e seus relacionamentos separados por fonte dos dados. A </w:t>
      </w:r>
      <w:r w:rsidR="0036122A">
        <w:rPr>
          <w:rFonts w:ascii="Arial" w:hAnsi="Arial" w:cs="Arial"/>
          <w:sz w:val="24"/>
          <w:szCs w:val="24"/>
        </w:rPr>
        <w:t xml:space="preserve">Figura 7 </w:t>
      </w:r>
      <w:r w:rsidRPr="002A0E29">
        <w:rPr>
          <w:rFonts w:ascii="Arial" w:hAnsi="Arial" w:cs="Arial"/>
          <w:sz w:val="24"/>
          <w:szCs w:val="24"/>
        </w:rPr>
        <w:t xml:space="preserve">representa o conjunto de tabelas necessárias para armazenar o conjunto de </w:t>
      </w:r>
      <w:r>
        <w:rPr>
          <w:rFonts w:ascii="Arial" w:hAnsi="Arial" w:cs="Arial"/>
          <w:sz w:val="24"/>
          <w:szCs w:val="24"/>
        </w:rPr>
        <w:t>diretrizes</w:t>
      </w:r>
      <w:r w:rsidRPr="002A0E29">
        <w:rPr>
          <w:rFonts w:ascii="Arial" w:hAnsi="Arial" w:cs="Arial"/>
          <w:sz w:val="24"/>
          <w:szCs w:val="24"/>
        </w:rPr>
        <w:t xml:space="preserve"> gerad</w:t>
      </w:r>
      <w:r>
        <w:rPr>
          <w:rFonts w:ascii="Arial" w:hAnsi="Arial" w:cs="Arial"/>
          <w:sz w:val="24"/>
          <w:szCs w:val="24"/>
        </w:rPr>
        <w:t>a</w:t>
      </w:r>
      <w:r w:rsidRPr="002A0E29">
        <w:rPr>
          <w:rFonts w:ascii="Arial" w:hAnsi="Arial" w:cs="Arial"/>
          <w:sz w:val="24"/>
          <w:szCs w:val="24"/>
        </w:rPr>
        <w:t>s por Nery</w:t>
      </w:r>
      <w:r>
        <w:rPr>
          <w:rFonts w:ascii="Arial" w:hAnsi="Arial" w:cs="Arial"/>
          <w:sz w:val="24"/>
          <w:szCs w:val="24"/>
        </w:rPr>
        <w:t xml:space="preserve"> (2021)</w:t>
      </w:r>
      <w:r w:rsidRPr="002A0E29">
        <w:rPr>
          <w:rFonts w:ascii="Arial" w:hAnsi="Arial" w:cs="Arial"/>
          <w:sz w:val="24"/>
          <w:szCs w:val="24"/>
        </w:rPr>
        <w:t xml:space="preserve"> em seu trabalho</w:t>
      </w:r>
      <w:r>
        <w:rPr>
          <w:rFonts w:ascii="Arial" w:hAnsi="Arial" w:cs="Arial"/>
          <w:sz w:val="24"/>
          <w:szCs w:val="24"/>
        </w:rPr>
        <w:t xml:space="preserve">, onde </w:t>
      </w:r>
      <w:r w:rsidRPr="002A0E29">
        <w:rPr>
          <w:rFonts w:ascii="Arial" w:hAnsi="Arial" w:cs="Arial"/>
          <w:sz w:val="24"/>
          <w:szCs w:val="24"/>
        </w:rPr>
        <w:t xml:space="preserve">cada </w:t>
      </w:r>
      <w:r>
        <w:rPr>
          <w:rFonts w:ascii="Arial" w:hAnsi="Arial" w:cs="Arial"/>
          <w:sz w:val="24"/>
          <w:szCs w:val="24"/>
        </w:rPr>
        <w:t>diretriz</w:t>
      </w:r>
      <w:r w:rsidRPr="002A0E29">
        <w:rPr>
          <w:rFonts w:ascii="Arial" w:hAnsi="Arial" w:cs="Arial"/>
          <w:sz w:val="24"/>
          <w:szCs w:val="24"/>
        </w:rPr>
        <w:t xml:space="preserve"> listad</w:t>
      </w:r>
      <w:r>
        <w:rPr>
          <w:rFonts w:ascii="Arial" w:hAnsi="Arial" w:cs="Arial"/>
          <w:sz w:val="24"/>
          <w:szCs w:val="24"/>
        </w:rPr>
        <w:t>a</w:t>
      </w:r>
      <w:r w:rsidRPr="002A0E29">
        <w:rPr>
          <w:rFonts w:ascii="Arial" w:hAnsi="Arial" w:cs="Arial"/>
          <w:sz w:val="24"/>
          <w:szCs w:val="24"/>
        </w:rPr>
        <w:t xml:space="preserve"> é de um determinado tipo (Ambiente, Gráficos, Sonoros ou de Entrada), que foram armazenados na tabela F_TipoRequisito. Por sua vez pertence também a uma Categoria específica (Aplicativo, Zoom, Textos e Fontes, Cor da Tela, Cursor, Legendas em Vídeo,</w:t>
      </w:r>
      <w:r>
        <w:rPr>
          <w:rFonts w:ascii="Arial" w:hAnsi="Arial" w:cs="Arial"/>
          <w:sz w:val="24"/>
          <w:szCs w:val="24"/>
        </w:rPr>
        <w:t xml:space="preserve"> etc</w:t>
      </w:r>
      <w:r w:rsidRPr="002A0E29">
        <w:rPr>
          <w:rFonts w:ascii="Arial" w:hAnsi="Arial" w:cs="Arial"/>
          <w:sz w:val="24"/>
          <w:szCs w:val="24"/>
        </w:rPr>
        <w:t xml:space="preserve">.) e que foram armazenados na tabela F_Categoria. Na tabela F_Requisitos estão armazenados todos os requisitos levantados em seu trabalho. As informações a respeito de que tipo e categoria pertencem são recuperadas através do relacionamento com as tabelas F_TipoRequisito e F_Categoria.  </w:t>
      </w:r>
      <w:r w:rsidR="00E56F7A">
        <w:rPr>
          <w:rFonts w:ascii="Arial" w:hAnsi="Arial" w:cs="Arial"/>
          <w:sz w:val="24"/>
          <w:szCs w:val="24"/>
        </w:rPr>
        <w:t xml:space="preserve">Trata-se  de </w:t>
      </w:r>
      <w:r w:rsidRPr="002A0E29">
        <w:rPr>
          <w:rFonts w:ascii="Arial" w:hAnsi="Arial" w:cs="Arial"/>
          <w:sz w:val="24"/>
          <w:szCs w:val="24"/>
        </w:rPr>
        <w:t>relacionamentos 1:</w:t>
      </w:r>
      <w:r>
        <w:rPr>
          <w:rFonts w:ascii="Arial" w:hAnsi="Arial" w:cs="Arial"/>
          <w:sz w:val="24"/>
          <w:szCs w:val="24"/>
        </w:rPr>
        <w:t>N</w:t>
      </w:r>
      <w:r w:rsidRPr="002A0E29">
        <w:rPr>
          <w:rFonts w:ascii="Arial" w:hAnsi="Arial" w:cs="Arial"/>
          <w:sz w:val="24"/>
          <w:szCs w:val="24"/>
        </w:rPr>
        <w:t>, ou seja, cada categoria ou tipo podem ser atribuídas a vários requisitos cadastrados; ou que cada requisito cadastrado pode pertencer somente a um tipo e somente a uma categoria.</w:t>
      </w:r>
    </w:p>
    <w:p w14:paraId="095FA112" w14:textId="55040DE4" w:rsidR="004C46CA" w:rsidRDefault="004C46CA" w:rsidP="004C46CA">
      <w:pPr>
        <w:pBdr>
          <w:top w:val="nil"/>
          <w:left w:val="nil"/>
          <w:bottom w:val="nil"/>
          <w:right w:val="nil"/>
          <w:between w:val="nil"/>
        </w:pBdr>
        <w:spacing w:after="0" w:line="360" w:lineRule="auto"/>
        <w:ind w:firstLine="709"/>
        <w:jc w:val="both"/>
        <w:rPr>
          <w:rFonts w:ascii="Arial" w:hAnsi="Arial" w:cs="Arial"/>
          <w:sz w:val="24"/>
          <w:szCs w:val="24"/>
        </w:rPr>
      </w:pPr>
      <w:r w:rsidRPr="002A0E29">
        <w:rPr>
          <w:rFonts w:ascii="Arial" w:hAnsi="Arial" w:cs="Arial"/>
          <w:sz w:val="24"/>
          <w:szCs w:val="24"/>
        </w:rPr>
        <w:t xml:space="preserve">De maneira análoga foram criadas as estruturas que armazenam os dados referentes ao WCAG 2.2 e do GDAMA, conforme </w:t>
      </w:r>
      <w:r w:rsidRPr="00724088">
        <w:rPr>
          <w:rFonts w:ascii="Arial" w:hAnsi="Arial" w:cs="Arial"/>
          <w:sz w:val="24"/>
          <w:szCs w:val="24"/>
        </w:rPr>
        <w:t>exibido na</w:t>
      </w:r>
      <w:r w:rsidR="0036122A">
        <w:rPr>
          <w:rFonts w:ascii="Arial" w:hAnsi="Arial" w:cs="Arial"/>
          <w:sz w:val="24"/>
          <w:szCs w:val="24"/>
        </w:rPr>
        <w:t xml:space="preserve"> Figura 8</w:t>
      </w:r>
      <w:r w:rsidRPr="002A0E29">
        <w:rPr>
          <w:rFonts w:ascii="Arial" w:hAnsi="Arial" w:cs="Arial"/>
          <w:sz w:val="24"/>
          <w:szCs w:val="24"/>
        </w:rPr>
        <w:t>. O conceito é o mesmo, adaptado às informações dessas fontes.</w:t>
      </w:r>
    </w:p>
    <w:p w14:paraId="4389F351" w14:textId="77777777"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p>
    <w:p w14:paraId="1E483954" w14:textId="7F827E39" w:rsidR="002815EE" w:rsidRPr="00705942" w:rsidRDefault="008A20F0" w:rsidP="008A20F0">
      <w:pPr>
        <w:keepNext/>
        <w:rPr>
          <w:rFonts w:cs="Arial"/>
          <w:sz w:val="20"/>
        </w:rPr>
      </w:pPr>
      <w:bookmarkStart w:id="94" w:name="_Ref172123575"/>
      <w:bookmarkStart w:id="95" w:name="_Toc172125871"/>
      <w:r w:rsidRPr="00705942">
        <w:rPr>
          <w:rFonts w:ascii="Arial" w:hAnsi="Arial" w:cs="Arial"/>
        </w:rPr>
        <w:lastRenderedPageBreak/>
        <w:t xml:space="preserve">     </w:t>
      </w:r>
      <w:bookmarkStart w:id="96" w:name="_Toc223367402"/>
      <w:r w:rsidR="002815EE" w:rsidRPr="00705942">
        <w:rPr>
          <w:rFonts w:ascii="Arial" w:hAnsi="Arial" w:cs="Arial"/>
        </w:rPr>
        <w:t xml:space="preserve">Figura </w:t>
      </w:r>
      <w:r w:rsidR="00CE5118" w:rsidRPr="00705942">
        <w:rPr>
          <w:rFonts w:ascii="Arial" w:hAnsi="Arial" w:cs="Arial"/>
        </w:rPr>
        <w:fldChar w:fldCharType="begin"/>
      </w:r>
      <w:r w:rsidR="00CE5118" w:rsidRPr="00705942">
        <w:rPr>
          <w:rFonts w:ascii="Arial" w:hAnsi="Arial" w:cs="Arial"/>
        </w:rPr>
        <w:instrText xml:space="preserve"> SEQ Figura \* ARABIC </w:instrText>
      </w:r>
      <w:r w:rsidR="00CE5118" w:rsidRPr="00705942">
        <w:rPr>
          <w:rFonts w:ascii="Arial" w:hAnsi="Arial" w:cs="Arial"/>
        </w:rPr>
        <w:fldChar w:fldCharType="separate"/>
      </w:r>
      <w:r w:rsidR="00F06553">
        <w:rPr>
          <w:rFonts w:ascii="Arial" w:hAnsi="Arial" w:cs="Arial"/>
          <w:noProof/>
        </w:rPr>
        <w:t>6</w:t>
      </w:r>
      <w:r w:rsidR="00CE5118" w:rsidRPr="00705942">
        <w:rPr>
          <w:rFonts w:ascii="Arial" w:hAnsi="Arial" w:cs="Arial"/>
        </w:rPr>
        <w:fldChar w:fldCharType="end"/>
      </w:r>
      <w:bookmarkEnd w:id="94"/>
      <w:r w:rsidR="002815EE" w:rsidRPr="00705942">
        <w:rPr>
          <w:rFonts w:ascii="Arial" w:hAnsi="Arial" w:cs="Arial"/>
        </w:rPr>
        <w:t xml:space="preserve"> - Modelo Entidade Relacionamento.</w:t>
      </w:r>
      <w:bookmarkEnd w:id="95"/>
      <w:bookmarkEnd w:id="96"/>
    </w:p>
    <w:p w14:paraId="53CC0941" w14:textId="77777777" w:rsidR="002815EE" w:rsidRDefault="002815EE" w:rsidP="002815EE">
      <w:pPr>
        <w:keepNext/>
        <w:jc w:val="center"/>
      </w:pPr>
      <w:r>
        <w:rPr>
          <w:noProof/>
        </w:rPr>
        <w:drawing>
          <wp:inline distT="0" distB="0" distL="0" distR="0" wp14:anchorId="36A86FE8" wp14:editId="5B3FCED3">
            <wp:extent cx="5400040" cy="2997200"/>
            <wp:effectExtent l="19050" t="19050" r="10160" b="12700"/>
            <wp:docPr id="1972410368" name="Imagem 1" descr="Imagem do Modelo Entidade Relacionamento (tabelas, relacionamentos, atributos) utilizado para gerar o banco o banco de dados que armazenará as diretrizes de diferentes fo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10368" name="Imagem 1" descr="Imagem do Modelo Entidade Relacionamento (tabelas, relacionamentos, atributos) utilizado para gerar o banco o banco de dados que armazenará as diretrizes de diferentes fontes"/>
                    <pic:cNvPicPr/>
                  </pic:nvPicPr>
                  <pic:blipFill>
                    <a:blip r:embed="rId20">
                      <a:extLst>
                        <a:ext uri="{28A0092B-C50C-407E-A947-70E740481C1C}">
                          <a14:useLocalDpi xmlns:a14="http://schemas.microsoft.com/office/drawing/2010/main" val="0"/>
                        </a:ext>
                      </a:extLst>
                    </a:blip>
                    <a:stretch>
                      <a:fillRect/>
                    </a:stretch>
                  </pic:blipFill>
                  <pic:spPr>
                    <a:xfrm>
                      <a:off x="0" y="0"/>
                      <a:ext cx="5400040" cy="2997200"/>
                    </a:xfrm>
                    <a:prstGeom prst="rect">
                      <a:avLst/>
                    </a:prstGeom>
                    <a:ln>
                      <a:solidFill>
                        <a:schemeClr val="tx1"/>
                      </a:solidFill>
                    </a:ln>
                  </pic:spPr>
                </pic:pic>
              </a:graphicData>
            </a:graphic>
          </wp:inline>
        </w:drawing>
      </w:r>
    </w:p>
    <w:p w14:paraId="4DE03170" w14:textId="71C93691" w:rsidR="008A20F0" w:rsidRDefault="008A20F0" w:rsidP="008A20F0">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736EBA66" w14:textId="77777777" w:rsidR="00705942" w:rsidRDefault="00705942" w:rsidP="008A20F0">
      <w:pPr>
        <w:pBdr>
          <w:top w:val="nil"/>
          <w:left w:val="nil"/>
          <w:bottom w:val="nil"/>
          <w:right w:val="nil"/>
          <w:between w:val="nil"/>
        </w:pBdr>
        <w:spacing w:after="0" w:line="360" w:lineRule="auto"/>
        <w:jc w:val="both"/>
        <w:rPr>
          <w:rFonts w:ascii="Arial" w:hAnsi="Arial" w:cs="Arial"/>
        </w:rPr>
      </w:pPr>
    </w:p>
    <w:p w14:paraId="01A6BBFD" w14:textId="77777777" w:rsidR="008C04C3" w:rsidRDefault="008C04C3" w:rsidP="008A20F0">
      <w:pPr>
        <w:pBdr>
          <w:top w:val="nil"/>
          <w:left w:val="nil"/>
          <w:bottom w:val="nil"/>
          <w:right w:val="nil"/>
          <w:between w:val="nil"/>
        </w:pBdr>
        <w:spacing w:after="0" w:line="360" w:lineRule="auto"/>
        <w:jc w:val="both"/>
        <w:rPr>
          <w:rFonts w:ascii="Arial" w:hAnsi="Arial" w:cs="Arial"/>
        </w:rPr>
      </w:pPr>
    </w:p>
    <w:p w14:paraId="584AEFB1" w14:textId="6F07010C" w:rsidR="002815EE" w:rsidRPr="006B441A" w:rsidRDefault="00705942" w:rsidP="00A20A60">
      <w:pPr>
        <w:pStyle w:val="Legenda"/>
      </w:pPr>
      <w:bookmarkStart w:id="97" w:name="_Ref172123748"/>
      <w:bookmarkStart w:id="98" w:name="_Toc172125872"/>
      <w:r>
        <w:t xml:space="preserve">     </w:t>
      </w:r>
      <w:bookmarkStart w:id="99" w:name="_Toc223367403"/>
      <w:r w:rsidR="002815EE" w:rsidRPr="006B441A">
        <w:t xml:space="preserve">Figura </w:t>
      </w:r>
      <w:fldSimple w:instr=" SEQ Figura \* ARABIC ">
        <w:r w:rsidR="00F06553">
          <w:rPr>
            <w:noProof/>
          </w:rPr>
          <w:t>7</w:t>
        </w:r>
      </w:fldSimple>
      <w:bookmarkEnd w:id="97"/>
      <w:r w:rsidR="002815EE" w:rsidRPr="006B441A">
        <w:t xml:space="preserve"> - Tabelas relacionadas ao estudo de Nery (2021).</w:t>
      </w:r>
      <w:bookmarkEnd w:id="98"/>
      <w:bookmarkEnd w:id="99"/>
    </w:p>
    <w:p w14:paraId="4DDA3C35" w14:textId="77777777" w:rsidR="002815EE" w:rsidRDefault="002815EE" w:rsidP="002815EE">
      <w:pPr>
        <w:jc w:val="center"/>
      </w:pPr>
      <w:r>
        <w:rPr>
          <w:noProof/>
        </w:rPr>
        <w:drawing>
          <wp:inline distT="0" distB="0" distL="0" distR="0" wp14:anchorId="1EF906FC" wp14:editId="6D4431BB">
            <wp:extent cx="5404005" cy="1828800"/>
            <wp:effectExtent l="19050" t="19050" r="25400" b="19050"/>
            <wp:docPr id="463137580" name="Imagem 1" descr="Imagem parcial do Modelo Entidade Relacionamento, exibindo as tabelas e relacionamentos referentes ao trabalho de N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37580" name="Imagem 1" descr="Imagem parcial do Modelo Entidade Relacionamento, exibindo as tabelas e relacionamentos referentes ao trabalho de Nery"/>
                    <pic:cNvPicPr/>
                  </pic:nvPicPr>
                  <pic:blipFill rotWithShape="1">
                    <a:blip r:embed="rId21"/>
                    <a:srcRect l="1159" t="13443" r="29" b="-4304"/>
                    <a:stretch/>
                  </pic:blipFill>
                  <pic:spPr bwMode="auto">
                    <a:xfrm>
                      <a:off x="0" y="0"/>
                      <a:ext cx="5422103" cy="1834924"/>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53F9C7DC" w14:textId="319C258A" w:rsidR="008A20F0" w:rsidRDefault="002815EE" w:rsidP="008A20F0">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8A20F0" w:rsidRPr="00765787">
        <w:rPr>
          <w:rFonts w:ascii="Arial" w:hAnsi="Arial" w:cs="Arial"/>
        </w:rPr>
        <w:t>Fonte: O autor (2026).</w:t>
      </w:r>
    </w:p>
    <w:p w14:paraId="729156BC" w14:textId="6BB643D4" w:rsidR="002815EE" w:rsidRPr="00F6096C" w:rsidRDefault="004C46CA" w:rsidP="00A20A60">
      <w:pPr>
        <w:pStyle w:val="Legenda"/>
      </w:pPr>
      <w:bookmarkStart w:id="100" w:name="_Ref172124441"/>
      <w:bookmarkStart w:id="101" w:name="_Toc172125873"/>
      <w:r>
        <w:lastRenderedPageBreak/>
        <w:t xml:space="preserve">             </w:t>
      </w:r>
      <w:r w:rsidR="00B41293">
        <w:t xml:space="preserve">           </w:t>
      </w:r>
      <w:bookmarkStart w:id="102" w:name="_Toc223367404"/>
      <w:r w:rsidR="002815EE" w:rsidRPr="00F6096C">
        <w:t xml:space="preserve">Figura </w:t>
      </w:r>
      <w:fldSimple w:instr=" SEQ Figura \* ARABIC ">
        <w:r w:rsidR="00F06553">
          <w:rPr>
            <w:noProof/>
          </w:rPr>
          <w:t>8</w:t>
        </w:r>
      </w:fldSimple>
      <w:bookmarkEnd w:id="100"/>
      <w:r w:rsidR="002815EE" w:rsidRPr="00F6096C">
        <w:t xml:space="preserve"> - Tabelas e Relacionamentos das fontes WCAG2.2 e GDAMA</w:t>
      </w:r>
      <w:bookmarkEnd w:id="101"/>
      <w:bookmarkEnd w:id="102"/>
    </w:p>
    <w:p w14:paraId="4CB95D03" w14:textId="77777777" w:rsidR="002815EE" w:rsidRDefault="002815EE" w:rsidP="002815EE">
      <w:pPr>
        <w:jc w:val="center"/>
      </w:pPr>
      <w:r>
        <w:rPr>
          <w:noProof/>
        </w:rPr>
        <w:drawing>
          <wp:inline distT="0" distB="0" distL="0" distR="0" wp14:anchorId="1F962221" wp14:editId="279C7BDA">
            <wp:extent cx="3920413" cy="3163062"/>
            <wp:effectExtent l="19050" t="19050" r="23495" b="18415"/>
            <wp:docPr id="1710604622" name="Imagem 2" descr="Imagem parcial do Modelo Entidade Relacionamento, exibindo as tabelas e relacionamentos referentes às fontes WCAG e GD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04622" name="Imagem 2" descr="Imagem parcial do Modelo Entidade Relacionamento, exibindo as tabelas e relacionamentos referentes às fontes WCAG e GDAMA"/>
                    <pic:cNvPicPr/>
                  </pic:nvPicPr>
                  <pic:blipFill>
                    <a:blip r:embed="rId22">
                      <a:extLst>
                        <a:ext uri="{28A0092B-C50C-407E-A947-70E740481C1C}">
                          <a14:useLocalDpi xmlns:a14="http://schemas.microsoft.com/office/drawing/2010/main" val="0"/>
                        </a:ext>
                      </a:extLst>
                    </a:blip>
                    <a:stretch>
                      <a:fillRect/>
                    </a:stretch>
                  </pic:blipFill>
                  <pic:spPr>
                    <a:xfrm>
                      <a:off x="0" y="0"/>
                      <a:ext cx="3989927" cy="3219147"/>
                    </a:xfrm>
                    <a:prstGeom prst="rect">
                      <a:avLst/>
                    </a:prstGeom>
                    <a:ln>
                      <a:solidFill>
                        <a:schemeClr val="bg2"/>
                      </a:solidFill>
                    </a:ln>
                  </pic:spPr>
                </pic:pic>
              </a:graphicData>
            </a:graphic>
          </wp:inline>
        </w:drawing>
      </w:r>
    </w:p>
    <w:p w14:paraId="43F0A0EA" w14:textId="0462C101" w:rsidR="008A20F0" w:rsidRDefault="002815EE" w:rsidP="008A20F0">
      <w:pPr>
        <w:pBdr>
          <w:top w:val="nil"/>
          <w:left w:val="nil"/>
          <w:bottom w:val="nil"/>
          <w:right w:val="nil"/>
          <w:between w:val="nil"/>
        </w:pBdr>
        <w:spacing w:after="0" w:line="360" w:lineRule="auto"/>
        <w:jc w:val="both"/>
        <w:rPr>
          <w:rFonts w:ascii="Arial" w:hAnsi="Arial" w:cs="Arial"/>
        </w:rPr>
      </w:pPr>
      <w:r w:rsidRPr="00F6096C">
        <w:rPr>
          <w:rFonts w:ascii="Arial" w:hAnsi="Arial" w:cs="Arial"/>
        </w:rPr>
        <w:t xml:space="preserve">                     </w:t>
      </w:r>
      <w:r>
        <w:rPr>
          <w:rFonts w:ascii="Arial" w:hAnsi="Arial" w:cs="Arial"/>
        </w:rPr>
        <w:t xml:space="preserve"> </w:t>
      </w:r>
      <w:r w:rsidR="008A20F0">
        <w:rPr>
          <w:rFonts w:ascii="Arial" w:hAnsi="Arial" w:cs="Arial"/>
        </w:rPr>
        <w:t xml:space="preserve">  </w:t>
      </w:r>
      <w:r w:rsidR="004C46CA">
        <w:rPr>
          <w:rFonts w:ascii="Arial" w:hAnsi="Arial" w:cs="Arial"/>
        </w:rPr>
        <w:t xml:space="preserve"> </w:t>
      </w:r>
      <w:r w:rsidR="008A20F0" w:rsidRPr="00765787">
        <w:rPr>
          <w:rFonts w:ascii="Arial" w:hAnsi="Arial" w:cs="Arial"/>
        </w:rPr>
        <w:t>Fonte: O autor (2026).</w:t>
      </w:r>
    </w:p>
    <w:p w14:paraId="3318A972" w14:textId="77777777" w:rsidR="008C2353" w:rsidRDefault="008C2353" w:rsidP="008A20F0">
      <w:pPr>
        <w:pBdr>
          <w:top w:val="nil"/>
          <w:left w:val="nil"/>
          <w:bottom w:val="nil"/>
          <w:right w:val="nil"/>
          <w:between w:val="nil"/>
        </w:pBdr>
        <w:spacing w:after="0" w:line="360" w:lineRule="auto"/>
        <w:jc w:val="both"/>
        <w:rPr>
          <w:rFonts w:ascii="Arial" w:hAnsi="Arial" w:cs="Arial"/>
        </w:rPr>
      </w:pPr>
    </w:p>
    <w:p w14:paraId="630A16EC" w14:textId="6BD8005C" w:rsidR="002815EE" w:rsidRDefault="002815EE" w:rsidP="008A20F0">
      <w:pPr>
        <w:pBdr>
          <w:top w:val="nil"/>
          <w:left w:val="nil"/>
          <w:bottom w:val="nil"/>
          <w:right w:val="nil"/>
          <w:between w:val="nil"/>
        </w:pBdr>
        <w:spacing w:after="0" w:line="360" w:lineRule="auto"/>
        <w:ind w:firstLine="709"/>
        <w:jc w:val="both"/>
        <w:rPr>
          <w:rFonts w:ascii="Arial" w:hAnsi="Arial" w:cs="Arial"/>
          <w:sz w:val="24"/>
          <w:szCs w:val="24"/>
        </w:rPr>
      </w:pPr>
      <w:r w:rsidRPr="001E087A">
        <w:rPr>
          <w:rFonts w:ascii="Arial" w:hAnsi="Arial" w:cs="Arial"/>
          <w:sz w:val="24"/>
          <w:szCs w:val="24"/>
        </w:rPr>
        <w:t xml:space="preserve">A </w:t>
      </w:r>
      <w:r w:rsidR="0036122A">
        <w:rPr>
          <w:rFonts w:ascii="Arial" w:hAnsi="Arial" w:cs="Arial"/>
          <w:sz w:val="24"/>
          <w:szCs w:val="24"/>
        </w:rPr>
        <w:t xml:space="preserve">Figura 9 </w:t>
      </w:r>
      <w:r w:rsidRPr="001E087A">
        <w:rPr>
          <w:rFonts w:ascii="Arial" w:hAnsi="Arial" w:cs="Arial"/>
          <w:sz w:val="24"/>
          <w:szCs w:val="24"/>
        </w:rPr>
        <w:t>representa a estrutura (tabelas e relacionamentos) para armazenar os dados da fonte NBR17060. Diferente dos outros modelos, esse possui um relacionamento do tipo N:N (muitos para muitos), pois cada Recomendação ou Requisito cadastrado pode estar relacionado a vários Desempenhos Funcionais cadastrados na tabela NBRDesempenhoFuncional ou vice-versa. Nesse caso utiliza-se uma tabela intermediária denominada Objeto de Resolução (neste exemplo, a tabela NBR_17060DesempFuncRequisitos) para desmembrar esse relacionamento N:N em dois relacionamentos 1:N para ser possível ser implementado fisicamente.</w:t>
      </w:r>
    </w:p>
    <w:p w14:paraId="3F6A5AEE" w14:textId="2DB652CE" w:rsidR="004C46CA" w:rsidRDefault="004C46CA" w:rsidP="004C46CA">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A seguir, a partir do tratamento dos dados em forma de texto, constantes das planilhas (filtragem através de tabelas dinâmicas) foram gerados os comandos SQL</w:t>
      </w:r>
      <w:r w:rsidR="00865117">
        <w:rPr>
          <w:rFonts w:ascii="Arial" w:hAnsi="Arial" w:cs="Arial"/>
          <w:sz w:val="24"/>
          <w:szCs w:val="24"/>
        </w:rPr>
        <w:t xml:space="preserve"> (Structured Query Language)</w:t>
      </w:r>
      <w:r>
        <w:rPr>
          <w:rFonts w:ascii="Arial" w:hAnsi="Arial" w:cs="Arial"/>
          <w:sz w:val="24"/>
          <w:szCs w:val="24"/>
        </w:rPr>
        <w:t xml:space="preserve"> para inserção dos dados da planilha nas tabelas do banco de dados, conforme exemplo </w:t>
      </w:r>
      <w:r w:rsidRPr="006B441A">
        <w:rPr>
          <w:rFonts w:ascii="Arial" w:hAnsi="Arial" w:cs="Arial"/>
          <w:sz w:val="24"/>
          <w:szCs w:val="24"/>
        </w:rPr>
        <w:t>da</w:t>
      </w:r>
      <w:r w:rsidR="0036122A">
        <w:rPr>
          <w:rFonts w:ascii="Arial" w:hAnsi="Arial" w:cs="Arial"/>
          <w:sz w:val="24"/>
          <w:szCs w:val="24"/>
        </w:rPr>
        <w:t xml:space="preserve"> Figura 10 </w:t>
      </w:r>
      <w:r>
        <w:rPr>
          <w:rFonts w:ascii="Arial" w:hAnsi="Arial" w:cs="Arial"/>
          <w:sz w:val="24"/>
          <w:szCs w:val="24"/>
        </w:rPr>
        <w:t xml:space="preserve">que mostra as subcategorias existentes nos requisitos da base de dados do GDAMA, e a partir de cada linha filtrada, </w:t>
      </w:r>
      <w:r w:rsidR="002C4122">
        <w:rPr>
          <w:rFonts w:ascii="Arial" w:hAnsi="Arial" w:cs="Arial"/>
          <w:sz w:val="24"/>
          <w:szCs w:val="24"/>
        </w:rPr>
        <w:t xml:space="preserve">o Excel </w:t>
      </w:r>
      <w:r>
        <w:rPr>
          <w:rFonts w:ascii="Arial" w:hAnsi="Arial" w:cs="Arial"/>
          <w:sz w:val="24"/>
          <w:szCs w:val="24"/>
        </w:rPr>
        <w:t>gera o respectivo comando SQL para a inclusão da informação na tabela de SubCategorias.</w:t>
      </w:r>
    </w:p>
    <w:p w14:paraId="5F25924C" w14:textId="77777777" w:rsidR="004C46CA" w:rsidRPr="001E087A" w:rsidRDefault="004C46CA" w:rsidP="008A20F0">
      <w:pPr>
        <w:pBdr>
          <w:top w:val="nil"/>
          <w:left w:val="nil"/>
          <w:bottom w:val="nil"/>
          <w:right w:val="nil"/>
          <w:between w:val="nil"/>
        </w:pBdr>
        <w:spacing w:after="0" w:line="360" w:lineRule="auto"/>
        <w:ind w:firstLine="709"/>
        <w:jc w:val="both"/>
        <w:rPr>
          <w:rFonts w:ascii="Arial" w:hAnsi="Arial" w:cs="Arial"/>
          <w:sz w:val="24"/>
          <w:szCs w:val="24"/>
        </w:rPr>
      </w:pPr>
    </w:p>
    <w:p w14:paraId="1E0630B2" w14:textId="4C6082A9" w:rsidR="004C46CA" w:rsidRDefault="0036122A" w:rsidP="00A20A60">
      <w:pPr>
        <w:pStyle w:val="Legenda"/>
      </w:pPr>
      <w:bookmarkStart w:id="103" w:name="_Ref172124388"/>
      <w:bookmarkStart w:id="104" w:name="_Toc172125874"/>
      <w:r>
        <w:lastRenderedPageBreak/>
        <w:t xml:space="preserve">          </w:t>
      </w:r>
      <w:r w:rsidR="00B41293">
        <w:t xml:space="preserve">                                    </w:t>
      </w:r>
      <w:bookmarkStart w:id="105" w:name="_Toc223367405"/>
      <w:r w:rsidR="002815EE" w:rsidRPr="00F6096C">
        <w:t xml:space="preserve">Figura </w:t>
      </w:r>
      <w:fldSimple w:instr=" SEQ Figura \* ARABIC ">
        <w:r w:rsidR="00F06553">
          <w:rPr>
            <w:noProof/>
          </w:rPr>
          <w:t>9</w:t>
        </w:r>
      </w:fldSimple>
      <w:bookmarkEnd w:id="103"/>
      <w:r w:rsidR="002815EE" w:rsidRPr="00F6096C">
        <w:t xml:space="preserve"> - Tabelas e relacionamentos</w:t>
      </w:r>
      <w:bookmarkEnd w:id="105"/>
    </w:p>
    <w:p w14:paraId="151E55A5" w14:textId="59E094A5" w:rsidR="002815EE" w:rsidRPr="00F6096C" w:rsidRDefault="002815EE" w:rsidP="00A20A60">
      <w:pPr>
        <w:pStyle w:val="Legenda"/>
      </w:pPr>
      <w:r w:rsidRPr="00F6096C">
        <w:t xml:space="preserve"> </w:t>
      </w:r>
      <w:r w:rsidR="0036122A">
        <w:t xml:space="preserve">                 </w:t>
      </w:r>
      <w:r w:rsidR="00B41293">
        <w:t xml:space="preserve">                                              </w:t>
      </w:r>
      <w:r w:rsidRPr="00F6096C">
        <w:t>da fonte NBR 17060</w:t>
      </w:r>
      <w:bookmarkEnd w:id="104"/>
    </w:p>
    <w:p w14:paraId="47C862B9" w14:textId="77777777" w:rsidR="002815EE" w:rsidRDefault="002815EE" w:rsidP="002815EE">
      <w:pPr>
        <w:jc w:val="center"/>
      </w:pPr>
      <w:r>
        <w:rPr>
          <w:noProof/>
        </w:rPr>
        <w:drawing>
          <wp:inline distT="0" distB="0" distL="0" distR="0" wp14:anchorId="13506F44" wp14:editId="18F5761E">
            <wp:extent cx="1792224" cy="3460168"/>
            <wp:effectExtent l="0" t="0" r="0" b="6985"/>
            <wp:docPr id="23216245" name="Imagem 3" descr="Imagem parcial do Modelo Entidade Relacionamento, exibindo as tabelas e relacionamentos referentes à fonte NBR 1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6245" name="Imagem 3" descr="Imagem parcial do Modelo Entidade Relacionamento, exibindo as tabelas e relacionamentos referentes à fonte NBR 17060"/>
                    <pic:cNvPicPr/>
                  </pic:nvPicPr>
                  <pic:blipFill>
                    <a:blip r:embed="rId23">
                      <a:extLst>
                        <a:ext uri="{28A0092B-C50C-407E-A947-70E740481C1C}">
                          <a14:useLocalDpi xmlns:a14="http://schemas.microsoft.com/office/drawing/2010/main" val="0"/>
                        </a:ext>
                      </a:extLst>
                    </a:blip>
                    <a:stretch>
                      <a:fillRect/>
                    </a:stretch>
                  </pic:blipFill>
                  <pic:spPr>
                    <a:xfrm>
                      <a:off x="0" y="0"/>
                      <a:ext cx="1817910" cy="3509758"/>
                    </a:xfrm>
                    <a:prstGeom prst="rect">
                      <a:avLst/>
                    </a:prstGeom>
                  </pic:spPr>
                </pic:pic>
              </a:graphicData>
            </a:graphic>
          </wp:inline>
        </w:drawing>
      </w:r>
    </w:p>
    <w:p w14:paraId="422069ED" w14:textId="4EF7D07A" w:rsidR="008A20F0" w:rsidRDefault="002815EE" w:rsidP="008A20F0">
      <w:pPr>
        <w:pBdr>
          <w:top w:val="nil"/>
          <w:left w:val="nil"/>
          <w:bottom w:val="nil"/>
          <w:right w:val="nil"/>
          <w:between w:val="nil"/>
        </w:pBdr>
        <w:spacing w:after="0" w:line="360" w:lineRule="auto"/>
        <w:jc w:val="both"/>
        <w:rPr>
          <w:rFonts w:ascii="Arial" w:hAnsi="Arial" w:cs="Arial"/>
        </w:rPr>
      </w:pPr>
      <w:r>
        <w:rPr>
          <w:rFonts w:ascii="Arial" w:hAnsi="Arial" w:cs="Arial"/>
          <w:sz w:val="24"/>
          <w:szCs w:val="24"/>
        </w:rPr>
        <w:t xml:space="preserve">                                </w:t>
      </w:r>
      <w:r w:rsidR="004C46CA">
        <w:rPr>
          <w:rFonts w:ascii="Arial" w:hAnsi="Arial" w:cs="Arial"/>
          <w:sz w:val="24"/>
          <w:szCs w:val="24"/>
        </w:rPr>
        <w:t xml:space="preserve">                </w:t>
      </w:r>
      <w:r w:rsidR="008A20F0">
        <w:rPr>
          <w:rFonts w:ascii="Arial" w:hAnsi="Arial" w:cs="Arial"/>
          <w:sz w:val="24"/>
          <w:szCs w:val="24"/>
        </w:rPr>
        <w:t>F</w:t>
      </w:r>
      <w:r w:rsidR="008A20F0" w:rsidRPr="00765787">
        <w:rPr>
          <w:rFonts w:ascii="Arial" w:hAnsi="Arial" w:cs="Arial"/>
        </w:rPr>
        <w:t>onte: O autor (2026).</w:t>
      </w:r>
    </w:p>
    <w:p w14:paraId="695E3641" w14:textId="77777777"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p>
    <w:p w14:paraId="618D5E0D" w14:textId="77777777"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p>
    <w:p w14:paraId="075DF5B6" w14:textId="31048A67" w:rsidR="002815EE" w:rsidRPr="006B441A" w:rsidRDefault="00B41293" w:rsidP="00A20A60">
      <w:pPr>
        <w:pStyle w:val="Legenda"/>
      </w:pPr>
      <w:bookmarkStart w:id="106" w:name="_Ref172561843"/>
      <w:r>
        <w:t xml:space="preserve">            </w:t>
      </w:r>
      <w:bookmarkStart w:id="107" w:name="_Toc223367406"/>
      <w:r w:rsidR="002815EE" w:rsidRPr="006B441A">
        <w:t xml:space="preserve">Figura </w:t>
      </w:r>
      <w:fldSimple w:instr=" SEQ Figura \* ARABIC ">
        <w:r w:rsidR="00F06553">
          <w:rPr>
            <w:noProof/>
          </w:rPr>
          <w:t>10</w:t>
        </w:r>
      </w:fldSimple>
      <w:bookmarkEnd w:id="106"/>
      <w:r w:rsidR="002815EE" w:rsidRPr="006B441A">
        <w:t xml:space="preserve"> - Geração de Comandos de Inserção em Tabela do Banco de Dados</w:t>
      </w:r>
      <w:bookmarkEnd w:id="107"/>
    </w:p>
    <w:p w14:paraId="3AA80A8E" w14:textId="77777777" w:rsidR="002815EE" w:rsidRDefault="002815EE" w:rsidP="002815EE">
      <w:pPr>
        <w:pBdr>
          <w:top w:val="nil"/>
          <w:left w:val="nil"/>
          <w:bottom w:val="nil"/>
          <w:right w:val="nil"/>
          <w:between w:val="nil"/>
        </w:pBdr>
        <w:spacing w:after="0" w:line="360" w:lineRule="auto"/>
        <w:ind w:firstLine="709"/>
        <w:rPr>
          <w:rFonts w:ascii="Arial" w:hAnsi="Arial" w:cs="Arial"/>
          <w:sz w:val="24"/>
          <w:szCs w:val="24"/>
        </w:rPr>
      </w:pPr>
      <w:r>
        <w:rPr>
          <w:noProof/>
        </w:rPr>
        <w:drawing>
          <wp:inline distT="0" distB="0" distL="0" distR="0" wp14:anchorId="3487BAB2" wp14:editId="7B93941B">
            <wp:extent cx="5152446" cy="2023050"/>
            <wp:effectExtent l="0" t="0" r="0" b="0"/>
            <wp:docPr id="1458971703" name="Imagem 1" descr="Imagem da planilha do Excel,  onde as celulas foram utilizadas para gerar comandos de inserção no banco de 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71703" name="Imagem 1" descr="Imagem da planilha do Excel,  onde as celulas foram utilizadas para gerar comandos de inserção no banco de dados"/>
                    <pic:cNvPicPr/>
                  </pic:nvPicPr>
                  <pic:blipFill>
                    <a:blip r:embed="rId24"/>
                    <a:stretch>
                      <a:fillRect/>
                    </a:stretch>
                  </pic:blipFill>
                  <pic:spPr>
                    <a:xfrm>
                      <a:off x="0" y="0"/>
                      <a:ext cx="5158507" cy="2025430"/>
                    </a:xfrm>
                    <a:prstGeom prst="rect">
                      <a:avLst/>
                    </a:prstGeom>
                  </pic:spPr>
                </pic:pic>
              </a:graphicData>
            </a:graphic>
          </wp:inline>
        </w:drawing>
      </w:r>
    </w:p>
    <w:p w14:paraId="070C6BC2" w14:textId="1550C6E5" w:rsidR="00E70FB2" w:rsidRDefault="00E70FB2" w:rsidP="00E70FB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17B8A0EE" w14:textId="77777777" w:rsidR="002815EE" w:rsidRPr="00346FCA" w:rsidRDefault="002815EE" w:rsidP="002815EE">
      <w:pPr>
        <w:pBdr>
          <w:top w:val="nil"/>
          <w:left w:val="nil"/>
          <w:bottom w:val="nil"/>
          <w:right w:val="nil"/>
          <w:between w:val="nil"/>
        </w:pBdr>
        <w:spacing w:after="0" w:line="360" w:lineRule="auto"/>
        <w:ind w:firstLine="709"/>
        <w:rPr>
          <w:rFonts w:ascii="Arial" w:hAnsi="Arial" w:cs="Arial"/>
          <w:sz w:val="16"/>
          <w:szCs w:val="16"/>
        </w:rPr>
      </w:pPr>
    </w:p>
    <w:p w14:paraId="03672810" w14:textId="5C62FFAF" w:rsidR="00A57961" w:rsidRDefault="00A57961" w:rsidP="002815EE">
      <w:pPr>
        <w:pBdr>
          <w:top w:val="nil"/>
          <w:left w:val="nil"/>
          <w:bottom w:val="nil"/>
          <w:right w:val="nil"/>
          <w:between w:val="nil"/>
        </w:pBdr>
        <w:spacing w:after="0" w:line="360" w:lineRule="auto"/>
        <w:ind w:firstLine="709"/>
        <w:jc w:val="both"/>
        <w:rPr>
          <w:rFonts w:ascii="Arial" w:hAnsi="Arial" w:cs="Arial"/>
          <w:sz w:val="24"/>
          <w:szCs w:val="24"/>
        </w:rPr>
      </w:pPr>
      <w:r w:rsidRPr="00A57961">
        <w:rPr>
          <w:rFonts w:ascii="Arial" w:hAnsi="Arial" w:cs="Arial"/>
          <w:sz w:val="24"/>
          <w:szCs w:val="24"/>
        </w:rPr>
        <w:t>Neste trabalho foi utilizado o Sistema Gerenciador de Banco de Dados Microsoft SQL Server Express (</w:t>
      </w:r>
      <w:r w:rsidR="00EB60CB" w:rsidRPr="00A57961">
        <w:rPr>
          <w:rFonts w:ascii="Arial" w:hAnsi="Arial" w:cs="Arial"/>
          <w:sz w:val="24"/>
          <w:szCs w:val="24"/>
        </w:rPr>
        <w:t>Microsoft</w:t>
      </w:r>
      <w:r w:rsidRPr="00A57961">
        <w:rPr>
          <w:rFonts w:ascii="Arial" w:hAnsi="Arial" w:cs="Arial"/>
          <w:sz w:val="24"/>
          <w:szCs w:val="24"/>
        </w:rPr>
        <w:t xml:space="preserve">, 2017), versão gratuita que inclui o mecanismo completo do servidor de banco de dados. Para administração e interação com o servidor, utilizou-se o SQL Server Management Studio (SSMS), ambiente </w:t>
      </w:r>
      <w:r w:rsidRPr="00A57961">
        <w:rPr>
          <w:rFonts w:ascii="Arial" w:hAnsi="Arial" w:cs="Arial"/>
          <w:sz w:val="24"/>
          <w:szCs w:val="24"/>
        </w:rPr>
        <w:lastRenderedPageBreak/>
        <w:t>gráfico que permite a criação de bancos de dados, tabelas e demais objetos, bem como a execução interativa de comandos e scripts.</w:t>
      </w:r>
    </w:p>
    <w:p w14:paraId="2F4C3ECC" w14:textId="7649AC62"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 xml:space="preserve">A partir do modelo, foi criado o Banco de Dados dbDU, com as tabelas e relacionamentos descritos no Modelo Entidade Relacionamento conforme demonstra </w:t>
      </w:r>
      <w:r w:rsidRPr="00300BCB">
        <w:rPr>
          <w:rFonts w:ascii="Arial" w:hAnsi="Arial" w:cs="Arial"/>
          <w:sz w:val="24"/>
          <w:szCs w:val="24"/>
        </w:rPr>
        <w:t xml:space="preserve">a </w:t>
      </w:r>
      <w:r w:rsidR="0036122A">
        <w:rPr>
          <w:rFonts w:ascii="Arial" w:hAnsi="Arial" w:cs="Arial"/>
          <w:sz w:val="24"/>
          <w:szCs w:val="24"/>
        </w:rPr>
        <w:t>Figura 11.</w:t>
      </w:r>
    </w:p>
    <w:p w14:paraId="1B11E211" w14:textId="71F05C6A" w:rsidR="002815EE" w:rsidRPr="0001471D" w:rsidRDefault="00705942" w:rsidP="00A20A60">
      <w:pPr>
        <w:pStyle w:val="Legenda"/>
      </w:pPr>
      <w:bookmarkStart w:id="108" w:name="_Ref173765216"/>
      <w:r>
        <w:t xml:space="preserve">                                   </w:t>
      </w:r>
      <w:r w:rsidR="00B41293">
        <w:t xml:space="preserve">   </w:t>
      </w:r>
      <w:bookmarkStart w:id="109" w:name="_Toc223367407"/>
      <w:r w:rsidR="002815EE" w:rsidRPr="0001471D">
        <w:t xml:space="preserve">Figura </w:t>
      </w:r>
      <w:fldSimple w:instr=" SEQ Figura \* ARABIC ">
        <w:r w:rsidR="00F06553">
          <w:rPr>
            <w:noProof/>
          </w:rPr>
          <w:t>11</w:t>
        </w:r>
      </w:fldSimple>
      <w:bookmarkEnd w:id="108"/>
      <w:r w:rsidR="002815EE" w:rsidRPr="0001471D">
        <w:t xml:space="preserve"> - Tabelas do Banco de Dados dbDU</w:t>
      </w:r>
      <w:bookmarkEnd w:id="109"/>
    </w:p>
    <w:p w14:paraId="181A645E" w14:textId="77777777" w:rsidR="002815EE" w:rsidRDefault="002815EE" w:rsidP="002815EE">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0DAAB0E7" wp14:editId="438D9F9F">
            <wp:extent cx="2841615" cy="3095477"/>
            <wp:effectExtent l="0" t="0" r="0" b="0"/>
            <wp:docPr id="630712648" name="Imagem 1" descr="Imagem das tabelas criadas no banco de dados, conforme o Modelo Entidade 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12648" name="Imagem 1" descr="Imagem das tabelas criadas no banco de dados, conforme o Modelo Entidade Relacionamento"/>
                    <pic:cNvPicPr/>
                  </pic:nvPicPr>
                  <pic:blipFill>
                    <a:blip r:embed="rId25"/>
                    <a:stretch>
                      <a:fillRect/>
                    </a:stretch>
                  </pic:blipFill>
                  <pic:spPr>
                    <a:xfrm>
                      <a:off x="0" y="0"/>
                      <a:ext cx="2845939" cy="3100187"/>
                    </a:xfrm>
                    <a:prstGeom prst="rect">
                      <a:avLst/>
                    </a:prstGeom>
                  </pic:spPr>
                </pic:pic>
              </a:graphicData>
            </a:graphic>
          </wp:inline>
        </w:drawing>
      </w:r>
    </w:p>
    <w:p w14:paraId="0D278A69" w14:textId="289B2A07" w:rsidR="00E70FB2" w:rsidRDefault="00E70FB2" w:rsidP="00E70FB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750140DB" w14:textId="4495F444"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sidRPr="005073D4">
        <w:rPr>
          <w:rFonts w:ascii="Arial" w:hAnsi="Arial" w:cs="Arial"/>
          <w:sz w:val="24"/>
          <w:szCs w:val="24"/>
        </w:rPr>
        <w:t xml:space="preserve">O script de criação do Banco de Dados, bem como de população das tabelas encontra-se descrito no </w:t>
      </w:r>
      <w:r w:rsidR="00C46F5B">
        <w:rPr>
          <w:rFonts w:ascii="Arial" w:hAnsi="Arial" w:cs="Arial"/>
          <w:sz w:val="24"/>
          <w:szCs w:val="24"/>
        </w:rPr>
        <w:t>Apêndice B</w:t>
      </w:r>
      <w:r w:rsidRPr="005073D4">
        <w:rPr>
          <w:rFonts w:ascii="Arial" w:hAnsi="Arial" w:cs="Arial"/>
          <w:sz w:val="24"/>
          <w:szCs w:val="24"/>
        </w:rPr>
        <w:t>.</w:t>
      </w:r>
    </w:p>
    <w:p w14:paraId="4C21FEE1" w14:textId="77777777" w:rsidR="002815EE" w:rsidRPr="00A563F9" w:rsidRDefault="002815EE" w:rsidP="0097756A">
      <w:pPr>
        <w:pStyle w:val="Ttulo3"/>
      </w:pPr>
      <w:bookmarkStart w:id="110" w:name="_Toc223367634"/>
      <w:r w:rsidRPr="00A563F9">
        <w:t>Classificação e análise dos Dados</w:t>
      </w:r>
      <w:bookmarkEnd w:id="110"/>
      <w:r w:rsidRPr="00A563F9">
        <w:t xml:space="preserve">  </w:t>
      </w:r>
    </w:p>
    <w:p w14:paraId="4F3BD82D" w14:textId="67D7977F"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sidRPr="001E087A">
        <w:rPr>
          <w:rFonts w:ascii="Arial" w:hAnsi="Arial" w:cs="Arial"/>
          <w:sz w:val="24"/>
          <w:szCs w:val="24"/>
        </w:rPr>
        <w:t>A partir d</w:t>
      </w:r>
      <w:r>
        <w:rPr>
          <w:rFonts w:ascii="Arial" w:hAnsi="Arial" w:cs="Arial"/>
          <w:sz w:val="24"/>
          <w:szCs w:val="24"/>
        </w:rPr>
        <w:t>os dados das diversas fontes inseridas n</w:t>
      </w:r>
      <w:r w:rsidRPr="001E087A">
        <w:rPr>
          <w:rFonts w:ascii="Arial" w:hAnsi="Arial" w:cs="Arial"/>
          <w:sz w:val="24"/>
          <w:szCs w:val="24"/>
        </w:rPr>
        <w:t xml:space="preserve">as </w:t>
      </w:r>
      <w:r>
        <w:rPr>
          <w:rFonts w:ascii="Arial" w:hAnsi="Arial" w:cs="Arial"/>
          <w:sz w:val="24"/>
          <w:szCs w:val="24"/>
        </w:rPr>
        <w:t xml:space="preserve">respectivas </w:t>
      </w:r>
      <w:r w:rsidRPr="001E087A">
        <w:rPr>
          <w:rFonts w:ascii="Arial" w:hAnsi="Arial" w:cs="Arial"/>
          <w:sz w:val="24"/>
          <w:szCs w:val="24"/>
        </w:rPr>
        <w:t>tabelas, foram criados objetos de visualização</w:t>
      </w:r>
      <w:r>
        <w:rPr>
          <w:rFonts w:ascii="Arial" w:hAnsi="Arial" w:cs="Arial"/>
          <w:sz w:val="24"/>
          <w:szCs w:val="24"/>
        </w:rPr>
        <w:t xml:space="preserve"> </w:t>
      </w:r>
      <w:r w:rsidRPr="001E087A">
        <w:rPr>
          <w:rFonts w:ascii="Arial" w:hAnsi="Arial" w:cs="Arial"/>
          <w:sz w:val="24"/>
          <w:szCs w:val="24"/>
        </w:rPr>
        <w:t xml:space="preserve">(exibições), ou </w:t>
      </w:r>
      <w:r w:rsidRPr="001A4A81">
        <w:rPr>
          <w:rFonts w:ascii="Arial" w:hAnsi="Arial" w:cs="Arial"/>
          <w:i/>
          <w:iCs/>
          <w:sz w:val="24"/>
          <w:szCs w:val="24"/>
        </w:rPr>
        <w:t>Views</w:t>
      </w:r>
      <w:r w:rsidRPr="00D60A76">
        <w:rPr>
          <w:rFonts w:ascii="Arial" w:hAnsi="Arial" w:cs="Arial"/>
          <w:sz w:val="24"/>
          <w:szCs w:val="24"/>
          <w:vertAlign w:val="superscript"/>
        </w:rPr>
        <w:footnoteReference w:id="12"/>
      </w:r>
      <w:r w:rsidRPr="001E087A">
        <w:rPr>
          <w:rFonts w:ascii="Arial" w:hAnsi="Arial" w:cs="Arial"/>
          <w:sz w:val="24"/>
          <w:szCs w:val="24"/>
        </w:rPr>
        <w:t>, específicas para cada fonte, de maneira a retornar os dados relacionados de uma maneira mais amigável</w:t>
      </w:r>
      <w:r w:rsidR="0003372D">
        <w:rPr>
          <w:rFonts w:ascii="Arial" w:hAnsi="Arial" w:cs="Arial"/>
          <w:sz w:val="24"/>
          <w:szCs w:val="24"/>
        </w:rPr>
        <w:t xml:space="preserve"> conforme demonstrado pela</w:t>
      </w:r>
      <w:r w:rsidR="0036122A">
        <w:rPr>
          <w:rFonts w:ascii="Arial" w:hAnsi="Arial" w:cs="Arial"/>
          <w:sz w:val="24"/>
          <w:szCs w:val="24"/>
        </w:rPr>
        <w:t xml:space="preserve"> Figura 12.</w:t>
      </w:r>
    </w:p>
    <w:p w14:paraId="1876A3B6" w14:textId="74965623" w:rsidR="00E56F7A" w:rsidRPr="001E087A" w:rsidRDefault="00E56F7A" w:rsidP="00E56F7A">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 xml:space="preserve">A </w:t>
      </w:r>
      <w:r w:rsidR="0036122A">
        <w:rPr>
          <w:rFonts w:ascii="Arial" w:hAnsi="Arial" w:cs="Arial"/>
          <w:sz w:val="24"/>
          <w:szCs w:val="24"/>
        </w:rPr>
        <w:t xml:space="preserve">Figura 13 </w:t>
      </w:r>
      <w:r w:rsidRPr="0063330B">
        <w:rPr>
          <w:rFonts w:ascii="Arial" w:hAnsi="Arial" w:cs="Arial"/>
          <w:sz w:val="24"/>
          <w:szCs w:val="24"/>
        </w:rPr>
        <w:t>mostra</w:t>
      </w:r>
      <w:r w:rsidRPr="001E087A">
        <w:rPr>
          <w:rFonts w:ascii="Arial" w:hAnsi="Arial" w:cs="Arial"/>
          <w:sz w:val="24"/>
          <w:szCs w:val="24"/>
        </w:rPr>
        <w:t xml:space="preserve"> o exemplo da </w:t>
      </w:r>
      <w:r w:rsidRPr="00066A59">
        <w:rPr>
          <w:rFonts w:ascii="Arial" w:hAnsi="Arial" w:cs="Arial"/>
          <w:i/>
          <w:iCs/>
          <w:sz w:val="24"/>
          <w:szCs w:val="24"/>
        </w:rPr>
        <w:t>view</w:t>
      </w:r>
      <w:r w:rsidRPr="001E087A">
        <w:rPr>
          <w:rFonts w:ascii="Arial" w:hAnsi="Arial" w:cs="Arial"/>
          <w:sz w:val="24"/>
          <w:szCs w:val="24"/>
        </w:rPr>
        <w:t xml:space="preserve"> “vw_WCAG22” que recupera de forma amigável e estruturada as informações armazenadas nas tabelas referentes à fonte WCAG 2.2.</w:t>
      </w:r>
    </w:p>
    <w:p w14:paraId="2D967C99" w14:textId="77777777" w:rsidR="00E56F7A" w:rsidRDefault="00E56F7A" w:rsidP="002815EE">
      <w:pPr>
        <w:pBdr>
          <w:top w:val="nil"/>
          <w:left w:val="nil"/>
          <w:bottom w:val="nil"/>
          <w:right w:val="nil"/>
          <w:between w:val="nil"/>
        </w:pBdr>
        <w:spacing w:after="0" w:line="360" w:lineRule="auto"/>
        <w:ind w:firstLine="709"/>
        <w:jc w:val="both"/>
        <w:rPr>
          <w:rFonts w:ascii="Arial" w:hAnsi="Arial" w:cs="Arial"/>
          <w:sz w:val="24"/>
          <w:szCs w:val="24"/>
        </w:rPr>
      </w:pPr>
    </w:p>
    <w:p w14:paraId="13DC0971" w14:textId="77777777" w:rsidR="00346FCA" w:rsidRPr="001E087A" w:rsidRDefault="00346FCA" w:rsidP="002815EE">
      <w:pPr>
        <w:pBdr>
          <w:top w:val="nil"/>
          <w:left w:val="nil"/>
          <w:bottom w:val="nil"/>
          <w:right w:val="nil"/>
          <w:between w:val="nil"/>
        </w:pBdr>
        <w:spacing w:after="0" w:line="360" w:lineRule="auto"/>
        <w:ind w:firstLine="709"/>
        <w:jc w:val="both"/>
        <w:rPr>
          <w:rFonts w:ascii="Arial" w:hAnsi="Arial" w:cs="Arial"/>
          <w:sz w:val="24"/>
          <w:szCs w:val="24"/>
        </w:rPr>
      </w:pPr>
    </w:p>
    <w:p w14:paraId="3FB67D01" w14:textId="73A4C0FA" w:rsidR="00E70FB2" w:rsidRDefault="00705942" w:rsidP="00A20A60">
      <w:pPr>
        <w:pStyle w:val="Legenda"/>
      </w:pPr>
      <w:bookmarkStart w:id="111" w:name="_Ref172124605"/>
      <w:bookmarkStart w:id="112" w:name="_Toc172125875"/>
      <w:r>
        <w:t xml:space="preserve">                              </w:t>
      </w:r>
      <w:bookmarkStart w:id="113" w:name="_Toc223367408"/>
      <w:r w:rsidR="002815EE" w:rsidRPr="00F6096C">
        <w:t xml:space="preserve">Figura </w:t>
      </w:r>
      <w:fldSimple w:instr=" SEQ Figura \* ARABIC ">
        <w:r w:rsidR="00F06553">
          <w:rPr>
            <w:noProof/>
          </w:rPr>
          <w:t>12</w:t>
        </w:r>
      </w:fldSimple>
      <w:bookmarkEnd w:id="111"/>
      <w:r w:rsidR="002815EE" w:rsidRPr="00F6096C">
        <w:t xml:space="preserve"> - </w:t>
      </w:r>
      <w:r w:rsidR="002815EE" w:rsidRPr="00F6096C">
        <w:rPr>
          <w:i/>
        </w:rPr>
        <w:t>Views</w:t>
      </w:r>
      <w:r w:rsidR="002815EE" w:rsidRPr="00F6096C">
        <w:t xml:space="preserve"> criadas para a recuperação dos dados</w:t>
      </w:r>
      <w:bookmarkEnd w:id="113"/>
      <w:r w:rsidR="002815EE" w:rsidRPr="00F6096C">
        <w:t xml:space="preserve"> </w:t>
      </w:r>
    </w:p>
    <w:p w14:paraId="45E11967" w14:textId="15E16A70" w:rsidR="002815EE" w:rsidRPr="00F6096C" w:rsidRDefault="00B41293" w:rsidP="00A20A60">
      <w:pPr>
        <w:pStyle w:val="Legenda"/>
      </w:pPr>
      <w:r>
        <w:t xml:space="preserve">                                                </w:t>
      </w:r>
      <w:r w:rsidR="002815EE" w:rsidRPr="00F6096C">
        <w:t>de todas as fontes cadastradas</w:t>
      </w:r>
      <w:bookmarkEnd w:id="112"/>
    </w:p>
    <w:p w14:paraId="67986333" w14:textId="77777777" w:rsidR="002815EE" w:rsidRDefault="002815EE" w:rsidP="002815EE">
      <w:pPr>
        <w:jc w:val="center"/>
        <w:rPr>
          <w:sz w:val="20"/>
          <w:szCs w:val="20"/>
        </w:rPr>
      </w:pPr>
      <w:r>
        <w:rPr>
          <w:noProof/>
        </w:rPr>
        <w:drawing>
          <wp:inline distT="0" distB="0" distL="0" distR="0" wp14:anchorId="11AB0154" wp14:editId="3B059A71">
            <wp:extent cx="3150539" cy="1733550"/>
            <wp:effectExtent l="0" t="0" r="0" b="0"/>
            <wp:docPr id="487741328" name="Imagem 1" descr="Imagem das Views (visualizações) criadas para facilitar a consulta aos dados cadastrados no banco de 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41328" name="Imagem 1" descr="Imagem das Views (visualizações) criadas para facilitar a consulta aos dados cadastrados no banco de dados"/>
                    <pic:cNvPicPr/>
                  </pic:nvPicPr>
                  <pic:blipFill>
                    <a:blip r:embed="rId26"/>
                    <a:stretch>
                      <a:fillRect/>
                    </a:stretch>
                  </pic:blipFill>
                  <pic:spPr>
                    <a:xfrm>
                      <a:off x="0" y="0"/>
                      <a:ext cx="3154594" cy="1735781"/>
                    </a:xfrm>
                    <a:prstGeom prst="rect">
                      <a:avLst/>
                    </a:prstGeom>
                  </pic:spPr>
                </pic:pic>
              </a:graphicData>
            </a:graphic>
          </wp:inline>
        </w:drawing>
      </w:r>
    </w:p>
    <w:p w14:paraId="452AA8E3" w14:textId="2F56BAAC" w:rsidR="00E70FB2" w:rsidRDefault="002815EE" w:rsidP="00E70FB2">
      <w:pPr>
        <w:pBdr>
          <w:top w:val="nil"/>
          <w:left w:val="nil"/>
          <w:bottom w:val="nil"/>
          <w:right w:val="nil"/>
          <w:between w:val="nil"/>
        </w:pBdr>
        <w:spacing w:after="0" w:line="360" w:lineRule="auto"/>
        <w:jc w:val="both"/>
        <w:rPr>
          <w:rFonts w:ascii="Arial" w:hAnsi="Arial" w:cs="Arial"/>
        </w:rPr>
      </w:pPr>
      <w:r>
        <w:rPr>
          <w:rFonts w:ascii="Arial" w:hAnsi="Arial" w:cs="Arial"/>
          <w:sz w:val="24"/>
          <w:szCs w:val="24"/>
        </w:rPr>
        <w:t xml:space="preserve">    </w:t>
      </w:r>
      <w:r w:rsidR="00E70FB2">
        <w:rPr>
          <w:rFonts w:ascii="Arial" w:hAnsi="Arial" w:cs="Arial"/>
          <w:sz w:val="24"/>
          <w:szCs w:val="24"/>
        </w:rPr>
        <w:t xml:space="preserve">                      </w:t>
      </w:r>
      <w:r w:rsidR="00E70FB2">
        <w:rPr>
          <w:rFonts w:ascii="Arial" w:hAnsi="Arial" w:cs="Arial"/>
        </w:rPr>
        <w:t xml:space="preserve"> </w:t>
      </w:r>
      <w:r w:rsidR="00E70FB2" w:rsidRPr="00765787">
        <w:rPr>
          <w:rFonts w:ascii="Arial" w:hAnsi="Arial" w:cs="Arial"/>
        </w:rPr>
        <w:t>Fonte: O autor (2026).</w:t>
      </w:r>
    </w:p>
    <w:p w14:paraId="57F44EB2" w14:textId="77777777" w:rsidR="00705942" w:rsidRDefault="00705942" w:rsidP="00A20A60">
      <w:pPr>
        <w:pStyle w:val="Legenda"/>
      </w:pPr>
      <w:bookmarkStart w:id="114" w:name="_Ref172124808"/>
      <w:bookmarkStart w:id="115" w:name="_Toc172125876"/>
    </w:p>
    <w:p w14:paraId="07DD5047" w14:textId="7DB1C59B" w:rsidR="002815EE" w:rsidRPr="00F6096C" w:rsidRDefault="00705942" w:rsidP="00A20A60">
      <w:pPr>
        <w:pStyle w:val="Legenda"/>
      </w:pPr>
      <w:r>
        <w:t xml:space="preserve">       </w:t>
      </w:r>
      <w:bookmarkStart w:id="116" w:name="_Toc223367409"/>
      <w:r w:rsidR="002815EE" w:rsidRPr="00F6096C">
        <w:t xml:space="preserve">Figura </w:t>
      </w:r>
      <w:fldSimple w:instr=" SEQ Figura \* ARABIC ">
        <w:r w:rsidR="00F06553">
          <w:rPr>
            <w:noProof/>
          </w:rPr>
          <w:t>13</w:t>
        </w:r>
      </w:fldSimple>
      <w:bookmarkEnd w:id="114"/>
      <w:r w:rsidR="002815EE" w:rsidRPr="00F6096C">
        <w:t xml:space="preserve"> - Código SQL para criação da View "vw_WCAG22"</w:t>
      </w:r>
      <w:bookmarkEnd w:id="115"/>
      <w:bookmarkEnd w:id="116"/>
    </w:p>
    <w:p w14:paraId="505D56EF" w14:textId="77777777" w:rsidR="002815EE" w:rsidRDefault="002815EE" w:rsidP="002815EE">
      <w:pPr>
        <w:jc w:val="center"/>
        <w:rPr>
          <w:sz w:val="20"/>
          <w:szCs w:val="20"/>
        </w:rPr>
      </w:pPr>
      <w:r>
        <w:rPr>
          <w:noProof/>
        </w:rPr>
        <w:drawing>
          <wp:inline distT="0" distB="0" distL="0" distR="0" wp14:anchorId="161043B8" wp14:editId="71F38425">
            <wp:extent cx="5149523" cy="1409700"/>
            <wp:effectExtent l="19050" t="19050" r="13335" b="19050"/>
            <wp:docPr id="1698094986" name="Imagem 1" descr="Imagem do código fonte utilizado para criar uma das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94986" name="Imagem 1" descr="Imagem do código fonte utilizado para criar uma das Views"/>
                    <pic:cNvPicPr/>
                  </pic:nvPicPr>
                  <pic:blipFill>
                    <a:blip r:embed="rId27"/>
                    <a:stretch>
                      <a:fillRect/>
                    </a:stretch>
                  </pic:blipFill>
                  <pic:spPr>
                    <a:xfrm>
                      <a:off x="0" y="0"/>
                      <a:ext cx="5190408" cy="1420893"/>
                    </a:xfrm>
                    <a:prstGeom prst="rect">
                      <a:avLst/>
                    </a:prstGeom>
                    <a:ln w="3175">
                      <a:solidFill>
                        <a:schemeClr val="tx1"/>
                      </a:solidFill>
                    </a:ln>
                  </pic:spPr>
                </pic:pic>
              </a:graphicData>
            </a:graphic>
          </wp:inline>
        </w:drawing>
      </w:r>
    </w:p>
    <w:p w14:paraId="17649877" w14:textId="6A0120B7" w:rsidR="00E70FB2" w:rsidRDefault="002815EE" w:rsidP="00E70FB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E70FB2">
        <w:rPr>
          <w:rFonts w:ascii="Arial" w:hAnsi="Arial" w:cs="Arial"/>
        </w:rPr>
        <w:t xml:space="preserve"> </w:t>
      </w:r>
      <w:r w:rsidR="00E70FB2" w:rsidRPr="00765787">
        <w:rPr>
          <w:rFonts w:ascii="Arial" w:hAnsi="Arial" w:cs="Arial"/>
        </w:rPr>
        <w:t>Fonte: O autor (2026).</w:t>
      </w:r>
    </w:p>
    <w:p w14:paraId="5A392F0C" w14:textId="77777777" w:rsidR="00E56F7A" w:rsidRDefault="00E56F7A" w:rsidP="003A589B">
      <w:pPr>
        <w:pBdr>
          <w:top w:val="nil"/>
          <w:left w:val="nil"/>
          <w:bottom w:val="nil"/>
          <w:right w:val="nil"/>
          <w:between w:val="nil"/>
        </w:pBdr>
        <w:spacing w:after="0" w:line="360" w:lineRule="auto"/>
        <w:ind w:firstLine="709"/>
        <w:jc w:val="both"/>
        <w:rPr>
          <w:rFonts w:ascii="Arial" w:hAnsi="Arial" w:cs="Arial"/>
          <w:sz w:val="24"/>
          <w:szCs w:val="24"/>
        </w:rPr>
      </w:pPr>
    </w:p>
    <w:p w14:paraId="4BF4A6F5" w14:textId="3F673426" w:rsidR="00E56F7A" w:rsidRPr="00E56F7A" w:rsidRDefault="002815EE" w:rsidP="00E56F7A">
      <w:pPr>
        <w:pBdr>
          <w:top w:val="nil"/>
          <w:left w:val="nil"/>
          <w:bottom w:val="nil"/>
          <w:right w:val="nil"/>
          <w:between w:val="nil"/>
        </w:pBdr>
        <w:spacing w:after="0" w:line="360" w:lineRule="auto"/>
        <w:ind w:firstLine="709"/>
        <w:jc w:val="both"/>
        <w:rPr>
          <w:rFonts w:ascii="Arial" w:hAnsi="Arial" w:cs="Arial"/>
          <w:sz w:val="24"/>
          <w:szCs w:val="24"/>
        </w:rPr>
      </w:pPr>
      <w:r w:rsidRPr="00E70FB2">
        <w:rPr>
          <w:rFonts w:ascii="Arial" w:hAnsi="Arial" w:cs="Arial"/>
          <w:sz w:val="24"/>
          <w:szCs w:val="24"/>
        </w:rPr>
        <w:t xml:space="preserve">Para facilitar a consulta </w:t>
      </w:r>
      <w:r w:rsidR="00122D41" w:rsidRPr="00E70FB2">
        <w:rPr>
          <w:rFonts w:ascii="Arial" w:hAnsi="Arial" w:cs="Arial"/>
          <w:sz w:val="24"/>
          <w:szCs w:val="24"/>
        </w:rPr>
        <w:t>a</w:t>
      </w:r>
      <w:r w:rsidRPr="00E70FB2">
        <w:rPr>
          <w:rFonts w:ascii="Arial" w:hAnsi="Arial" w:cs="Arial"/>
          <w:sz w:val="24"/>
          <w:szCs w:val="24"/>
        </w:rPr>
        <w:t xml:space="preserve"> qualquer informação, pois uma consulta a um determinado assunto poderia estar relacionada a uma ou mais fontes armazenadas (Nery, WCAG 2.2, GDAMA e NBR 17060), foi criada uma única estrutura (tabela) para o armazenamento das informações necessárias. Para isso, visando modelar essa tabela, foram utilizados critérios de semelhança do tipo de informação </w:t>
      </w:r>
      <w:r w:rsidR="00122D41" w:rsidRPr="00E70FB2">
        <w:rPr>
          <w:rFonts w:ascii="Arial" w:hAnsi="Arial" w:cs="Arial"/>
          <w:sz w:val="24"/>
          <w:szCs w:val="24"/>
        </w:rPr>
        <w:t>dos dados</w:t>
      </w:r>
      <w:r w:rsidRPr="00E70FB2">
        <w:rPr>
          <w:rFonts w:ascii="Arial" w:hAnsi="Arial" w:cs="Arial"/>
          <w:sz w:val="24"/>
          <w:szCs w:val="24"/>
        </w:rPr>
        <w:t xml:space="preserve"> específicos extraídos das diversas fontes. Podemos citar como exemplo o Campo Tipo, dependendo da origem dos dados, esse campo poderá armazenar os valores: Requisito, Recomendação, </w:t>
      </w:r>
      <w:r w:rsidR="00DF046B" w:rsidRPr="00E70FB2">
        <w:rPr>
          <w:rFonts w:ascii="Arial" w:hAnsi="Arial" w:cs="Arial"/>
          <w:sz w:val="24"/>
          <w:szCs w:val="24"/>
        </w:rPr>
        <w:t>Diretriz etc.</w:t>
      </w:r>
      <w:r w:rsidRPr="00E70FB2">
        <w:rPr>
          <w:rFonts w:ascii="Arial" w:hAnsi="Arial" w:cs="Arial"/>
          <w:sz w:val="24"/>
          <w:szCs w:val="24"/>
        </w:rPr>
        <w:t xml:space="preserve"> Já o campo Descrição contém uma descrição textual</w:t>
      </w:r>
      <w:r>
        <w:rPr>
          <w:rFonts w:ascii="Arial" w:hAnsi="Arial" w:cs="Arial"/>
          <w:sz w:val="24"/>
          <w:szCs w:val="24"/>
        </w:rPr>
        <w:t xml:space="preserve"> da informação. Com isso procurou-se extrair os dados de todas as fontes e inseri-los nessa tabela unificada.  </w:t>
      </w:r>
      <w:r w:rsidRPr="001E087A">
        <w:rPr>
          <w:rFonts w:ascii="Arial" w:hAnsi="Arial" w:cs="Arial"/>
          <w:sz w:val="24"/>
          <w:szCs w:val="24"/>
        </w:rPr>
        <w:t>Esse processo resultou na inserção de 233 registros contendo requisitos, recomendações ou diretrizes</w:t>
      </w:r>
      <w:r>
        <w:rPr>
          <w:rFonts w:ascii="Arial" w:hAnsi="Arial" w:cs="Arial"/>
          <w:sz w:val="24"/>
          <w:szCs w:val="24"/>
        </w:rPr>
        <w:t xml:space="preserve"> oriundas das várias fontes</w:t>
      </w:r>
      <w:r w:rsidRPr="001E087A">
        <w:rPr>
          <w:rFonts w:ascii="Arial" w:hAnsi="Arial" w:cs="Arial"/>
          <w:sz w:val="24"/>
          <w:szCs w:val="24"/>
        </w:rPr>
        <w:t xml:space="preserve">. </w:t>
      </w:r>
      <w:r>
        <w:rPr>
          <w:rFonts w:ascii="Arial" w:hAnsi="Arial" w:cs="Arial"/>
          <w:sz w:val="24"/>
          <w:szCs w:val="24"/>
        </w:rPr>
        <w:t xml:space="preserve">A estrutura dessa tabela </w:t>
      </w:r>
      <w:r w:rsidRPr="001E087A">
        <w:rPr>
          <w:rFonts w:ascii="Arial" w:hAnsi="Arial" w:cs="Arial"/>
          <w:sz w:val="24"/>
          <w:szCs w:val="24"/>
        </w:rPr>
        <w:t xml:space="preserve">“Geral” </w:t>
      </w:r>
      <w:r w:rsidRPr="00E56F7A">
        <w:rPr>
          <w:rFonts w:ascii="Arial" w:hAnsi="Arial" w:cs="Arial"/>
          <w:sz w:val="24"/>
          <w:szCs w:val="24"/>
        </w:rPr>
        <w:t>está exibida</w:t>
      </w:r>
      <w:r w:rsidR="00E56F7A" w:rsidRPr="00E56F7A">
        <w:rPr>
          <w:rFonts w:ascii="Arial" w:hAnsi="Arial" w:cs="Arial"/>
          <w:sz w:val="24"/>
          <w:szCs w:val="24"/>
        </w:rPr>
        <w:t xml:space="preserve"> na </w:t>
      </w:r>
      <w:r w:rsidR="0036122A">
        <w:rPr>
          <w:rFonts w:ascii="Arial" w:hAnsi="Arial" w:cs="Arial"/>
          <w:sz w:val="24"/>
          <w:szCs w:val="24"/>
        </w:rPr>
        <w:t>Figura 14.</w:t>
      </w:r>
    </w:p>
    <w:p w14:paraId="1D1F4ECB" w14:textId="664E2BB5" w:rsidR="00346FCA" w:rsidRDefault="002815EE" w:rsidP="005C3A51">
      <w:pPr>
        <w:pBdr>
          <w:top w:val="nil"/>
          <w:left w:val="nil"/>
          <w:bottom w:val="nil"/>
          <w:right w:val="nil"/>
          <w:between w:val="nil"/>
        </w:pBdr>
        <w:spacing w:after="0" w:line="360" w:lineRule="auto"/>
        <w:ind w:firstLine="709"/>
        <w:jc w:val="both"/>
      </w:pPr>
      <w:r w:rsidRPr="00F57E87">
        <w:rPr>
          <w:rFonts w:ascii="Arial" w:hAnsi="Arial" w:cs="Arial"/>
          <w:sz w:val="24"/>
          <w:szCs w:val="24"/>
        </w:rPr>
        <w:t>.</w:t>
      </w:r>
      <w:bookmarkStart w:id="117" w:name="_Ref172124944"/>
      <w:bookmarkStart w:id="118" w:name="_Toc172125877"/>
    </w:p>
    <w:p w14:paraId="6B90DBBE" w14:textId="66D09710" w:rsidR="002815EE" w:rsidRPr="00F6096C" w:rsidRDefault="005C3A51" w:rsidP="00A20A60">
      <w:pPr>
        <w:pStyle w:val="Legenda"/>
      </w:pPr>
      <w:bookmarkStart w:id="119" w:name="_Ref219453560"/>
      <w:r>
        <w:lastRenderedPageBreak/>
        <w:t xml:space="preserve">           </w:t>
      </w:r>
      <w:r w:rsidR="00B41293">
        <w:t xml:space="preserve">                                    </w:t>
      </w:r>
      <w:r>
        <w:t xml:space="preserve"> </w:t>
      </w:r>
      <w:bookmarkStart w:id="120" w:name="_Toc223367410"/>
      <w:r w:rsidR="002815EE" w:rsidRPr="00F6096C">
        <w:t xml:space="preserve">Figura </w:t>
      </w:r>
      <w:fldSimple w:instr=" SEQ Figura \* ARABIC ">
        <w:r w:rsidR="00F06553">
          <w:rPr>
            <w:noProof/>
          </w:rPr>
          <w:t>14</w:t>
        </w:r>
      </w:fldSimple>
      <w:bookmarkEnd w:id="117"/>
      <w:bookmarkEnd w:id="119"/>
      <w:r w:rsidR="002815EE" w:rsidRPr="00F6096C">
        <w:t xml:space="preserve"> - Estrutura da Tabela "Geral".</w:t>
      </w:r>
      <w:bookmarkEnd w:id="118"/>
      <w:bookmarkEnd w:id="120"/>
    </w:p>
    <w:p w14:paraId="2F4AFA97" w14:textId="77777777" w:rsidR="002815EE" w:rsidRDefault="002815EE" w:rsidP="002815EE">
      <w:pPr>
        <w:jc w:val="center"/>
      </w:pPr>
      <w:r>
        <w:rPr>
          <w:noProof/>
        </w:rPr>
        <w:drawing>
          <wp:inline distT="0" distB="0" distL="0" distR="0" wp14:anchorId="45CA13E8" wp14:editId="6EE9C112">
            <wp:extent cx="2035411" cy="2247900"/>
            <wp:effectExtent l="0" t="0" r="3175" b="0"/>
            <wp:docPr id="1894671575" name="Imagem 1" descr="Estrutura da Tabela G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71575" name="Imagem 1" descr="Estrutura da Tabela Geral"/>
                    <pic:cNvPicPr/>
                  </pic:nvPicPr>
                  <pic:blipFill>
                    <a:blip r:embed="rId28"/>
                    <a:stretch>
                      <a:fillRect/>
                    </a:stretch>
                  </pic:blipFill>
                  <pic:spPr>
                    <a:xfrm>
                      <a:off x="0" y="0"/>
                      <a:ext cx="2046604" cy="2260262"/>
                    </a:xfrm>
                    <a:prstGeom prst="rect">
                      <a:avLst/>
                    </a:prstGeom>
                  </pic:spPr>
                </pic:pic>
              </a:graphicData>
            </a:graphic>
          </wp:inline>
        </w:drawing>
      </w:r>
    </w:p>
    <w:p w14:paraId="5FF7BAA7" w14:textId="4585F439" w:rsidR="00E70FB2" w:rsidRDefault="00E70FB2" w:rsidP="00E70FB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0FD6B71A" w14:textId="77777777" w:rsidR="00346FCA" w:rsidRPr="00705942" w:rsidRDefault="00346FCA" w:rsidP="002815EE">
      <w:pPr>
        <w:pBdr>
          <w:top w:val="nil"/>
          <w:left w:val="nil"/>
          <w:bottom w:val="nil"/>
          <w:right w:val="nil"/>
          <w:between w:val="nil"/>
        </w:pBdr>
        <w:spacing w:after="0" w:line="360" w:lineRule="auto"/>
        <w:ind w:firstLine="709"/>
        <w:jc w:val="both"/>
        <w:rPr>
          <w:rFonts w:ascii="Arial" w:hAnsi="Arial" w:cs="Arial"/>
          <w:color w:val="000000" w:themeColor="text1"/>
          <w:sz w:val="10"/>
          <w:szCs w:val="10"/>
        </w:rPr>
      </w:pPr>
    </w:p>
    <w:p w14:paraId="3C0A6C2F" w14:textId="7847F475" w:rsidR="002815EE" w:rsidRDefault="00F36E9A" w:rsidP="002815EE">
      <w:pPr>
        <w:pBdr>
          <w:top w:val="nil"/>
          <w:left w:val="nil"/>
          <w:bottom w:val="nil"/>
          <w:right w:val="nil"/>
          <w:between w:val="nil"/>
        </w:pBdr>
        <w:spacing w:after="0" w:line="360" w:lineRule="auto"/>
        <w:ind w:firstLine="709"/>
        <w:jc w:val="both"/>
        <w:rPr>
          <w:rFonts w:ascii="Arial" w:hAnsi="Arial" w:cs="Arial"/>
          <w:color w:val="000000" w:themeColor="text1"/>
          <w:sz w:val="24"/>
          <w:szCs w:val="24"/>
        </w:rPr>
      </w:pPr>
      <w:r w:rsidRPr="003F2750">
        <w:rPr>
          <w:rFonts w:ascii="Arial" w:hAnsi="Arial" w:cs="Arial"/>
          <w:color w:val="000000" w:themeColor="text1"/>
          <w:sz w:val="24"/>
          <w:szCs w:val="24"/>
        </w:rPr>
        <w:t xml:space="preserve">O </w:t>
      </w:r>
      <w:r w:rsidR="005C3A51">
        <w:rPr>
          <w:rFonts w:ascii="Arial" w:hAnsi="Arial" w:cs="Arial"/>
          <w:color w:val="000000" w:themeColor="text1"/>
          <w:sz w:val="24"/>
          <w:szCs w:val="24"/>
        </w:rPr>
        <w:t xml:space="preserve">Quadro </w:t>
      </w:r>
      <w:r w:rsidR="002A1D02">
        <w:rPr>
          <w:rFonts w:ascii="Arial" w:hAnsi="Arial" w:cs="Arial"/>
          <w:color w:val="000000" w:themeColor="text1"/>
          <w:sz w:val="24"/>
          <w:szCs w:val="24"/>
        </w:rPr>
        <w:t>14</w:t>
      </w:r>
      <w:r w:rsidR="002815EE" w:rsidRPr="003F2750">
        <w:rPr>
          <w:rFonts w:ascii="Arial" w:hAnsi="Arial" w:cs="Arial"/>
          <w:color w:val="000000" w:themeColor="text1"/>
          <w:sz w:val="24"/>
          <w:szCs w:val="24"/>
        </w:rPr>
        <w:t xml:space="preserve"> descreve o Dicionário de Dados</w:t>
      </w:r>
      <w:r w:rsidR="002815EE" w:rsidRPr="003F2750">
        <w:rPr>
          <w:rStyle w:val="Refdenotaderodap"/>
          <w:rFonts w:ascii="Arial" w:hAnsi="Arial" w:cs="Arial"/>
          <w:color w:val="000000" w:themeColor="text1"/>
          <w:sz w:val="24"/>
          <w:szCs w:val="24"/>
        </w:rPr>
        <w:footnoteReference w:id="13"/>
      </w:r>
      <w:r w:rsidR="002815EE" w:rsidRPr="003F2750">
        <w:rPr>
          <w:rFonts w:ascii="Arial" w:hAnsi="Arial" w:cs="Arial"/>
          <w:color w:val="000000" w:themeColor="text1"/>
          <w:sz w:val="24"/>
          <w:szCs w:val="24"/>
        </w:rPr>
        <w:t xml:space="preserve"> da tabela Geral, indicando o conteúdo de cada campo, pois as informações são oriundas de tabelas com estruturas diferentes. Procurou-se criar uma tabela “genérica” com as informações necessárias para o levantamento de diretrizes que esse trabalho propõe. Informações mais específicas sobre qualquer uma das fontes, podem ser obtidas diretamente através da criação de consultas relacionando esta tabela às outras do Banco de Dados.</w:t>
      </w:r>
    </w:p>
    <w:p w14:paraId="37FA28E3" w14:textId="77777777" w:rsidR="00705942" w:rsidRDefault="00705942" w:rsidP="00A20A60">
      <w:pPr>
        <w:pStyle w:val="Legenda"/>
      </w:pPr>
      <w:bookmarkStart w:id="121" w:name="_Ref173855578"/>
    </w:p>
    <w:p w14:paraId="62ADA9F9" w14:textId="4FCD3EF2" w:rsidR="00EB33BA" w:rsidRPr="003F2750" w:rsidRDefault="00B107F4" w:rsidP="00B107F4">
      <w:pPr>
        <w:pStyle w:val="Legenda"/>
      </w:pPr>
      <w:bookmarkStart w:id="122" w:name="_Toc223367526"/>
      <w:bookmarkEnd w:id="121"/>
      <w:r>
        <w:t xml:space="preserve">Quadro </w:t>
      </w:r>
      <w:fldSimple w:instr=" SEQ Quadro \* ARABIC ">
        <w:r>
          <w:rPr>
            <w:noProof/>
          </w:rPr>
          <w:t>14</w:t>
        </w:r>
      </w:fldSimple>
      <w:r>
        <w:t xml:space="preserve"> - </w:t>
      </w:r>
      <w:r w:rsidRPr="006B18CD">
        <w:t>Dicionário de Dados da Tabela "Geral"</w:t>
      </w:r>
      <w:r>
        <w:t>.</w:t>
      </w:r>
      <w:bookmarkEnd w:id="122"/>
    </w:p>
    <w:tbl>
      <w:tblPr>
        <w:tblW w:w="8359" w:type="dxa"/>
        <w:tblCellMar>
          <w:left w:w="70" w:type="dxa"/>
          <w:right w:w="70" w:type="dxa"/>
        </w:tblCellMar>
        <w:tblLook w:val="04A0" w:firstRow="1" w:lastRow="0" w:firstColumn="1" w:lastColumn="0" w:noHBand="0" w:noVBand="1"/>
      </w:tblPr>
      <w:tblGrid>
        <w:gridCol w:w="1657"/>
        <w:gridCol w:w="1885"/>
        <w:gridCol w:w="4962"/>
      </w:tblGrid>
      <w:tr w:rsidR="002815EE" w:rsidRPr="00226787" w14:paraId="5CF2CF06" w14:textId="77777777" w:rsidTr="002A1D02">
        <w:trPr>
          <w:trHeight w:val="262"/>
        </w:trPr>
        <w:tc>
          <w:tcPr>
            <w:tcW w:w="1512" w:type="dxa"/>
            <w:tcBorders>
              <w:top w:val="single" w:sz="4" w:space="0" w:color="auto"/>
              <w:left w:val="single" w:sz="4" w:space="0" w:color="auto"/>
              <w:bottom w:val="single" w:sz="4" w:space="0" w:color="auto"/>
              <w:right w:val="single" w:sz="4" w:space="0" w:color="auto"/>
            </w:tcBorders>
            <w:noWrap/>
            <w:vAlign w:val="bottom"/>
            <w:hideMark/>
          </w:tcPr>
          <w:p w14:paraId="1F367140" w14:textId="77777777" w:rsidR="002815EE" w:rsidRPr="00D84972" w:rsidRDefault="002815EE" w:rsidP="00A2464D">
            <w:pPr>
              <w:spacing w:after="0" w:line="240" w:lineRule="auto"/>
              <w:jc w:val="center"/>
              <w:rPr>
                <w:rFonts w:ascii="Arial" w:eastAsia="Times New Roman" w:hAnsi="Arial" w:cs="Arial"/>
                <w:b/>
                <w:bCs/>
                <w:color w:val="000000"/>
                <w:kern w:val="0"/>
                <w:lang w:eastAsia="pt-BR"/>
                <w14:ligatures w14:val="none"/>
              </w:rPr>
            </w:pPr>
            <w:r w:rsidRPr="00D84972">
              <w:rPr>
                <w:rFonts w:ascii="Arial" w:eastAsia="Times New Roman" w:hAnsi="Arial" w:cs="Arial"/>
                <w:b/>
                <w:bCs/>
                <w:color w:val="000000"/>
                <w:kern w:val="0"/>
                <w:lang w:eastAsia="pt-BR"/>
                <w14:ligatures w14:val="none"/>
              </w:rPr>
              <w:t>Campo</w:t>
            </w:r>
          </w:p>
        </w:tc>
        <w:tc>
          <w:tcPr>
            <w:tcW w:w="1885" w:type="dxa"/>
            <w:tcBorders>
              <w:top w:val="single" w:sz="4" w:space="0" w:color="auto"/>
              <w:left w:val="nil"/>
              <w:bottom w:val="single" w:sz="4" w:space="0" w:color="auto"/>
              <w:right w:val="single" w:sz="4" w:space="0" w:color="auto"/>
            </w:tcBorders>
            <w:noWrap/>
            <w:vAlign w:val="bottom"/>
            <w:hideMark/>
          </w:tcPr>
          <w:p w14:paraId="06A35C73" w14:textId="77777777" w:rsidR="002815EE" w:rsidRPr="00D84972" w:rsidRDefault="002815EE" w:rsidP="00A2464D">
            <w:pPr>
              <w:spacing w:after="0" w:line="240" w:lineRule="auto"/>
              <w:jc w:val="center"/>
              <w:rPr>
                <w:rFonts w:ascii="Arial" w:eastAsia="Times New Roman" w:hAnsi="Arial" w:cs="Arial"/>
                <w:b/>
                <w:bCs/>
                <w:color w:val="000000"/>
                <w:kern w:val="0"/>
                <w:lang w:eastAsia="pt-BR"/>
                <w14:ligatures w14:val="none"/>
              </w:rPr>
            </w:pPr>
            <w:r w:rsidRPr="00D84972">
              <w:rPr>
                <w:rFonts w:ascii="Arial" w:eastAsia="Times New Roman" w:hAnsi="Arial" w:cs="Arial"/>
                <w:b/>
                <w:bCs/>
                <w:color w:val="000000"/>
                <w:kern w:val="0"/>
                <w:lang w:eastAsia="pt-BR"/>
                <w14:ligatures w14:val="none"/>
              </w:rPr>
              <w:t>Tipo</w:t>
            </w:r>
          </w:p>
        </w:tc>
        <w:tc>
          <w:tcPr>
            <w:tcW w:w="4962" w:type="dxa"/>
            <w:tcBorders>
              <w:top w:val="single" w:sz="4" w:space="0" w:color="auto"/>
              <w:left w:val="nil"/>
              <w:bottom w:val="single" w:sz="4" w:space="0" w:color="auto"/>
              <w:right w:val="single" w:sz="4" w:space="0" w:color="auto"/>
            </w:tcBorders>
            <w:noWrap/>
            <w:vAlign w:val="bottom"/>
            <w:hideMark/>
          </w:tcPr>
          <w:p w14:paraId="441E6418" w14:textId="77777777" w:rsidR="002815EE" w:rsidRPr="00D84972" w:rsidRDefault="002815EE" w:rsidP="00A2464D">
            <w:pPr>
              <w:spacing w:after="0" w:line="240" w:lineRule="auto"/>
              <w:jc w:val="center"/>
              <w:rPr>
                <w:rFonts w:ascii="Arial" w:eastAsia="Times New Roman" w:hAnsi="Arial" w:cs="Arial"/>
                <w:b/>
                <w:bCs/>
                <w:color w:val="000000"/>
                <w:kern w:val="0"/>
                <w:lang w:eastAsia="pt-BR"/>
                <w14:ligatures w14:val="none"/>
              </w:rPr>
            </w:pPr>
            <w:r w:rsidRPr="00D84972">
              <w:rPr>
                <w:rFonts w:ascii="Arial" w:eastAsia="Times New Roman" w:hAnsi="Arial" w:cs="Arial"/>
                <w:b/>
                <w:bCs/>
                <w:color w:val="000000"/>
                <w:kern w:val="0"/>
                <w:lang w:eastAsia="pt-BR"/>
                <w14:ligatures w14:val="none"/>
              </w:rPr>
              <w:t>Descrição</w:t>
            </w:r>
          </w:p>
        </w:tc>
      </w:tr>
      <w:tr w:rsidR="002815EE" w:rsidRPr="00226787" w14:paraId="1ECB0325"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69FCFF01"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ID</w:t>
            </w:r>
          </w:p>
        </w:tc>
        <w:tc>
          <w:tcPr>
            <w:tcW w:w="1885" w:type="dxa"/>
            <w:tcBorders>
              <w:top w:val="nil"/>
              <w:left w:val="nil"/>
              <w:bottom w:val="single" w:sz="4" w:space="0" w:color="auto"/>
              <w:right w:val="single" w:sz="4" w:space="0" w:color="auto"/>
            </w:tcBorders>
            <w:noWrap/>
            <w:vAlign w:val="bottom"/>
            <w:hideMark/>
          </w:tcPr>
          <w:p w14:paraId="29CFC3CC"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Inteiro</w:t>
            </w:r>
          </w:p>
        </w:tc>
        <w:tc>
          <w:tcPr>
            <w:tcW w:w="4962" w:type="dxa"/>
            <w:tcBorders>
              <w:top w:val="nil"/>
              <w:left w:val="nil"/>
              <w:bottom w:val="single" w:sz="4" w:space="0" w:color="auto"/>
              <w:right w:val="single" w:sz="4" w:space="0" w:color="auto"/>
            </w:tcBorders>
            <w:noWrap/>
            <w:vAlign w:val="bottom"/>
            <w:hideMark/>
          </w:tcPr>
          <w:p w14:paraId="22973B4F"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Identificador único do registro</w:t>
            </w:r>
          </w:p>
        </w:tc>
      </w:tr>
      <w:tr w:rsidR="002815EE" w:rsidRPr="00226787" w14:paraId="54007B54"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6D4453D1"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Origem</w:t>
            </w:r>
          </w:p>
        </w:tc>
        <w:tc>
          <w:tcPr>
            <w:tcW w:w="1885" w:type="dxa"/>
            <w:tcBorders>
              <w:top w:val="nil"/>
              <w:left w:val="nil"/>
              <w:bottom w:val="single" w:sz="4" w:space="0" w:color="auto"/>
              <w:right w:val="single" w:sz="4" w:space="0" w:color="auto"/>
            </w:tcBorders>
            <w:noWrap/>
            <w:vAlign w:val="bottom"/>
            <w:hideMark/>
          </w:tcPr>
          <w:p w14:paraId="71506DA9"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Caracter(10)</w:t>
            </w:r>
          </w:p>
        </w:tc>
        <w:tc>
          <w:tcPr>
            <w:tcW w:w="4962" w:type="dxa"/>
            <w:tcBorders>
              <w:top w:val="nil"/>
              <w:left w:val="nil"/>
              <w:bottom w:val="single" w:sz="4" w:space="0" w:color="auto"/>
              <w:right w:val="single" w:sz="4" w:space="0" w:color="auto"/>
            </w:tcBorders>
            <w:noWrap/>
            <w:vAlign w:val="bottom"/>
            <w:hideMark/>
          </w:tcPr>
          <w:p w14:paraId="358BEC99" w14:textId="42641C28"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Origem dos Dados (Nery, GDAMA, WCAG2.2,NBR</w:t>
            </w:r>
            <w:r w:rsidR="00957A4A" w:rsidRPr="00D84972">
              <w:rPr>
                <w:rFonts w:ascii="Arial" w:eastAsia="Times New Roman" w:hAnsi="Arial" w:cs="Arial"/>
                <w:color w:val="000000"/>
                <w:kern w:val="0"/>
                <w:lang w:eastAsia="pt-BR"/>
                <w14:ligatures w14:val="none"/>
              </w:rPr>
              <w:t xml:space="preserve"> </w:t>
            </w:r>
            <w:r w:rsidRPr="00D84972">
              <w:rPr>
                <w:rFonts w:ascii="Arial" w:eastAsia="Times New Roman" w:hAnsi="Arial" w:cs="Arial"/>
                <w:color w:val="000000"/>
                <w:kern w:val="0"/>
                <w:lang w:eastAsia="pt-BR"/>
                <w14:ligatures w14:val="none"/>
              </w:rPr>
              <w:t>17060)</w:t>
            </w:r>
          </w:p>
        </w:tc>
      </w:tr>
      <w:tr w:rsidR="002815EE" w:rsidRPr="00226787" w14:paraId="61453204"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318825E0"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Id_Origem</w:t>
            </w:r>
          </w:p>
        </w:tc>
        <w:tc>
          <w:tcPr>
            <w:tcW w:w="1885" w:type="dxa"/>
            <w:tcBorders>
              <w:top w:val="nil"/>
              <w:left w:val="nil"/>
              <w:bottom w:val="single" w:sz="4" w:space="0" w:color="auto"/>
              <w:right w:val="single" w:sz="4" w:space="0" w:color="auto"/>
            </w:tcBorders>
            <w:noWrap/>
            <w:vAlign w:val="bottom"/>
            <w:hideMark/>
          </w:tcPr>
          <w:p w14:paraId="4F21CC7A"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Caracter(10)</w:t>
            </w:r>
          </w:p>
        </w:tc>
        <w:tc>
          <w:tcPr>
            <w:tcW w:w="4962" w:type="dxa"/>
            <w:tcBorders>
              <w:top w:val="nil"/>
              <w:left w:val="nil"/>
              <w:bottom w:val="single" w:sz="4" w:space="0" w:color="auto"/>
              <w:right w:val="single" w:sz="4" w:space="0" w:color="auto"/>
            </w:tcBorders>
            <w:noWrap/>
            <w:vAlign w:val="bottom"/>
            <w:hideMark/>
          </w:tcPr>
          <w:p w14:paraId="5EAE56CF"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Identificador do item na origem dos dados</w:t>
            </w:r>
          </w:p>
        </w:tc>
      </w:tr>
      <w:tr w:rsidR="002815EE" w:rsidRPr="00226787" w14:paraId="2E9B992F"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369CB618"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Tipo</w:t>
            </w:r>
          </w:p>
        </w:tc>
        <w:tc>
          <w:tcPr>
            <w:tcW w:w="1885" w:type="dxa"/>
            <w:tcBorders>
              <w:top w:val="nil"/>
              <w:left w:val="nil"/>
              <w:bottom w:val="single" w:sz="4" w:space="0" w:color="auto"/>
              <w:right w:val="single" w:sz="4" w:space="0" w:color="auto"/>
            </w:tcBorders>
            <w:noWrap/>
            <w:vAlign w:val="bottom"/>
            <w:hideMark/>
          </w:tcPr>
          <w:p w14:paraId="35028D1D"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Caracter(15) (*)</w:t>
            </w:r>
          </w:p>
        </w:tc>
        <w:tc>
          <w:tcPr>
            <w:tcW w:w="4962" w:type="dxa"/>
            <w:tcBorders>
              <w:top w:val="nil"/>
              <w:left w:val="nil"/>
              <w:bottom w:val="single" w:sz="4" w:space="0" w:color="auto"/>
              <w:right w:val="single" w:sz="4" w:space="0" w:color="auto"/>
            </w:tcBorders>
            <w:noWrap/>
            <w:vAlign w:val="bottom"/>
            <w:hideMark/>
          </w:tcPr>
          <w:p w14:paraId="3DEC5592"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Indica se é Requisito, Recomendação ou Diretriz</w:t>
            </w:r>
          </w:p>
        </w:tc>
      </w:tr>
      <w:tr w:rsidR="002815EE" w:rsidRPr="00226787" w14:paraId="5F17CF1B"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22505D11"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Tipo_Uso</w:t>
            </w:r>
          </w:p>
        </w:tc>
        <w:tc>
          <w:tcPr>
            <w:tcW w:w="1885" w:type="dxa"/>
            <w:tcBorders>
              <w:top w:val="nil"/>
              <w:left w:val="nil"/>
              <w:bottom w:val="single" w:sz="4" w:space="0" w:color="auto"/>
              <w:right w:val="single" w:sz="4" w:space="0" w:color="auto"/>
            </w:tcBorders>
            <w:noWrap/>
            <w:vAlign w:val="bottom"/>
            <w:hideMark/>
          </w:tcPr>
          <w:p w14:paraId="000F2979"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Caracter(50) (*)</w:t>
            </w:r>
          </w:p>
        </w:tc>
        <w:tc>
          <w:tcPr>
            <w:tcW w:w="4962" w:type="dxa"/>
            <w:tcBorders>
              <w:top w:val="nil"/>
              <w:left w:val="nil"/>
              <w:bottom w:val="single" w:sz="4" w:space="0" w:color="auto"/>
              <w:right w:val="single" w:sz="4" w:space="0" w:color="auto"/>
            </w:tcBorders>
            <w:noWrap/>
            <w:vAlign w:val="bottom"/>
            <w:hideMark/>
          </w:tcPr>
          <w:p w14:paraId="60B6C7B2"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Tipo de uso - Ex. Ambiente, Entrada, Gráfico, ...</w:t>
            </w:r>
          </w:p>
        </w:tc>
      </w:tr>
      <w:tr w:rsidR="002815EE" w:rsidRPr="00226787" w14:paraId="64D7591C"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2F712550"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Tipo_Config</w:t>
            </w:r>
          </w:p>
        </w:tc>
        <w:tc>
          <w:tcPr>
            <w:tcW w:w="1885" w:type="dxa"/>
            <w:tcBorders>
              <w:top w:val="nil"/>
              <w:left w:val="nil"/>
              <w:bottom w:val="single" w:sz="4" w:space="0" w:color="auto"/>
              <w:right w:val="single" w:sz="4" w:space="0" w:color="auto"/>
            </w:tcBorders>
            <w:noWrap/>
            <w:vAlign w:val="bottom"/>
            <w:hideMark/>
          </w:tcPr>
          <w:p w14:paraId="22B1341F"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Caracter(50) (*)</w:t>
            </w:r>
          </w:p>
        </w:tc>
        <w:tc>
          <w:tcPr>
            <w:tcW w:w="4962" w:type="dxa"/>
            <w:tcBorders>
              <w:top w:val="nil"/>
              <w:left w:val="nil"/>
              <w:bottom w:val="single" w:sz="4" w:space="0" w:color="auto"/>
              <w:right w:val="single" w:sz="4" w:space="0" w:color="auto"/>
            </w:tcBorders>
            <w:noWrap/>
            <w:vAlign w:val="bottom"/>
            <w:hideMark/>
          </w:tcPr>
          <w:p w14:paraId="03295CBC" w14:textId="78DD221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xml:space="preserve">Tipo de </w:t>
            </w:r>
            <w:r w:rsidR="00122D41" w:rsidRPr="00D84972">
              <w:rPr>
                <w:rFonts w:ascii="Arial" w:eastAsia="Times New Roman" w:hAnsi="Arial" w:cs="Arial"/>
                <w:color w:val="000000"/>
                <w:kern w:val="0"/>
                <w:lang w:eastAsia="pt-BR"/>
                <w14:ligatures w14:val="none"/>
              </w:rPr>
              <w:t>configuração que</w:t>
            </w:r>
            <w:r w:rsidRPr="00D84972">
              <w:rPr>
                <w:rFonts w:ascii="Arial" w:eastAsia="Times New Roman" w:hAnsi="Arial" w:cs="Arial"/>
                <w:color w:val="000000"/>
                <w:kern w:val="0"/>
                <w:lang w:eastAsia="pt-BR"/>
                <w14:ligatures w14:val="none"/>
              </w:rPr>
              <w:t xml:space="preserve"> relaciona - Ex. Cor, Cursor, Foco...</w:t>
            </w:r>
          </w:p>
        </w:tc>
      </w:tr>
      <w:tr w:rsidR="002815EE" w:rsidRPr="00226787" w14:paraId="599C9176"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34826596"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Descrição</w:t>
            </w:r>
          </w:p>
        </w:tc>
        <w:tc>
          <w:tcPr>
            <w:tcW w:w="1885" w:type="dxa"/>
            <w:tcBorders>
              <w:top w:val="nil"/>
              <w:left w:val="nil"/>
              <w:bottom w:val="single" w:sz="4" w:space="0" w:color="auto"/>
              <w:right w:val="single" w:sz="4" w:space="0" w:color="auto"/>
            </w:tcBorders>
            <w:noWrap/>
            <w:vAlign w:val="bottom"/>
            <w:hideMark/>
          </w:tcPr>
          <w:p w14:paraId="097FF0E1"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Caracter(500) (*)</w:t>
            </w:r>
          </w:p>
        </w:tc>
        <w:tc>
          <w:tcPr>
            <w:tcW w:w="4962" w:type="dxa"/>
            <w:tcBorders>
              <w:top w:val="nil"/>
              <w:left w:val="nil"/>
              <w:bottom w:val="single" w:sz="4" w:space="0" w:color="auto"/>
              <w:right w:val="single" w:sz="4" w:space="0" w:color="auto"/>
            </w:tcBorders>
            <w:noWrap/>
            <w:vAlign w:val="bottom"/>
            <w:hideMark/>
          </w:tcPr>
          <w:p w14:paraId="0C48A2DC"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Descrição resumida do requisito, recomendação ou diretriz</w:t>
            </w:r>
          </w:p>
        </w:tc>
      </w:tr>
      <w:tr w:rsidR="002815EE" w:rsidRPr="00226787" w14:paraId="5DB0B361"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668536E7"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Detalhe</w:t>
            </w:r>
          </w:p>
        </w:tc>
        <w:tc>
          <w:tcPr>
            <w:tcW w:w="1885" w:type="dxa"/>
            <w:tcBorders>
              <w:top w:val="nil"/>
              <w:left w:val="nil"/>
              <w:bottom w:val="single" w:sz="4" w:space="0" w:color="auto"/>
              <w:right w:val="single" w:sz="4" w:space="0" w:color="auto"/>
            </w:tcBorders>
            <w:noWrap/>
            <w:vAlign w:val="bottom"/>
            <w:hideMark/>
          </w:tcPr>
          <w:p w14:paraId="1F98305C"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Caracter(1000) (*)</w:t>
            </w:r>
          </w:p>
        </w:tc>
        <w:tc>
          <w:tcPr>
            <w:tcW w:w="4962" w:type="dxa"/>
            <w:tcBorders>
              <w:top w:val="nil"/>
              <w:left w:val="nil"/>
              <w:bottom w:val="single" w:sz="4" w:space="0" w:color="auto"/>
              <w:right w:val="single" w:sz="4" w:space="0" w:color="auto"/>
            </w:tcBorders>
            <w:noWrap/>
            <w:vAlign w:val="bottom"/>
            <w:hideMark/>
          </w:tcPr>
          <w:p w14:paraId="2C83F73D"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Descrição ou informação mais detalhada</w:t>
            </w:r>
          </w:p>
        </w:tc>
      </w:tr>
      <w:tr w:rsidR="002815EE" w:rsidRPr="00226787" w14:paraId="66EB3F05"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5EDE705F"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Fonte</w:t>
            </w:r>
          </w:p>
        </w:tc>
        <w:tc>
          <w:tcPr>
            <w:tcW w:w="1885" w:type="dxa"/>
            <w:tcBorders>
              <w:top w:val="nil"/>
              <w:left w:val="nil"/>
              <w:bottom w:val="single" w:sz="4" w:space="0" w:color="auto"/>
              <w:right w:val="single" w:sz="4" w:space="0" w:color="auto"/>
            </w:tcBorders>
            <w:noWrap/>
            <w:vAlign w:val="bottom"/>
            <w:hideMark/>
          </w:tcPr>
          <w:p w14:paraId="1689C814"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Caracter(50) (*)</w:t>
            </w:r>
          </w:p>
        </w:tc>
        <w:tc>
          <w:tcPr>
            <w:tcW w:w="4962" w:type="dxa"/>
            <w:tcBorders>
              <w:top w:val="nil"/>
              <w:left w:val="nil"/>
              <w:bottom w:val="single" w:sz="4" w:space="0" w:color="auto"/>
              <w:right w:val="single" w:sz="4" w:space="0" w:color="auto"/>
            </w:tcBorders>
            <w:noWrap/>
            <w:vAlign w:val="bottom"/>
            <w:hideMark/>
          </w:tcPr>
          <w:p w14:paraId="3ECD5965"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Fonte de obtenção do requisito. Ex. Sist.Op, Rev. Literatura, Desig .Part.</w:t>
            </w:r>
          </w:p>
        </w:tc>
      </w:tr>
      <w:tr w:rsidR="002815EE" w:rsidRPr="00226787" w14:paraId="240FCAAA"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69DDA005"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Config_Usuario</w:t>
            </w:r>
          </w:p>
        </w:tc>
        <w:tc>
          <w:tcPr>
            <w:tcW w:w="1885" w:type="dxa"/>
            <w:tcBorders>
              <w:top w:val="nil"/>
              <w:left w:val="nil"/>
              <w:bottom w:val="single" w:sz="4" w:space="0" w:color="auto"/>
              <w:right w:val="single" w:sz="4" w:space="0" w:color="auto"/>
            </w:tcBorders>
            <w:noWrap/>
            <w:vAlign w:val="bottom"/>
            <w:hideMark/>
          </w:tcPr>
          <w:p w14:paraId="7650CDA9"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Caracter(1)</w:t>
            </w:r>
          </w:p>
        </w:tc>
        <w:tc>
          <w:tcPr>
            <w:tcW w:w="4962" w:type="dxa"/>
            <w:tcBorders>
              <w:top w:val="nil"/>
              <w:left w:val="nil"/>
              <w:bottom w:val="single" w:sz="4" w:space="0" w:color="auto"/>
              <w:right w:val="single" w:sz="4" w:space="0" w:color="auto"/>
            </w:tcBorders>
            <w:noWrap/>
            <w:vAlign w:val="bottom"/>
            <w:hideMark/>
          </w:tcPr>
          <w:p w14:paraId="14EEB12D" w14:textId="77777777" w:rsidR="002815EE" w:rsidRPr="00D84972" w:rsidRDefault="002815EE" w:rsidP="00A2464D">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Sinaliza se é configuração de usuário (S) ou não (N).</w:t>
            </w:r>
          </w:p>
        </w:tc>
      </w:tr>
      <w:tr w:rsidR="002815EE" w:rsidRPr="00226787" w14:paraId="0A1AEA44" w14:textId="77777777" w:rsidTr="00A2464D">
        <w:trPr>
          <w:trHeight w:val="262"/>
        </w:trPr>
        <w:tc>
          <w:tcPr>
            <w:tcW w:w="1512" w:type="dxa"/>
            <w:tcBorders>
              <w:top w:val="nil"/>
              <w:left w:val="nil"/>
              <w:bottom w:val="nil"/>
              <w:right w:val="nil"/>
            </w:tcBorders>
            <w:noWrap/>
            <w:vAlign w:val="bottom"/>
            <w:hideMark/>
          </w:tcPr>
          <w:p w14:paraId="0CDEA1E5"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
        </w:tc>
        <w:tc>
          <w:tcPr>
            <w:tcW w:w="1885" w:type="dxa"/>
            <w:tcBorders>
              <w:top w:val="nil"/>
              <w:left w:val="nil"/>
              <w:bottom w:val="nil"/>
              <w:right w:val="nil"/>
            </w:tcBorders>
            <w:noWrap/>
            <w:vAlign w:val="bottom"/>
            <w:hideMark/>
          </w:tcPr>
          <w:p w14:paraId="53F58244" w14:textId="77777777" w:rsidR="002815EE" w:rsidRPr="00226787" w:rsidRDefault="002815EE" w:rsidP="00A2464D">
            <w:pPr>
              <w:spacing w:after="0" w:line="240" w:lineRule="auto"/>
              <w:rPr>
                <w:rFonts w:ascii="Times New Roman" w:eastAsia="Times New Roman" w:hAnsi="Times New Roman" w:cs="Times New Roman"/>
                <w:kern w:val="0"/>
                <w:sz w:val="20"/>
                <w:szCs w:val="20"/>
                <w:lang w:eastAsia="pt-BR"/>
                <w14:ligatures w14:val="none"/>
              </w:rPr>
            </w:pPr>
          </w:p>
        </w:tc>
        <w:tc>
          <w:tcPr>
            <w:tcW w:w="4962" w:type="dxa"/>
            <w:tcBorders>
              <w:top w:val="nil"/>
              <w:left w:val="nil"/>
              <w:bottom w:val="nil"/>
              <w:right w:val="nil"/>
            </w:tcBorders>
            <w:noWrap/>
            <w:vAlign w:val="bottom"/>
            <w:hideMark/>
          </w:tcPr>
          <w:p w14:paraId="0C934DC3" w14:textId="77777777" w:rsidR="002815EE" w:rsidRPr="00226787" w:rsidRDefault="002815EE" w:rsidP="00A2464D">
            <w:pPr>
              <w:spacing w:after="0" w:line="240" w:lineRule="auto"/>
              <w:rPr>
                <w:rFonts w:ascii="Times New Roman" w:eastAsia="Times New Roman" w:hAnsi="Times New Roman" w:cs="Times New Roman"/>
                <w:kern w:val="0"/>
                <w:sz w:val="20"/>
                <w:szCs w:val="20"/>
                <w:lang w:eastAsia="pt-BR"/>
                <w14:ligatures w14:val="none"/>
              </w:rPr>
            </w:pPr>
          </w:p>
        </w:tc>
      </w:tr>
      <w:tr w:rsidR="002815EE" w:rsidRPr="00226787" w14:paraId="3AD5B342" w14:textId="77777777" w:rsidTr="00A2464D">
        <w:trPr>
          <w:trHeight w:val="262"/>
        </w:trPr>
        <w:tc>
          <w:tcPr>
            <w:tcW w:w="8359" w:type="dxa"/>
            <w:gridSpan w:val="3"/>
            <w:tcBorders>
              <w:top w:val="nil"/>
              <w:left w:val="nil"/>
              <w:bottom w:val="nil"/>
              <w:right w:val="nil"/>
            </w:tcBorders>
            <w:noWrap/>
            <w:vAlign w:val="bottom"/>
            <w:hideMark/>
          </w:tcPr>
          <w:p w14:paraId="4599DD90"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 - Caracter de Tamanho Variável</w:t>
            </w:r>
          </w:p>
        </w:tc>
      </w:tr>
    </w:tbl>
    <w:p w14:paraId="3EF6F849" w14:textId="2DD193E8" w:rsidR="00E70FB2" w:rsidRDefault="00E70FB2" w:rsidP="00E70FB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6D33C759" w14:textId="6C6574D2" w:rsidR="002815EE" w:rsidRPr="001E087A" w:rsidRDefault="002815EE" w:rsidP="0097756A">
      <w:pPr>
        <w:pBdr>
          <w:top w:val="nil"/>
          <w:left w:val="nil"/>
          <w:bottom w:val="nil"/>
          <w:right w:val="nil"/>
          <w:between w:val="nil"/>
        </w:pBdr>
        <w:spacing w:after="0" w:line="360" w:lineRule="auto"/>
        <w:ind w:firstLine="709"/>
        <w:jc w:val="both"/>
        <w:rPr>
          <w:rFonts w:ascii="Arial" w:hAnsi="Arial" w:cs="Arial"/>
          <w:sz w:val="24"/>
          <w:szCs w:val="24"/>
        </w:rPr>
      </w:pPr>
      <w:r w:rsidRPr="001E087A">
        <w:rPr>
          <w:rFonts w:ascii="Arial" w:hAnsi="Arial" w:cs="Arial"/>
          <w:sz w:val="24"/>
          <w:szCs w:val="24"/>
        </w:rPr>
        <w:lastRenderedPageBreak/>
        <w:t>Com os dados de todas as fontes inseridos em uma única tabela, torn</w:t>
      </w:r>
      <w:r>
        <w:rPr>
          <w:rFonts w:ascii="Arial" w:hAnsi="Arial" w:cs="Arial"/>
          <w:sz w:val="24"/>
          <w:szCs w:val="24"/>
        </w:rPr>
        <w:t>ou</w:t>
      </w:r>
      <w:r w:rsidRPr="001E087A">
        <w:rPr>
          <w:rFonts w:ascii="Arial" w:hAnsi="Arial" w:cs="Arial"/>
          <w:sz w:val="24"/>
          <w:szCs w:val="24"/>
        </w:rPr>
        <w:t xml:space="preserve">-se mais fácil criar pesquisas de modo a agrupar informações de configuração equivalentes cadastradas em bases diferentes. Para ajudar nesse processo, foi criada uma </w:t>
      </w:r>
      <w:r w:rsidRPr="00B974CE">
        <w:rPr>
          <w:rFonts w:ascii="Arial" w:hAnsi="Arial" w:cs="Arial"/>
          <w:i/>
          <w:sz w:val="24"/>
          <w:szCs w:val="24"/>
        </w:rPr>
        <w:t>Stored Procedure</w:t>
      </w:r>
      <w:r w:rsidRPr="00B974CE">
        <w:rPr>
          <w:rFonts w:ascii="Arial" w:hAnsi="Arial" w:cs="Arial"/>
          <w:sz w:val="24"/>
          <w:szCs w:val="24"/>
          <w:vertAlign w:val="superscript"/>
        </w:rPr>
        <w:footnoteReference w:id="14"/>
      </w:r>
      <w:r w:rsidRPr="001E087A">
        <w:rPr>
          <w:rFonts w:ascii="Arial" w:hAnsi="Arial" w:cs="Arial"/>
          <w:sz w:val="24"/>
          <w:szCs w:val="24"/>
        </w:rPr>
        <w:t xml:space="preserve"> </w:t>
      </w:r>
      <w:r>
        <w:rPr>
          <w:rFonts w:ascii="Arial" w:hAnsi="Arial" w:cs="Arial"/>
          <w:sz w:val="24"/>
          <w:szCs w:val="24"/>
        </w:rPr>
        <w:t xml:space="preserve">com a finalidade de </w:t>
      </w:r>
      <w:r w:rsidRPr="001E087A">
        <w:rPr>
          <w:rFonts w:ascii="Arial" w:hAnsi="Arial" w:cs="Arial"/>
          <w:sz w:val="24"/>
          <w:szCs w:val="24"/>
        </w:rPr>
        <w:t>localizar um determinado termo</w:t>
      </w:r>
      <w:r>
        <w:rPr>
          <w:rFonts w:ascii="Arial" w:hAnsi="Arial" w:cs="Arial"/>
          <w:sz w:val="24"/>
          <w:szCs w:val="24"/>
        </w:rPr>
        <w:t xml:space="preserve">, ou parte dele, </w:t>
      </w:r>
      <w:r w:rsidRPr="001E087A">
        <w:rPr>
          <w:rFonts w:ascii="Arial" w:hAnsi="Arial" w:cs="Arial"/>
          <w:sz w:val="24"/>
          <w:szCs w:val="24"/>
        </w:rPr>
        <w:t xml:space="preserve">nos campos textuais dessa tabela. A </w:t>
      </w:r>
      <w:r w:rsidR="0036122A">
        <w:rPr>
          <w:rFonts w:ascii="Arial" w:hAnsi="Arial" w:cs="Arial"/>
          <w:sz w:val="24"/>
          <w:szCs w:val="24"/>
        </w:rPr>
        <w:t xml:space="preserve">Figura </w:t>
      </w:r>
      <w:r w:rsidR="00776B22">
        <w:rPr>
          <w:rFonts w:ascii="Arial" w:hAnsi="Arial" w:cs="Arial"/>
          <w:sz w:val="24"/>
          <w:szCs w:val="24"/>
        </w:rPr>
        <w:t>15 mostra</w:t>
      </w:r>
      <w:r w:rsidR="0097756A">
        <w:rPr>
          <w:rFonts w:ascii="Arial" w:hAnsi="Arial" w:cs="Arial"/>
          <w:sz w:val="24"/>
          <w:szCs w:val="24"/>
        </w:rPr>
        <w:t xml:space="preserve"> o código comentado gerado para criar esse objeto. </w:t>
      </w:r>
    </w:p>
    <w:p w14:paraId="767390F9" w14:textId="77777777" w:rsidR="002815EE" w:rsidRDefault="002815EE" w:rsidP="00A20A60">
      <w:pPr>
        <w:pStyle w:val="Legenda"/>
      </w:pPr>
      <w:bookmarkStart w:id="123" w:name="_Ref172125223"/>
      <w:bookmarkStart w:id="124" w:name="_Toc172125878"/>
    </w:p>
    <w:p w14:paraId="04CB26A3" w14:textId="4C4D022C" w:rsidR="00E70FB2" w:rsidRDefault="00E70FB2" w:rsidP="00A20A60">
      <w:pPr>
        <w:pStyle w:val="Legenda"/>
      </w:pPr>
      <w:r>
        <w:t xml:space="preserve"> </w:t>
      </w:r>
      <w:r w:rsidR="00B41293">
        <w:t xml:space="preserve">                        </w:t>
      </w:r>
      <w:r w:rsidR="00E56F7A">
        <w:t xml:space="preserve"> </w:t>
      </w:r>
      <w:bookmarkStart w:id="125" w:name="_Toc223367411"/>
      <w:r w:rsidR="002815EE" w:rsidRPr="00F6096C">
        <w:t xml:space="preserve">Figura </w:t>
      </w:r>
      <w:fldSimple w:instr=" SEQ Figura \* ARABIC ">
        <w:r w:rsidR="00F06553">
          <w:rPr>
            <w:noProof/>
          </w:rPr>
          <w:t>15</w:t>
        </w:r>
      </w:fldSimple>
      <w:bookmarkEnd w:id="123"/>
      <w:r w:rsidR="002815EE" w:rsidRPr="00F6096C">
        <w:t xml:space="preserve"> - Código SQL para a criação da </w:t>
      </w:r>
      <w:r w:rsidR="002815EE" w:rsidRPr="00F6096C">
        <w:rPr>
          <w:i/>
        </w:rPr>
        <w:t>Stored Procedure</w:t>
      </w:r>
      <w:bookmarkEnd w:id="125"/>
      <w:r w:rsidR="002815EE" w:rsidRPr="00F6096C">
        <w:t xml:space="preserve"> </w:t>
      </w:r>
    </w:p>
    <w:p w14:paraId="4A8D932C" w14:textId="13272405" w:rsidR="002815EE" w:rsidRPr="00F6096C" w:rsidRDefault="0036122A" w:rsidP="00A20A60">
      <w:pPr>
        <w:pStyle w:val="Legenda"/>
      </w:pPr>
      <w:r>
        <w:t xml:space="preserve"> </w:t>
      </w:r>
      <w:r w:rsidR="00B41293">
        <w:t xml:space="preserve">                                            </w:t>
      </w:r>
      <w:r w:rsidR="002815EE" w:rsidRPr="00F6096C">
        <w:t>para localização de termo na tabela</w:t>
      </w:r>
      <w:bookmarkEnd w:id="124"/>
    </w:p>
    <w:p w14:paraId="3453DC6C" w14:textId="77777777" w:rsidR="002815EE" w:rsidRDefault="002815EE" w:rsidP="002815EE">
      <w:pPr>
        <w:jc w:val="center"/>
      </w:pPr>
      <w:r>
        <w:rPr>
          <w:noProof/>
        </w:rPr>
        <w:drawing>
          <wp:inline distT="0" distB="0" distL="0" distR="0" wp14:anchorId="36E07828" wp14:editId="456EFB57">
            <wp:extent cx="3675334" cy="1751229"/>
            <wp:effectExtent l="19050" t="19050" r="20955" b="20955"/>
            <wp:docPr id="967579835" name="Imagem 1" descr="Imagem com o código fonte para a criação da stored procedure usp_PesquisaTer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835" name="Imagem 1" descr="Imagem com o código fonte para a criação da stored procedure usp_PesquisaTermo"/>
                    <pic:cNvPicPr/>
                  </pic:nvPicPr>
                  <pic:blipFill>
                    <a:blip r:embed="rId29"/>
                    <a:stretch>
                      <a:fillRect/>
                    </a:stretch>
                  </pic:blipFill>
                  <pic:spPr>
                    <a:xfrm>
                      <a:off x="0" y="0"/>
                      <a:ext cx="3698202" cy="1762125"/>
                    </a:xfrm>
                    <a:prstGeom prst="rect">
                      <a:avLst/>
                    </a:prstGeom>
                    <a:ln w="3175">
                      <a:solidFill>
                        <a:schemeClr val="tx1"/>
                      </a:solidFill>
                    </a:ln>
                  </pic:spPr>
                </pic:pic>
              </a:graphicData>
            </a:graphic>
          </wp:inline>
        </w:drawing>
      </w:r>
    </w:p>
    <w:p w14:paraId="684D9CD3" w14:textId="1320BB53" w:rsidR="00E70FB2" w:rsidRDefault="002815EE" w:rsidP="00E70FB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E70FB2">
        <w:rPr>
          <w:rFonts w:ascii="Arial" w:hAnsi="Arial" w:cs="Arial"/>
        </w:rPr>
        <w:t xml:space="preserve"> </w:t>
      </w:r>
      <w:r w:rsidR="00E56F7A">
        <w:rPr>
          <w:rFonts w:ascii="Arial" w:hAnsi="Arial" w:cs="Arial"/>
        </w:rPr>
        <w:t xml:space="preserve">     </w:t>
      </w:r>
      <w:r w:rsidR="00E70FB2">
        <w:rPr>
          <w:rFonts w:ascii="Arial" w:hAnsi="Arial" w:cs="Arial"/>
        </w:rPr>
        <w:t xml:space="preserve"> </w:t>
      </w:r>
      <w:r w:rsidR="00E70FB2" w:rsidRPr="00765787">
        <w:rPr>
          <w:rFonts w:ascii="Arial" w:hAnsi="Arial" w:cs="Arial"/>
        </w:rPr>
        <w:t>Fonte: O autor (2026).</w:t>
      </w:r>
    </w:p>
    <w:p w14:paraId="33E7A677" w14:textId="77777777" w:rsidR="00E56F7A" w:rsidRDefault="00E56F7A" w:rsidP="002815EE">
      <w:pPr>
        <w:pBdr>
          <w:top w:val="nil"/>
          <w:left w:val="nil"/>
          <w:bottom w:val="nil"/>
          <w:right w:val="nil"/>
          <w:between w:val="nil"/>
        </w:pBdr>
        <w:spacing w:after="0" w:line="360" w:lineRule="auto"/>
        <w:ind w:firstLine="709"/>
        <w:jc w:val="both"/>
        <w:rPr>
          <w:rFonts w:ascii="Arial" w:hAnsi="Arial" w:cs="Arial"/>
          <w:sz w:val="24"/>
          <w:szCs w:val="24"/>
        </w:rPr>
      </w:pPr>
    </w:p>
    <w:p w14:paraId="140D5937" w14:textId="75487A5B" w:rsidR="00E56F7A" w:rsidRDefault="002815EE" w:rsidP="00E56F7A">
      <w:pPr>
        <w:pBdr>
          <w:top w:val="nil"/>
          <w:left w:val="nil"/>
          <w:bottom w:val="nil"/>
          <w:right w:val="nil"/>
          <w:between w:val="nil"/>
        </w:pBdr>
        <w:spacing w:after="0" w:line="360" w:lineRule="auto"/>
        <w:ind w:firstLine="709"/>
        <w:jc w:val="both"/>
        <w:rPr>
          <w:rFonts w:ascii="Arial" w:hAnsi="Arial" w:cs="Arial"/>
          <w:sz w:val="24"/>
          <w:szCs w:val="24"/>
        </w:rPr>
      </w:pPr>
      <w:r w:rsidRPr="001E087A">
        <w:rPr>
          <w:rFonts w:ascii="Arial" w:hAnsi="Arial" w:cs="Arial"/>
          <w:sz w:val="24"/>
          <w:szCs w:val="24"/>
        </w:rPr>
        <w:t xml:space="preserve">A </w:t>
      </w:r>
      <w:r w:rsidR="0036122A">
        <w:rPr>
          <w:rFonts w:ascii="Arial" w:hAnsi="Arial" w:cs="Arial"/>
          <w:sz w:val="24"/>
          <w:szCs w:val="24"/>
        </w:rPr>
        <w:t xml:space="preserve">Figura 16 </w:t>
      </w:r>
      <w:r w:rsidRPr="001E087A">
        <w:rPr>
          <w:rFonts w:ascii="Arial" w:hAnsi="Arial" w:cs="Arial"/>
          <w:sz w:val="24"/>
          <w:szCs w:val="24"/>
        </w:rPr>
        <w:t xml:space="preserve">demonstra um resultado obtido </w:t>
      </w:r>
      <w:r>
        <w:rPr>
          <w:rFonts w:ascii="Arial" w:hAnsi="Arial" w:cs="Arial"/>
          <w:sz w:val="24"/>
          <w:szCs w:val="24"/>
        </w:rPr>
        <w:t>na execução</w:t>
      </w:r>
      <w:r w:rsidRPr="001E087A">
        <w:rPr>
          <w:rFonts w:ascii="Arial" w:hAnsi="Arial" w:cs="Arial"/>
          <w:sz w:val="24"/>
          <w:szCs w:val="24"/>
        </w:rPr>
        <w:t xml:space="preserve"> </w:t>
      </w:r>
      <w:r>
        <w:rPr>
          <w:rFonts w:ascii="Arial" w:hAnsi="Arial" w:cs="Arial"/>
          <w:sz w:val="24"/>
          <w:szCs w:val="24"/>
        </w:rPr>
        <w:t>d</w:t>
      </w:r>
      <w:r w:rsidRPr="001E087A">
        <w:rPr>
          <w:rFonts w:ascii="Arial" w:hAnsi="Arial" w:cs="Arial"/>
          <w:sz w:val="24"/>
          <w:szCs w:val="24"/>
        </w:rPr>
        <w:t xml:space="preserve">a </w:t>
      </w:r>
      <w:r>
        <w:rPr>
          <w:rFonts w:ascii="Arial" w:hAnsi="Arial" w:cs="Arial"/>
          <w:sz w:val="24"/>
          <w:szCs w:val="24"/>
        </w:rPr>
        <w:t>S</w:t>
      </w:r>
      <w:r w:rsidRPr="005C66C5">
        <w:rPr>
          <w:rFonts w:ascii="Arial" w:hAnsi="Arial" w:cs="Arial"/>
          <w:i/>
          <w:sz w:val="24"/>
          <w:szCs w:val="24"/>
        </w:rPr>
        <w:t xml:space="preserve">tored </w:t>
      </w:r>
      <w:r>
        <w:rPr>
          <w:rFonts w:ascii="Arial" w:hAnsi="Arial" w:cs="Arial"/>
          <w:i/>
          <w:sz w:val="24"/>
          <w:szCs w:val="24"/>
        </w:rPr>
        <w:t>P</w:t>
      </w:r>
      <w:r w:rsidRPr="005C66C5">
        <w:rPr>
          <w:rFonts w:ascii="Arial" w:hAnsi="Arial" w:cs="Arial"/>
          <w:i/>
          <w:sz w:val="24"/>
          <w:szCs w:val="24"/>
        </w:rPr>
        <w:t>rocedure</w:t>
      </w:r>
      <w:r w:rsidRPr="001E087A">
        <w:rPr>
          <w:rFonts w:ascii="Arial" w:hAnsi="Arial" w:cs="Arial"/>
          <w:sz w:val="24"/>
          <w:szCs w:val="24"/>
        </w:rPr>
        <w:t xml:space="preserve"> criada, utilizando como parâmetro o termo “contraste”. Podemos notar que são retornados todos os registros que contenham o termo localizado em seus campos textuais, facilitando dessa maneira uma verificação mais detalhada nos dados armazenados.</w:t>
      </w:r>
      <w:r w:rsidR="00E56F7A">
        <w:rPr>
          <w:rFonts w:ascii="Arial" w:hAnsi="Arial" w:cs="Arial"/>
          <w:sz w:val="24"/>
          <w:szCs w:val="24"/>
        </w:rPr>
        <w:t xml:space="preserve"> </w:t>
      </w:r>
      <w:r w:rsidR="00E56F7A" w:rsidRPr="00E56F7A">
        <w:rPr>
          <w:rFonts w:ascii="Arial" w:hAnsi="Arial" w:cs="Arial"/>
          <w:sz w:val="24"/>
          <w:szCs w:val="24"/>
        </w:rPr>
        <w:t>A busca textual apoiou a triagem inicial; a equivalência foi confirmada por leitura e análise de propósito funcional</w:t>
      </w:r>
      <w:r w:rsidR="00E56F7A">
        <w:rPr>
          <w:rFonts w:ascii="Arial" w:hAnsi="Arial" w:cs="Arial"/>
          <w:sz w:val="24"/>
          <w:szCs w:val="24"/>
        </w:rPr>
        <w:t>.</w:t>
      </w:r>
    </w:p>
    <w:p w14:paraId="689EE039" w14:textId="77777777" w:rsidR="00E56F7A" w:rsidRPr="00735E6B" w:rsidRDefault="00E56F7A" w:rsidP="00E56F7A">
      <w:pPr>
        <w:spacing w:after="0" w:line="360" w:lineRule="auto"/>
        <w:ind w:firstLine="709"/>
        <w:jc w:val="both"/>
        <w:rPr>
          <w:rFonts w:ascii="Arial" w:hAnsi="Arial" w:cs="Arial"/>
          <w:sz w:val="24"/>
          <w:szCs w:val="24"/>
        </w:rPr>
      </w:pPr>
      <w:r w:rsidRPr="00735E6B">
        <w:rPr>
          <w:rFonts w:ascii="Arial" w:hAnsi="Arial" w:cs="Arial"/>
          <w:sz w:val="24"/>
          <w:szCs w:val="24"/>
        </w:rPr>
        <w:t xml:space="preserve">Após uma análise mais </w:t>
      </w:r>
      <w:r>
        <w:rPr>
          <w:rFonts w:ascii="Arial" w:hAnsi="Arial" w:cs="Arial"/>
          <w:sz w:val="24"/>
          <w:szCs w:val="24"/>
        </w:rPr>
        <w:t>detalhada</w:t>
      </w:r>
      <w:r w:rsidRPr="00735E6B">
        <w:rPr>
          <w:rFonts w:ascii="Arial" w:hAnsi="Arial" w:cs="Arial"/>
          <w:sz w:val="24"/>
          <w:szCs w:val="24"/>
        </w:rPr>
        <w:t>, percebeu-se nesse processo que algu</w:t>
      </w:r>
      <w:r>
        <w:rPr>
          <w:rFonts w:ascii="Arial" w:hAnsi="Arial" w:cs="Arial"/>
          <w:sz w:val="24"/>
          <w:szCs w:val="24"/>
        </w:rPr>
        <w:t>mas</w:t>
      </w:r>
      <w:r w:rsidRPr="00735E6B">
        <w:rPr>
          <w:rFonts w:ascii="Arial" w:hAnsi="Arial" w:cs="Arial"/>
          <w:sz w:val="24"/>
          <w:szCs w:val="24"/>
        </w:rPr>
        <w:t xml:space="preserve"> </w:t>
      </w:r>
      <w:r>
        <w:rPr>
          <w:rFonts w:ascii="Arial" w:hAnsi="Arial" w:cs="Arial"/>
          <w:sz w:val="24"/>
          <w:szCs w:val="24"/>
        </w:rPr>
        <w:t>diretrizes</w:t>
      </w:r>
      <w:r w:rsidRPr="00735E6B">
        <w:rPr>
          <w:rFonts w:ascii="Arial" w:hAnsi="Arial" w:cs="Arial"/>
          <w:sz w:val="24"/>
          <w:szCs w:val="24"/>
        </w:rPr>
        <w:t xml:space="preserve"> equivalentes eram desconsiderad</w:t>
      </w:r>
      <w:r>
        <w:rPr>
          <w:rFonts w:ascii="Arial" w:hAnsi="Arial" w:cs="Arial"/>
          <w:sz w:val="24"/>
          <w:szCs w:val="24"/>
        </w:rPr>
        <w:t>a</w:t>
      </w:r>
      <w:r w:rsidRPr="00735E6B">
        <w:rPr>
          <w:rFonts w:ascii="Arial" w:hAnsi="Arial" w:cs="Arial"/>
          <w:sz w:val="24"/>
          <w:szCs w:val="24"/>
        </w:rPr>
        <w:t xml:space="preserve">s pois apesar de servirem ao mesmo propósito eram descritos nas bases com termos diferentes, como por exemplo o termo “animação”. A NBR 17060 no item 5.1.2.9 descreve </w:t>
      </w:r>
      <w:r>
        <w:rPr>
          <w:rFonts w:ascii="Arial" w:hAnsi="Arial" w:cs="Arial"/>
          <w:sz w:val="24"/>
          <w:szCs w:val="24"/>
        </w:rPr>
        <w:t>diretrizes</w:t>
      </w:r>
      <w:r w:rsidRPr="00735E6B">
        <w:rPr>
          <w:rFonts w:ascii="Arial" w:hAnsi="Arial" w:cs="Arial"/>
          <w:sz w:val="24"/>
          <w:szCs w:val="24"/>
        </w:rPr>
        <w:t xml:space="preserve"> para controle de conteúdo que se movimenta na tela, que apesar de não conter esse termo “animação”, na prática é o mesmo caso. </w:t>
      </w:r>
    </w:p>
    <w:p w14:paraId="67CD2FDA" w14:textId="05C66F9B" w:rsidR="002815EE" w:rsidRPr="00F6096C" w:rsidRDefault="002815EE" w:rsidP="00A20A60">
      <w:pPr>
        <w:pStyle w:val="Legenda"/>
      </w:pPr>
      <w:bookmarkStart w:id="126" w:name="_Ref172125425"/>
      <w:bookmarkStart w:id="127" w:name="_Ref172125421"/>
      <w:bookmarkStart w:id="128" w:name="_Toc172125879"/>
      <w:bookmarkStart w:id="129" w:name="_Toc223367412"/>
      <w:r w:rsidRPr="00F6096C">
        <w:lastRenderedPageBreak/>
        <w:t xml:space="preserve">Figura </w:t>
      </w:r>
      <w:fldSimple w:instr=" SEQ Figura \* ARABIC ">
        <w:r w:rsidR="00F06553">
          <w:rPr>
            <w:noProof/>
          </w:rPr>
          <w:t>16</w:t>
        </w:r>
      </w:fldSimple>
      <w:bookmarkEnd w:id="126"/>
      <w:r w:rsidRPr="00F6096C">
        <w:t xml:space="preserve"> - conjunto de registros retornado pela </w:t>
      </w:r>
      <w:r w:rsidRPr="00954E90">
        <w:rPr>
          <w:i/>
        </w:rPr>
        <w:t>stored procedure</w:t>
      </w:r>
      <w:r w:rsidRPr="00F6096C">
        <w:t xml:space="preserve"> usp_PesquisaTermo, </w:t>
      </w:r>
      <w:r w:rsidR="00B41293">
        <w:t xml:space="preserve">                                                                                                       </w:t>
      </w:r>
      <w:r w:rsidRPr="00F6096C">
        <w:t xml:space="preserve">utilizando o termo “contraste” como parâmetro de </w:t>
      </w:r>
      <w:bookmarkEnd w:id="127"/>
      <w:bookmarkEnd w:id="128"/>
      <w:r w:rsidR="00AD7194" w:rsidRPr="00F6096C">
        <w:t>busca.</w:t>
      </w:r>
      <w:bookmarkEnd w:id="129"/>
    </w:p>
    <w:p w14:paraId="0461CD2F" w14:textId="49506CB3" w:rsidR="00E70FB2" w:rsidRPr="00E70FB2" w:rsidRDefault="002815EE" w:rsidP="00E70FB2">
      <w:r>
        <w:rPr>
          <w:noProof/>
        </w:rPr>
        <w:drawing>
          <wp:inline distT="0" distB="0" distL="0" distR="0" wp14:anchorId="132D45F2" wp14:editId="22E6C18F">
            <wp:extent cx="5386882" cy="1511419"/>
            <wp:effectExtent l="19050" t="19050" r="23495" b="12700"/>
            <wp:docPr id="503664112" name="Imagem 1" descr="Imagem da busca de um determinado termo: &quot;contraste&quot; e o respectivo resu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64112" name="Imagem 1" descr="Imagem da busca de um determinado termo: &quot;contraste&quot; e o respectivo resultado"/>
                    <pic:cNvPicPr/>
                  </pic:nvPicPr>
                  <pic:blipFill>
                    <a:blip r:embed="rId30"/>
                    <a:stretch>
                      <a:fillRect/>
                    </a:stretch>
                  </pic:blipFill>
                  <pic:spPr>
                    <a:xfrm>
                      <a:off x="0" y="0"/>
                      <a:ext cx="5442537" cy="1527034"/>
                    </a:xfrm>
                    <a:prstGeom prst="rect">
                      <a:avLst/>
                    </a:prstGeom>
                    <a:ln w="3175">
                      <a:solidFill>
                        <a:schemeClr val="tx1"/>
                      </a:solidFill>
                    </a:ln>
                  </pic:spPr>
                </pic:pic>
              </a:graphicData>
            </a:graphic>
          </wp:inline>
        </w:drawing>
      </w:r>
      <w:r w:rsidR="00E70FB2">
        <w:rPr>
          <w:rFonts w:ascii="Arial" w:hAnsi="Arial" w:cs="Arial"/>
        </w:rPr>
        <w:t xml:space="preserve">  </w:t>
      </w:r>
      <w:r w:rsidR="00E70FB2" w:rsidRPr="00765787">
        <w:rPr>
          <w:rFonts w:ascii="Arial" w:hAnsi="Arial" w:cs="Arial"/>
        </w:rPr>
        <w:t>Fonte: O autor (2026).</w:t>
      </w:r>
    </w:p>
    <w:p w14:paraId="157E3F6C" w14:textId="77777777" w:rsidR="002815EE" w:rsidRDefault="002815EE" w:rsidP="002815EE">
      <w:pPr>
        <w:spacing w:after="0" w:line="360" w:lineRule="auto"/>
        <w:ind w:firstLine="709"/>
        <w:jc w:val="both"/>
        <w:rPr>
          <w:rFonts w:ascii="Times New Roman" w:hAnsi="Times New Roman" w:cs="Times New Roman"/>
          <w:sz w:val="24"/>
          <w:szCs w:val="24"/>
        </w:rPr>
      </w:pPr>
    </w:p>
    <w:p w14:paraId="55C032AC" w14:textId="152BA09E" w:rsidR="002815EE" w:rsidRDefault="002815EE" w:rsidP="00E56F7A">
      <w:pPr>
        <w:spacing w:after="0" w:line="360" w:lineRule="auto"/>
        <w:ind w:firstLine="709"/>
        <w:jc w:val="both"/>
        <w:rPr>
          <w:rFonts w:ascii="Arial" w:hAnsi="Arial" w:cs="Arial"/>
          <w:sz w:val="24"/>
          <w:szCs w:val="24"/>
        </w:rPr>
      </w:pPr>
      <w:r w:rsidRPr="00735E6B">
        <w:rPr>
          <w:rFonts w:ascii="Arial" w:hAnsi="Arial" w:cs="Arial"/>
          <w:sz w:val="24"/>
          <w:szCs w:val="24"/>
        </w:rPr>
        <w:t xml:space="preserve">Para minimizar esse problema, foi </w:t>
      </w:r>
      <w:r>
        <w:rPr>
          <w:rFonts w:ascii="Arial" w:hAnsi="Arial" w:cs="Arial"/>
          <w:sz w:val="24"/>
          <w:szCs w:val="24"/>
        </w:rPr>
        <w:t>efetuada</w:t>
      </w:r>
      <w:r w:rsidRPr="00735E6B">
        <w:rPr>
          <w:rFonts w:ascii="Arial" w:hAnsi="Arial" w:cs="Arial"/>
          <w:sz w:val="24"/>
          <w:szCs w:val="24"/>
        </w:rPr>
        <w:t xml:space="preserve"> uma leitura detalhada de todas as bases de informações e associação destes termos equivalentes, bem como localizar nessas bases </w:t>
      </w:r>
      <w:r>
        <w:rPr>
          <w:rFonts w:ascii="Arial" w:hAnsi="Arial" w:cs="Arial"/>
          <w:sz w:val="24"/>
          <w:szCs w:val="24"/>
        </w:rPr>
        <w:t xml:space="preserve">diretrizes, normas, requisitos </w:t>
      </w:r>
      <w:r w:rsidRPr="00735E6B">
        <w:rPr>
          <w:rFonts w:ascii="Arial" w:hAnsi="Arial" w:cs="Arial"/>
          <w:sz w:val="24"/>
          <w:szCs w:val="24"/>
        </w:rPr>
        <w:t xml:space="preserve">que possam ser utilizados como configuração do usuário </w:t>
      </w:r>
      <w:r>
        <w:rPr>
          <w:rFonts w:ascii="Arial" w:hAnsi="Arial" w:cs="Arial"/>
          <w:sz w:val="24"/>
          <w:szCs w:val="24"/>
        </w:rPr>
        <w:t xml:space="preserve">e </w:t>
      </w:r>
      <w:r w:rsidRPr="00735E6B">
        <w:rPr>
          <w:rFonts w:ascii="Arial" w:hAnsi="Arial" w:cs="Arial"/>
          <w:sz w:val="24"/>
          <w:szCs w:val="24"/>
        </w:rPr>
        <w:t xml:space="preserve">que possam complementar a lista </w:t>
      </w:r>
      <w:r>
        <w:rPr>
          <w:rFonts w:ascii="Arial" w:hAnsi="Arial" w:cs="Arial"/>
          <w:sz w:val="24"/>
          <w:szCs w:val="24"/>
        </w:rPr>
        <w:t xml:space="preserve">de diretrizes de Nery (2021) </w:t>
      </w:r>
      <w:r w:rsidRPr="00735E6B">
        <w:rPr>
          <w:rFonts w:ascii="Arial" w:hAnsi="Arial" w:cs="Arial"/>
          <w:sz w:val="24"/>
          <w:szCs w:val="24"/>
        </w:rPr>
        <w:t>utilizada como base</w:t>
      </w:r>
      <w:r>
        <w:rPr>
          <w:rFonts w:ascii="Arial" w:hAnsi="Arial" w:cs="Arial"/>
          <w:sz w:val="24"/>
          <w:szCs w:val="24"/>
        </w:rPr>
        <w:t xml:space="preserve">. </w:t>
      </w:r>
    </w:p>
    <w:p w14:paraId="21FF4A80" w14:textId="025E69A7" w:rsidR="0065463B" w:rsidRPr="00FC5A1D" w:rsidRDefault="009C0873" w:rsidP="00523255">
      <w:pPr>
        <w:pStyle w:val="Ttulo2"/>
      </w:pPr>
      <w:bookmarkStart w:id="130" w:name="_Toc223367635"/>
      <w:bookmarkStart w:id="131" w:name="_Hlk219211941"/>
      <w:r w:rsidRPr="00FC5A1D">
        <w:t>Resultados</w:t>
      </w:r>
      <w:bookmarkEnd w:id="130"/>
      <w:r w:rsidRPr="00FC5A1D">
        <w:t xml:space="preserve"> </w:t>
      </w:r>
    </w:p>
    <w:bookmarkEnd w:id="131"/>
    <w:p w14:paraId="6265F9CF" w14:textId="77777777" w:rsidR="008010CC" w:rsidRPr="008010CC" w:rsidRDefault="008010CC" w:rsidP="008010CC">
      <w:pPr>
        <w:spacing w:after="0" w:line="360" w:lineRule="auto"/>
        <w:ind w:firstLine="708"/>
        <w:jc w:val="both"/>
        <w:rPr>
          <w:rFonts w:ascii="Arial" w:hAnsi="Arial" w:cs="Arial"/>
          <w:sz w:val="24"/>
          <w:szCs w:val="24"/>
        </w:rPr>
      </w:pPr>
      <w:r w:rsidRPr="008010CC">
        <w:rPr>
          <w:rFonts w:ascii="Arial" w:hAnsi="Arial" w:cs="Arial"/>
          <w:sz w:val="24"/>
          <w:szCs w:val="24"/>
        </w:rPr>
        <w:t>Tomando como referência o estudo de Nery (2021), que resultou na proposição de 44 (quarenta e quatro) diretrizes voltadas ao desenvolvimento de aplicativos móveis, o presente estudo realizou a análise sistemática de todos os registros obtidos nas bases de dados consideradas.</w:t>
      </w:r>
    </w:p>
    <w:p w14:paraId="7D2D584E" w14:textId="77777777" w:rsidR="008010CC" w:rsidRPr="008010CC" w:rsidRDefault="008010CC" w:rsidP="008010CC">
      <w:pPr>
        <w:spacing w:after="0" w:line="360" w:lineRule="auto"/>
        <w:ind w:firstLine="708"/>
        <w:jc w:val="both"/>
        <w:rPr>
          <w:rFonts w:ascii="Arial" w:hAnsi="Arial" w:cs="Arial"/>
          <w:sz w:val="24"/>
          <w:szCs w:val="24"/>
        </w:rPr>
      </w:pPr>
      <w:r w:rsidRPr="008010CC">
        <w:rPr>
          <w:rFonts w:ascii="Arial" w:hAnsi="Arial" w:cs="Arial"/>
          <w:sz w:val="24"/>
          <w:szCs w:val="24"/>
        </w:rPr>
        <w:t xml:space="preserve">O critério adotado para triagem consistiu em verificar se a diretriz analisada poderia ser materializada como uma funcionalidade de configuração acessível diretamente pelo usuário na interface do aplicativo, como, por exemplo, ajuste de tamanho de fonte, modificação de contraste, seleção de esquema de cores ou ativação de </w:t>
      </w:r>
      <w:r w:rsidRPr="00E56FDF">
        <w:rPr>
          <w:rFonts w:ascii="Arial" w:hAnsi="Arial" w:cs="Arial"/>
          <w:i/>
          <w:iCs/>
          <w:sz w:val="24"/>
          <w:szCs w:val="24"/>
        </w:rPr>
        <w:t>feedback</w:t>
      </w:r>
      <w:r w:rsidRPr="008010CC">
        <w:rPr>
          <w:rFonts w:ascii="Arial" w:hAnsi="Arial" w:cs="Arial"/>
          <w:sz w:val="24"/>
          <w:szCs w:val="24"/>
        </w:rPr>
        <w:t xml:space="preserve"> sonoro.</w:t>
      </w:r>
    </w:p>
    <w:p w14:paraId="4FA1ADEF" w14:textId="77777777" w:rsidR="008010CC" w:rsidRPr="008010CC" w:rsidRDefault="008010CC" w:rsidP="008010CC">
      <w:pPr>
        <w:spacing w:after="0" w:line="360" w:lineRule="auto"/>
        <w:ind w:firstLine="708"/>
        <w:jc w:val="both"/>
        <w:rPr>
          <w:rFonts w:ascii="Arial" w:hAnsi="Arial" w:cs="Arial"/>
          <w:sz w:val="24"/>
          <w:szCs w:val="24"/>
        </w:rPr>
      </w:pPr>
      <w:r w:rsidRPr="008010CC">
        <w:rPr>
          <w:rFonts w:ascii="Arial" w:hAnsi="Arial" w:cs="Arial"/>
          <w:sz w:val="24"/>
          <w:szCs w:val="24"/>
        </w:rPr>
        <w:t>Foram mantidas apenas as diretrizes que pudessem ser implementadas como mecanismos configuráveis no nível da aplicação, isto é, opções que o usuário pudesse ativar, desativar ou ajustar dinamicamente durante o uso do sistema. Por outro lado, foram excluídas recomendações de caráter estrutural, organizacional ou estritamente normativo — como orientações gerais de projeto, boas práticas de codificação ou exigências dependentes exclusivamente do sistema operacional — por não se traduzirem em funcionalidades diretamente manipuláveis pelo usuário final.</w:t>
      </w:r>
    </w:p>
    <w:p w14:paraId="4717075E"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lastRenderedPageBreak/>
        <w:t>Nos registros remanescentes, procedeu-se à verificação de equivalência com as diretrizes previamente elencadas por Nery (2021). Nos casos em que não foi identificada correspondência direta, novas diretrizes foram incorporadas à lista de resultados, de modo a complementar e ampliar o conjunto final que servirá de base para a proposição e o desenvolvimento da biblioteca orientada pelos princípios do Desenho Universal.</w:t>
      </w:r>
    </w:p>
    <w:p w14:paraId="59827E95"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A identificação dessas correspondências não se baseou exclusivamente na coincidência literal de termos entre as fontes analisadas, mas na equivalência de propósito funcional das recomendações. Em situações nas quais diretrizes semanticamente equivalentes eram descritas por terminologias distintas, foram realizadas buscas direcionadas e leituras detalhadas para verificar se os itens tratavam do mesmo mecanismo de configuração, como ocorre, por exemplo, em diretrizes relacionadas ao controle de animações ou de conteúdos em movimento descritas de forma diversa em documentos normativos distintos.</w:t>
      </w:r>
    </w:p>
    <w:p w14:paraId="7E3F075F"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Como resultado do processo de revisão, busca e comparação entre as diferentes bases e fontes analisadas, foi gerada uma nova lista de diretrizes, mais abrangente e atualizada, com o propósito de contemplar o maior número possível de configurações de usuário relevantes ao contexto de aplicativos móveis acessíveis e customizáveis. Essa lista constitui o fundamento conceitual e técnico para a proposição da biblioteca desenvolvida neste trabalho.</w:t>
      </w:r>
    </w:p>
    <w:p w14:paraId="530AC145" w14:textId="03396FC4"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O estudo de Nery (2021) organizou suas 44 diretrizes nas categorias Diretrizes de Ambiente, Gráficas, Sonoras e  de Entrada. A partir da análise comparativa com trabalhos mais recentes e com documentos normativos adicionais, este estudo propõe tanto a ampliação do conjunto de diretrizes quanto uma adaptação na forma de sua classificação, com o objetivo de favorecer a compreensão, a sistematização e a implementação dessas diretrizes no processo de desenvolvimento de aplicações móveis.</w:t>
      </w:r>
    </w:p>
    <w:p w14:paraId="5EA55459"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A nova classificação proposta baseia-se na identificação de grupos recorrentes de funcionalidades de configuração presentes em dispositivos móveis, resultando nas seguintes categorias: Ambiente, Texto, Som, Vídeo, Zoom, Entrada de Dados, Notificações e Alertas e Gestos. Essa organização busca refletir de forma mais precisa as diferentes dimensões da interação entre o usuário e o dispositivo móvel, considerando tanto aspectos de apresentação da informação quanto de controle e entrada de dados.</w:t>
      </w:r>
    </w:p>
    <w:p w14:paraId="07A1C3D6"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lastRenderedPageBreak/>
        <w:t>A classificação adotada foi elaborada com o propósito de facilitar a organização, a compreensão e a implementação das diretrizes por parte dos desenvolvedores, ao estruturar as recomendações segundo áreas funcionais claramente delimitadas. As categorias definidas apresentam relação direta com os principais elementos de configuração e experiência do usuário, permitindo uma abordagem mais sistemática e coerente no desenvolvimento de soluções acessíveis.</w:t>
      </w:r>
    </w:p>
    <w:p w14:paraId="63E292A0"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Nesse contexto, a categoria Ambiente contempla configurações gerais que afetam o contexto de uso do dispositivo; Texto, Som, Vídeo e Zoom abrangem os principais meios de apresentação e percepção de conteúdo; Entrada de Dados refere-se às interações ativas do usuário com o aplicativo; enquanto Notificações e Alertas e Gestos concentram-se em formas específicas de comunicação e controle da interação.</w:t>
      </w:r>
    </w:p>
    <w:p w14:paraId="061FF293" w14:textId="16590F0A" w:rsidR="00FC5A1D" w:rsidRPr="001C0628" w:rsidRDefault="0050240B" w:rsidP="00FC5A1D">
      <w:pPr>
        <w:spacing w:after="0" w:line="360" w:lineRule="auto"/>
        <w:ind w:firstLine="708"/>
        <w:jc w:val="both"/>
        <w:rPr>
          <w:rFonts w:ascii="Arial" w:hAnsi="Arial" w:cs="Arial"/>
          <w:sz w:val="24"/>
          <w:szCs w:val="24"/>
        </w:rPr>
      </w:pPr>
      <w:r>
        <w:rPr>
          <w:rFonts w:ascii="Arial" w:hAnsi="Arial" w:cs="Arial"/>
          <w:sz w:val="24"/>
          <w:szCs w:val="24"/>
        </w:rPr>
        <w:t xml:space="preserve">Ressalta-se </w:t>
      </w:r>
      <w:r w:rsidR="00FC5A1D" w:rsidRPr="001C0628">
        <w:rPr>
          <w:rFonts w:ascii="Arial" w:hAnsi="Arial" w:cs="Arial"/>
          <w:sz w:val="24"/>
          <w:szCs w:val="24"/>
        </w:rPr>
        <w:t>que, assim como no trabalho de Nery (2021) e em consonância com os princípios do Desenho Universal, o presente estudo não segmenta as diretrizes por tipo de usuário ou por categorias de deficiência. A proposta fundamenta-se na premissa de que as configurações devem atender à diversidade de perfis e necessidades de forma inclusiva, não discriminatória e flexível.</w:t>
      </w:r>
    </w:p>
    <w:p w14:paraId="12A99AD7" w14:textId="3B3B1B44"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 xml:space="preserve">Os quadros apresentados a seguir expõem essa classificação, bem como estabelecem a relação entre cada diretriz identificada e as respectivas fontes consideradas neste estudo — Nery (2021), WCAG 2.2, GDAMA e ABNT NBR 17060. </w:t>
      </w:r>
    </w:p>
    <w:p w14:paraId="0FA5EEBE" w14:textId="4BBA9F86"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No âmbito das diretrizes de configuração, observa-se a presença de sobreposições entre as fontes analisadas, bem como lacunas na cobertura: nenhuma das propostas</w:t>
      </w:r>
      <w:r w:rsidR="00D931BB">
        <w:rPr>
          <w:rFonts w:ascii="Arial" w:hAnsi="Arial" w:cs="Arial"/>
          <w:sz w:val="24"/>
          <w:szCs w:val="24"/>
        </w:rPr>
        <w:t xml:space="preserve"> analisadas, de forma isolada, contemplou integralmente</w:t>
      </w:r>
      <w:r w:rsidRPr="001C0628">
        <w:rPr>
          <w:rFonts w:ascii="Arial" w:hAnsi="Arial" w:cs="Arial"/>
          <w:sz w:val="24"/>
          <w:szCs w:val="24"/>
        </w:rPr>
        <w:t xml:space="preserve"> a totalidade das diretrizes de configuração de ambiente identificadas. Buscou-se, portanto, englobar um conjunto mais abrangente de diretrizes, visando suprir essas lacunas.</w:t>
      </w:r>
    </w:p>
    <w:p w14:paraId="6BC4B12F" w14:textId="7AC9F322" w:rsidR="00FC5A1D" w:rsidRPr="001C0628" w:rsidRDefault="00A65D9E" w:rsidP="00FC5A1D">
      <w:pPr>
        <w:spacing w:after="0" w:line="360" w:lineRule="auto"/>
        <w:ind w:firstLine="708"/>
        <w:jc w:val="both"/>
        <w:rPr>
          <w:rFonts w:ascii="Arial" w:hAnsi="Arial" w:cs="Arial"/>
          <w:sz w:val="24"/>
          <w:szCs w:val="24"/>
        </w:rPr>
      </w:pPr>
      <w:r>
        <w:rPr>
          <w:rFonts w:ascii="Arial" w:hAnsi="Arial" w:cs="Arial"/>
          <w:sz w:val="24"/>
          <w:szCs w:val="24"/>
        </w:rPr>
        <w:t xml:space="preserve">Nos quadros 15 a 22, </w:t>
      </w:r>
      <w:r w:rsidR="00FC5A1D" w:rsidRPr="001C0628">
        <w:rPr>
          <w:rFonts w:ascii="Arial" w:hAnsi="Arial" w:cs="Arial"/>
          <w:sz w:val="24"/>
          <w:szCs w:val="24"/>
        </w:rPr>
        <w:t>a primeira coluna corresponde à nova numeração atribuída às diretrizes, de acordo com a classificação proposta. As colunas “Nery”, “WCAG”, “GDAMA” e “NBR”, quando preenchidas, indicam a numeração correspondente da diretriz nessas fontes. As células em branco indicam a inexistência de correspondência direta. As colunas “Diretriz” e “Descrição” apresentam, respectivamente, a denominação da diretriz e uma breve descrição de seu conteúdo.</w:t>
      </w:r>
    </w:p>
    <w:p w14:paraId="73CE40D2" w14:textId="71D2C6F1"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 xml:space="preserve">Os Quadros apresentam a lista de diretrizes geradas, organizadas segundo a classificação adotada. Observa-se que algumas diretrizes são comuns a todas as bases analisadas, enquanto outras aparecem apenas em parte delas ou são </w:t>
      </w:r>
      <w:r w:rsidRPr="001C0628">
        <w:rPr>
          <w:rFonts w:ascii="Arial" w:hAnsi="Arial" w:cs="Arial"/>
          <w:sz w:val="24"/>
          <w:szCs w:val="24"/>
        </w:rPr>
        <w:lastRenderedPageBreak/>
        <w:t>específicas de determinada fonte. Ainda assim, todas se referem a configurações voltadas ao usuário no contexto de aplicativos móveis.</w:t>
      </w:r>
    </w:p>
    <w:p w14:paraId="6235AFAE" w14:textId="3F65FF30" w:rsidR="0018221E" w:rsidRDefault="00FC5A1D" w:rsidP="00865117">
      <w:pPr>
        <w:spacing w:after="0" w:line="360" w:lineRule="auto"/>
        <w:jc w:val="both"/>
        <w:rPr>
          <w:rFonts w:ascii="Arial" w:hAnsi="Arial" w:cs="Arial"/>
          <w:color w:val="000000" w:themeColor="text1"/>
          <w:sz w:val="24"/>
          <w:szCs w:val="24"/>
        </w:rPr>
      </w:pPr>
      <w:r>
        <w:rPr>
          <w:rFonts w:ascii="Arial" w:hAnsi="Arial" w:cs="Arial"/>
          <w:sz w:val="24"/>
          <w:szCs w:val="24"/>
        </w:rPr>
        <w:tab/>
      </w:r>
      <w:r w:rsidRPr="003F2750">
        <w:rPr>
          <w:rFonts w:ascii="Arial" w:hAnsi="Arial" w:cs="Arial"/>
          <w:color w:val="000000" w:themeColor="text1"/>
          <w:sz w:val="24"/>
          <w:szCs w:val="24"/>
        </w:rPr>
        <w:t xml:space="preserve">O </w:t>
      </w:r>
      <w:r w:rsidR="002A1D02">
        <w:rPr>
          <w:rFonts w:ascii="Arial" w:hAnsi="Arial" w:cs="Arial"/>
          <w:color w:val="000000" w:themeColor="text1"/>
          <w:sz w:val="24"/>
          <w:szCs w:val="24"/>
        </w:rPr>
        <w:t xml:space="preserve">Quadro 15 </w:t>
      </w:r>
      <w:r w:rsidRPr="003F2750">
        <w:rPr>
          <w:rFonts w:ascii="Arial" w:hAnsi="Arial" w:cs="Arial"/>
          <w:color w:val="000000" w:themeColor="text1"/>
          <w:sz w:val="24"/>
          <w:szCs w:val="24"/>
        </w:rPr>
        <w:t>exibe as diretrizes relacionadas ao ambiente em geral do aplicativo e que podem ser realizadas pelo sistema operacional</w:t>
      </w:r>
      <w:r w:rsidR="0018221E">
        <w:rPr>
          <w:rFonts w:ascii="Arial" w:hAnsi="Arial" w:cs="Arial"/>
          <w:color w:val="000000" w:themeColor="text1"/>
          <w:sz w:val="24"/>
          <w:szCs w:val="24"/>
        </w:rPr>
        <w:t>.</w:t>
      </w:r>
      <w:r w:rsidR="00865117">
        <w:rPr>
          <w:rFonts w:ascii="Arial" w:hAnsi="Arial" w:cs="Arial"/>
          <w:color w:val="000000" w:themeColor="text1"/>
          <w:sz w:val="24"/>
          <w:szCs w:val="24"/>
        </w:rPr>
        <w:t xml:space="preserve"> </w:t>
      </w:r>
      <w:r w:rsidR="0018221E" w:rsidRPr="003F2750">
        <w:rPr>
          <w:rFonts w:ascii="Arial" w:hAnsi="Arial" w:cs="Arial"/>
          <w:color w:val="000000" w:themeColor="text1"/>
          <w:sz w:val="24"/>
          <w:szCs w:val="24"/>
        </w:rPr>
        <w:t>Observa-se que das 11 diretrizes listadas, Nery e WCAG consideram 7 (63,6%) delas GD</w:t>
      </w:r>
      <w:r w:rsidR="0018221E">
        <w:rPr>
          <w:rFonts w:ascii="Arial" w:hAnsi="Arial" w:cs="Arial"/>
          <w:color w:val="000000" w:themeColor="text1"/>
          <w:sz w:val="24"/>
          <w:szCs w:val="24"/>
        </w:rPr>
        <w:t>A</w:t>
      </w:r>
      <w:r w:rsidR="0018221E" w:rsidRPr="003F2750">
        <w:rPr>
          <w:rFonts w:ascii="Arial" w:hAnsi="Arial" w:cs="Arial"/>
          <w:color w:val="000000" w:themeColor="text1"/>
          <w:sz w:val="24"/>
          <w:szCs w:val="24"/>
        </w:rPr>
        <w:t xml:space="preserve">MA e </w:t>
      </w:r>
      <w:r w:rsidR="0018221E">
        <w:rPr>
          <w:rFonts w:ascii="Arial" w:hAnsi="Arial" w:cs="Arial"/>
          <w:color w:val="000000" w:themeColor="text1"/>
          <w:sz w:val="24"/>
          <w:szCs w:val="24"/>
        </w:rPr>
        <w:t>WCAG</w:t>
      </w:r>
      <w:r w:rsidR="0018221E" w:rsidRPr="003F2750">
        <w:rPr>
          <w:rFonts w:ascii="Arial" w:hAnsi="Arial" w:cs="Arial"/>
          <w:color w:val="000000" w:themeColor="text1"/>
          <w:sz w:val="24"/>
          <w:szCs w:val="24"/>
        </w:rPr>
        <w:t xml:space="preserve"> consideram 6 (54,5</w:t>
      </w:r>
      <w:r w:rsidR="0050240B">
        <w:rPr>
          <w:rFonts w:ascii="Arial" w:hAnsi="Arial" w:cs="Arial"/>
          <w:color w:val="000000" w:themeColor="text1"/>
          <w:sz w:val="24"/>
          <w:szCs w:val="24"/>
        </w:rPr>
        <w:t>%</w:t>
      </w:r>
      <w:r w:rsidR="0018221E" w:rsidRPr="003F2750">
        <w:rPr>
          <w:rFonts w:ascii="Arial" w:hAnsi="Arial" w:cs="Arial"/>
          <w:color w:val="000000" w:themeColor="text1"/>
          <w:sz w:val="24"/>
          <w:szCs w:val="24"/>
        </w:rPr>
        <w:t>) delas. Também é observado que</w:t>
      </w:r>
      <w:r w:rsidR="00865117">
        <w:rPr>
          <w:rFonts w:ascii="Arial" w:hAnsi="Arial" w:cs="Arial"/>
          <w:color w:val="000000" w:themeColor="text1"/>
          <w:sz w:val="24"/>
          <w:szCs w:val="24"/>
        </w:rPr>
        <w:t>,</w:t>
      </w:r>
      <w:r w:rsidR="0018221E" w:rsidRPr="003F2750">
        <w:rPr>
          <w:rFonts w:ascii="Arial" w:hAnsi="Arial" w:cs="Arial"/>
          <w:color w:val="000000" w:themeColor="text1"/>
          <w:sz w:val="24"/>
          <w:szCs w:val="24"/>
        </w:rPr>
        <w:t xml:space="preserve"> das</w:t>
      </w:r>
      <w:r w:rsidR="002A1D02">
        <w:rPr>
          <w:rFonts w:ascii="Arial" w:hAnsi="Arial" w:cs="Arial"/>
          <w:color w:val="000000" w:themeColor="text1"/>
          <w:sz w:val="24"/>
          <w:szCs w:val="24"/>
        </w:rPr>
        <w:t xml:space="preserve"> d</w:t>
      </w:r>
      <w:r w:rsidR="0018221E" w:rsidRPr="003F2750">
        <w:rPr>
          <w:rFonts w:ascii="Arial" w:hAnsi="Arial" w:cs="Arial"/>
          <w:color w:val="000000" w:themeColor="text1"/>
          <w:sz w:val="24"/>
          <w:szCs w:val="24"/>
        </w:rPr>
        <w:t xml:space="preserve">iretrizes listadas, Nery não considerou 4 delas: elementos piscantes, orientação da tela, tempo de uso e idioma.  </w:t>
      </w:r>
    </w:p>
    <w:p w14:paraId="3EC45DB3" w14:textId="77777777" w:rsidR="00865117" w:rsidRDefault="0018221E" w:rsidP="0018221E">
      <w:pPr>
        <w:spacing w:after="0" w:line="360" w:lineRule="auto"/>
        <w:ind w:firstLine="708"/>
        <w:jc w:val="both"/>
        <w:rPr>
          <w:rFonts w:ascii="Arial" w:hAnsi="Arial" w:cs="Arial"/>
          <w:color w:val="000000" w:themeColor="text1"/>
          <w:sz w:val="24"/>
          <w:szCs w:val="24"/>
        </w:rPr>
      </w:pPr>
      <w:r w:rsidRPr="00647227">
        <w:rPr>
          <w:rFonts w:ascii="Arial" w:hAnsi="Arial" w:cs="Arial"/>
          <w:color w:val="000000" w:themeColor="text1"/>
          <w:sz w:val="24"/>
          <w:szCs w:val="24"/>
        </w:rPr>
        <w:t xml:space="preserve">A diretriz referente a elementos piscantes foi identificada de forma explícita apenas na ABNT NBR 17060, a qual estabelece requisitos específicos voltados a aplicações móveis. Embora as </w:t>
      </w:r>
      <w:r w:rsidRPr="0027174E">
        <w:rPr>
          <w:rFonts w:ascii="Arial" w:hAnsi="Arial" w:cs="Arial"/>
          <w:i/>
          <w:iCs/>
          <w:color w:val="000000" w:themeColor="text1"/>
          <w:sz w:val="24"/>
          <w:szCs w:val="24"/>
        </w:rPr>
        <w:t xml:space="preserve">Web Content Accessibility Guidelines </w:t>
      </w:r>
      <w:r w:rsidRPr="00647227">
        <w:rPr>
          <w:rFonts w:ascii="Arial" w:hAnsi="Arial" w:cs="Arial"/>
          <w:color w:val="000000" w:themeColor="text1"/>
          <w:sz w:val="24"/>
          <w:szCs w:val="24"/>
        </w:rPr>
        <w:t xml:space="preserve">(WCAG) apresentem recomendações relacionadas ao conteúdo que pisca ou cintila — como o critério de sucesso 2.3.2, que orienta que páginas web não incluam conteúdos que pisquem mais de três vezes por segundo —, essas diretrizes são formuladas em um nível mais geral e voltadas prioritariamente ao contexto de conteúdo Web, não abordando de forma específica a configuração desse tipo de elemento no âmbito de aplicações móveis. </w:t>
      </w:r>
    </w:p>
    <w:p w14:paraId="4F511085" w14:textId="46FBA3B6" w:rsidR="0018221E" w:rsidRDefault="0018221E" w:rsidP="0018221E">
      <w:pPr>
        <w:spacing w:after="0" w:line="360" w:lineRule="auto"/>
        <w:ind w:firstLine="708"/>
        <w:jc w:val="both"/>
        <w:rPr>
          <w:rFonts w:ascii="Arial" w:hAnsi="Arial" w:cs="Arial"/>
          <w:color w:val="000000" w:themeColor="text1"/>
          <w:sz w:val="24"/>
          <w:szCs w:val="24"/>
        </w:rPr>
      </w:pPr>
      <w:r w:rsidRPr="00647227">
        <w:rPr>
          <w:rFonts w:ascii="Arial" w:hAnsi="Arial" w:cs="Arial"/>
          <w:color w:val="000000" w:themeColor="text1"/>
          <w:sz w:val="24"/>
          <w:szCs w:val="24"/>
        </w:rPr>
        <w:t>De modo semelhante, o GDAMA concentra-se em orientações gerais para o desenvolvimento e teste de aplicações móveis acessíveis, sem tratar explicitamente dessa diretriz no nível de detalhamento presente na NBR 17060. Por outro lado, a NBR 17060, ao priorizar determinados requisitos específicos para dispositivos móveis, não contempla algumas diretrizes presentes em outras propostas, evidenciando diferenças de escopo e enfoque entre os documentos analisados.</w:t>
      </w:r>
    </w:p>
    <w:p w14:paraId="33A9483E" w14:textId="034796EF" w:rsidR="002D2C91" w:rsidRPr="003F2750" w:rsidRDefault="002D2C91" w:rsidP="002D2C91">
      <w:pPr>
        <w:spacing w:after="0" w:line="360" w:lineRule="auto"/>
        <w:ind w:firstLine="708"/>
        <w:jc w:val="both"/>
        <w:rPr>
          <w:rFonts w:ascii="Arial" w:hAnsi="Arial" w:cs="Arial"/>
          <w:color w:val="000000" w:themeColor="text1"/>
          <w:sz w:val="24"/>
          <w:szCs w:val="24"/>
        </w:rPr>
      </w:pPr>
      <w:r>
        <w:rPr>
          <w:rFonts w:ascii="Arial" w:hAnsi="Arial" w:cs="Arial"/>
          <w:color w:val="000000" w:themeColor="text1"/>
          <w:sz w:val="24"/>
          <w:szCs w:val="24"/>
        </w:rPr>
        <w:t>A diretriz tempo de utilização, não foi considerada por Nery, porém foi considerada nas outras 3 propostas. Nery considerou o fator tempo apenas para as diretrizes relacionadas a “Tempo de Toque”. A diretriz orientação de tela foi considerada no GDAMA e WCAG e não considerada nas outras duas. A diretriz de idioma foi considerada na WCAG e NBR.</w:t>
      </w:r>
      <w:r w:rsidR="00865117">
        <w:rPr>
          <w:rFonts w:ascii="Arial" w:hAnsi="Arial" w:cs="Arial"/>
          <w:color w:val="000000" w:themeColor="text1"/>
          <w:sz w:val="24"/>
          <w:szCs w:val="24"/>
        </w:rPr>
        <w:t xml:space="preserve"> </w:t>
      </w:r>
      <w:r>
        <w:rPr>
          <w:rFonts w:ascii="Arial" w:hAnsi="Arial" w:cs="Arial"/>
          <w:color w:val="000000" w:themeColor="text1"/>
          <w:sz w:val="24"/>
          <w:szCs w:val="24"/>
        </w:rPr>
        <w:t xml:space="preserve">De maneira análoga esse tipo de comparação pode ser obtido através dos dados das outras tabelas de diretrizes. </w:t>
      </w:r>
      <w:r w:rsidRPr="003F2750">
        <w:rPr>
          <w:rFonts w:ascii="Arial" w:hAnsi="Arial" w:cs="Arial"/>
          <w:color w:val="000000" w:themeColor="text1"/>
          <w:sz w:val="24"/>
          <w:szCs w:val="24"/>
        </w:rPr>
        <w:t xml:space="preserve">Já o </w:t>
      </w:r>
      <w:r w:rsidR="002A1D02">
        <w:rPr>
          <w:rFonts w:ascii="Arial" w:hAnsi="Arial" w:cs="Arial"/>
          <w:color w:val="000000" w:themeColor="text1"/>
          <w:sz w:val="24"/>
          <w:szCs w:val="24"/>
        </w:rPr>
        <w:t>Quadro 16</w:t>
      </w:r>
      <w:r w:rsidRPr="003F2750">
        <w:rPr>
          <w:rFonts w:ascii="Arial" w:hAnsi="Arial" w:cs="Arial"/>
          <w:color w:val="000000" w:themeColor="text1"/>
          <w:sz w:val="24"/>
          <w:szCs w:val="24"/>
        </w:rPr>
        <w:t xml:space="preserve"> relaciona todas as diretrizes referentes a configurações de texto de um aplicativo, tais como tipo, tamanho, cor, espaçamento da fonte etc. </w:t>
      </w:r>
    </w:p>
    <w:p w14:paraId="7691B81C" w14:textId="004548C5" w:rsidR="002D2C91" w:rsidRDefault="002D2C91">
      <w:pPr>
        <w:rPr>
          <w:rFonts w:ascii="Arial" w:hAnsi="Arial" w:cs="Arial"/>
          <w:color w:val="000000" w:themeColor="text1"/>
          <w:sz w:val="24"/>
          <w:szCs w:val="24"/>
        </w:rPr>
      </w:pPr>
      <w:r>
        <w:rPr>
          <w:rFonts w:ascii="Arial" w:hAnsi="Arial" w:cs="Arial"/>
          <w:color w:val="000000" w:themeColor="text1"/>
          <w:sz w:val="24"/>
          <w:szCs w:val="24"/>
        </w:rPr>
        <w:br w:type="page"/>
      </w:r>
    </w:p>
    <w:p w14:paraId="38F3112C" w14:textId="19BDF326" w:rsidR="00FC5A1D" w:rsidRPr="003F2750" w:rsidRDefault="00B107F4" w:rsidP="00B107F4">
      <w:pPr>
        <w:pStyle w:val="Legenda"/>
      </w:pPr>
      <w:bookmarkStart w:id="132" w:name="_Toc223367527"/>
      <w:r>
        <w:lastRenderedPageBreak/>
        <w:t xml:space="preserve">Quadro </w:t>
      </w:r>
      <w:fldSimple w:instr=" SEQ Quadro \* ARABIC ">
        <w:r>
          <w:rPr>
            <w:noProof/>
          </w:rPr>
          <w:t>15</w:t>
        </w:r>
      </w:fldSimple>
      <w:r>
        <w:t xml:space="preserve"> - </w:t>
      </w:r>
      <w:r w:rsidRPr="001A58B7">
        <w:t>Diretrizes relacionados a configuração do ambiente</w:t>
      </w:r>
      <w:r>
        <w:t>.</w:t>
      </w:r>
      <w:bookmarkEnd w:id="132"/>
    </w:p>
    <w:tbl>
      <w:tblPr>
        <w:tblW w:w="8642" w:type="dxa"/>
        <w:tblCellMar>
          <w:left w:w="70" w:type="dxa"/>
          <w:right w:w="70" w:type="dxa"/>
        </w:tblCellMar>
        <w:tblLook w:val="04A0" w:firstRow="1" w:lastRow="0" w:firstColumn="1" w:lastColumn="0" w:noHBand="0" w:noVBand="1"/>
      </w:tblPr>
      <w:tblGrid>
        <w:gridCol w:w="584"/>
        <w:gridCol w:w="699"/>
        <w:gridCol w:w="873"/>
        <w:gridCol w:w="1016"/>
        <w:gridCol w:w="846"/>
        <w:gridCol w:w="2497"/>
        <w:gridCol w:w="2127"/>
      </w:tblGrid>
      <w:tr w:rsidR="00FC5A1D" w:rsidRPr="002B7333" w14:paraId="381413AA" w14:textId="77777777" w:rsidTr="002A1D02">
        <w:trPr>
          <w:trHeight w:val="435"/>
        </w:trPr>
        <w:tc>
          <w:tcPr>
            <w:tcW w:w="584" w:type="dxa"/>
            <w:tcBorders>
              <w:top w:val="single" w:sz="4" w:space="0" w:color="auto"/>
              <w:left w:val="single" w:sz="4" w:space="0" w:color="auto"/>
              <w:bottom w:val="single" w:sz="4" w:space="0" w:color="auto"/>
              <w:right w:val="single" w:sz="4" w:space="0" w:color="auto"/>
            </w:tcBorders>
            <w:noWrap/>
            <w:vAlign w:val="bottom"/>
            <w:hideMark/>
          </w:tcPr>
          <w:p w14:paraId="2EA4C404"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Item</w:t>
            </w:r>
          </w:p>
        </w:tc>
        <w:tc>
          <w:tcPr>
            <w:tcW w:w="699" w:type="dxa"/>
            <w:tcBorders>
              <w:top w:val="single" w:sz="4" w:space="0" w:color="auto"/>
              <w:left w:val="nil"/>
              <w:bottom w:val="single" w:sz="4" w:space="0" w:color="auto"/>
              <w:right w:val="single" w:sz="4" w:space="0" w:color="auto"/>
            </w:tcBorders>
            <w:noWrap/>
            <w:vAlign w:val="bottom"/>
            <w:hideMark/>
          </w:tcPr>
          <w:p w14:paraId="0200AA8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Nery</w:t>
            </w:r>
          </w:p>
        </w:tc>
        <w:tc>
          <w:tcPr>
            <w:tcW w:w="873" w:type="dxa"/>
            <w:tcBorders>
              <w:top w:val="single" w:sz="4" w:space="0" w:color="auto"/>
              <w:left w:val="nil"/>
              <w:bottom w:val="single" w:sz="4" w:space="0" w:color="auto"/>
              <w:right w:val="single" w:sz="4" w:space="0" w:color="auto"/>
            </w:tcBorders>
            <w:vAlign w:val="bottom"/>
            <w:hideMark/>
          </w:tcPr>
          <w:p w14:paraId="6E9A545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WCAG</w:t>
            </w:r>
          </w:p>
        </w:tc>
        <w:tc>
          <w:tcPr>
            <w:tcW w:w="1016" w:type="dxa"/>
            <w:tcBorders>
              <w:top w:val="single" w:sz="4" w:space="0" w:color="auto"/>
              <w:left w:val="nil"/>
              <w:bottom w:val="single" w:sz="4" w:space="0" w:color="auto"/>
              <w:right w:val="single" w:sz="4" w:space="0" w:color="auto"/>
            </w:tcBorders>
            <w:vAlign w:val="bottom"/>
            <w:hideMark/>
          </w:tcPr>
          <w:p w14:paraId="31A30F1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GDAMA</w:t>
            </w:r>
          </w:p>
        </w:tc>
        <w:tc>
          <w:tcPr>
            <w:tcW w:w="846" w:type="dxa"/>
            <w:tcBorders>
              <w:top w:val="single" w:sz="4" w:space="0" w:color="auto"/>
              <w:left w:val="nil"/>
              <w:bottom w:val="single" w:sz="4" w:space="0" w:color="auto"/>
              <w:right w:val="single" w:sz="4" w:space="0" w:color="auto"/>
            </w:tcBorders>
            <w:vAlign w:val="bottom"/>
            <w:hideMark/>
          </w:tcPr>
          <w:p w14:paraId="5785A7D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NBR</w:t>
            </w:r>
          </w:p>
        </w:tc>
        <w:tc>
          <w:tcPr>
            <w:tcW w:w="2497" w:type="dxa"/>
            <w:tcBorders>
              <w:top w:val="single" w:sz="4" w:space="0" w:color="auto"/>
              <w:left w:val="nil"/>
              <w:bottom w:val="single" w:sz="4" w:space="0" w:color="auto"/>
              <w:right w:val="single" w:sz="4" w:space="0" w:color="auto"/>
            </w:tcBorders>
            <w:vAlign w:val="bottom"/>
            <w:hideMark/>
          </w:tcPr>
          <w:p w14:paraId="3D8594F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Diretriz</w:t>
            </w:r>
          </w:p>
        </w:tc>
        <w:tc>
          <w:tcPr>
            <w:tcW w:w="2127" w:type="dxa"/>
            <w:tcBorders>
              <w:top w:val="single" w:sz="4" w:space="0" w:color="auto"/>
              <w:left w:val="nil"/>
              <w:bottom w:val="single" w:sz="4" w:space="0" w:color="auto"/>
              <w:right w:val="single" w:sz="4" w:space="0" w:color="auto"/>
            </w:tcBorders>
            <w:vAlign w:val="bottom"/>
            <w:hideMark/>
          </w:tcPr>
          <w:p w14:paraId="48B08CBD"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Descrição</w:t>
            </w:r>
          </w:p>
        </w:tc>
      </w:tr>
      <w:tr w:rsidR="00FC5A1D" w:rsidRPr="002B7333" w14:paraId="0B9F5F0D"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754334E6"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w:t>
            </w:r>
          </w:p>
        </w:tc>
        <w:tc>
          <w:tcPr>
            <w:tcW w:w="699" w:type="dxa"/>
            <w:tcBorders>
              <w:top w:val="nil"/>
              <w:left w:val="nil"/>
              <w:bottom w:val="single" w:sz="4" w:space="0" w:color="auto"/>
              <w:right w:val="single" w:sz="4" w:space="0" w:color="auto"/>
            </w:tcBorders>
            <w:noWrap/>
            <w:vAlign w:val="center"/>
            <w:hideMark/>
          </w:tcPr>
          <w:p w14:paraId="2E515B1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2.2.1.</w:t>
            </w:r>
          </w:p>
        </w:tc>
        <w:tc>
          <w:tcPr>
            <w:tcW w:w="873" w:type="dxa"/>
            <w:tcBorders>
              <w:top w:val="nil"/>
              <w:left w:val="nil"/>
              <w:bottom w:val="single" w:sz="4" w:space="0" w:color="auto"/>
              <w:right w:val="single" w:sz="4" w:space="0" w:color="auto"/>
            </w:tcBorders>
            <w:vAlign w:val="center"/>
            <w:hideMark/>
          </w:tcPr>
          <w:p w14:paraId="0220147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1.4.8.</w:t>
            </w:r>
          </w:p>
        </w:tc>
        <w:tc>
          <w:tcPr>
            <w:tcW w:w="1016" w:type="dxa"/>
            <w:tcBorders>
              <w:top w:val="nil"/>
              <w:left w:val="nil"/>
              <w:bottom w:val="single" w:sz="4" w:space="0" w:color="auto"/>
              <w:right w:val="single" w:sz="4" w:space="0" w:color="auto"/>
            </w:tcBorders>
            <w:vAlign w:val="center"/>
            <w:hideMark/>
          </w:tcPr>
          <w:p w14:paraId="23BDD8E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R02</w:t>
            </w:r>
          </w:p>
        </w:tc>
        <w:tc>
          <w:tcPr>
            <w:tcW w:w="846" w:type="dxa"/>
            <w:tcBorders>
              <w:top w:val="nil"/>
              <w:left w:val="nil"/>
              <w:bottom w:val="single" w:sz="4" w:space="0" w:color="auto"/>
              <w:right w:val="single" w:sz="4" w:space="0" w:color="auto"/>
            </w:tcBorders>
            <w:vAlign w:val="center"/>
            <w:hideMark/>
          </w:tcPr>
          <w:p w14:paraId="45379859" w14:textId="062B7623"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97" w:type="dxa"/>
            <w:tcBorders>
              <w:top w:val="nil"/>
              <w:left w:val="nil"/>
              <w:bottom w:val="single" w:sz="4" w:space="0" w:color="auto"/>
              <w:right w:val="single" w:sz="4" w:space="0" w:color="auto"/>
            </w:tcBorders>
            <w:vAlign w:val="center"/>
            <w:hideMark/>
          </w:tcPr>
          <w:p w14:paraId="00DC6B2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Cor - Personalizar cor da tela</w:t>
            </w:r>
          </w:p>
        </w:tc>
        <w:tc>
          <w:tcPr>
            <w:tcW w:w="2127" w:type="dxa"/>
            <w:tcBorders>
              <w:top w:val="nil"/>
              <w:left w:val="nil"/>
              <w:bottom w:val="single" w:sz="4" w:space="0" w:color="auto"/>
              <w:right w:val="single" w:sz="4" w:space="0" w:color="auto"/>
            </w:tcBorders>
            <w:vAlign w:val="center"/>
            <w:hideMark/>
          </w:tcPr>
          <w:p w14:paraId="23082C7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a cor que deseja que a tela tenha</w:t>
            </w:r>
          </w:p>
        </w:tc>
      </w:tr>
      <w:tr w:rsidR="00FC5A1D" w:rsidRPr="002B7333" w14:paraId="78DA8F05"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7C0E3811"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1.2</w:t>
            </w:r>
          </w:p>
        </w:tc>
        <w:tc>
          <w:tcPr>
            <w:tcW w:w="699" w:type="dxa"/>
            <w:tcBorders>
              <w:top w:val="nil"/>
              <w:left w:val="nil"/>
              <w:bottom w:val="single" w:sz="4" w:space="0" w:color="auto"/>
              <w:right w:val="single" w:sz="4" w:space="0" w:color="auto"/>
            </w:tcBorders>
            <w:noWrap/>
            <w:vAlign w:val="center"/>
            <w:hideMark/>
          </w:tcPr>
          <w:p w14:paraId="4889F18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2.2.2.</w:t>
            </w:r>
          </w:p>
        </w:tc>
        <w:tc>
          <w:tcPr>
            <w:tcW w:w="873" w:type="dxa"/>
            <w:tcBorders>
              <w:top w:val="nil"/>
              <w:left w:val="nil"/>
              <w:bottom w:val="single" w:sz="4" w:space="0" w:color="auto"/>
              <w:right w:val="single" w:sz="4" w:space="0" w:color="auto"/>
            </w:tcBorders>
            <w:vAlign w:val="center"/>
            <w:hideMark/>
          </w:tcPr>
          <w:p w14:paraId="6F03A85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1.4.8.</w:t>
            </w:r>
          </w:p>
        </w:tc>
        <w:tc>
          <w:tcPr>
            <w:tcW w:w="1016" w:type="dxa"/>
            <w:tcBorders>
              <w:top w:val="nil"/>
              <w:left w:val="nil"/>
              <w:bottom w:val="single" w:sz="4" w:space="0" w:color="auto"/>
              <w:right w:val="single" w:sz="4" w:space="0" w:color="auto"/>
            </w:tcBorders>
            <w:vAlign w:val="center"/>
            <w:hideMark/>
          </w:tcPr>
          <w:p w14:paraId="7A5D61A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R02</w:t>
            </w:r>
          </w:p>
        </w:tc>
        <w:tc>
          <w:tcPr>
            <w:tcW w:w="846" w:type="dxa"/>
            <w:tcBorders>
              <w:top w:val="nil"/>
              <w:left w:val="nil"/>
              <w:bottom w:val="single" w:sz="4" w:space="0" w:color="auto"/>
              <w:right w:val="single" w:sz="4" w:space="0" w:color="auto"/>
            </w:tcBorders>
            <w:vAlign w:val="center"/>
            <w:hideMark/>
          </w:tcPr>
          <w:p w14:paraId="6B7813EA" w14:textId="4C5FBEBB"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97" w:type="dxa"/>
            <w:tcBorders>
              <w:top w:val="nil"/>
              <w:left w:val="nil"/>
              <w:bottom w:val="single" w:sz="4" w:space="0" w:color="auto"/>
              <w:right w:val="single" w:sz="4" w:space="0" w:color="auto"/>
            </w:tcBorders>
            <w:vAlign w:val="center"/>
            <w:hideMark/>
          </w:tcPr>
          <w:p w14:paraId="78A0E68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Cor - Inverter as cores da tela</w:t>
            </w:r>
          </w:p>
        </w:tc>
        <w:tc>
          <w:tcPr>
            <w:tcW w:w="2127" w:type="dxa"/>
            <w:tcBorders>
              <w:top w:val="nil"/>
              <w:left w:val="nil"/>
              <w:bottom w:val="single" w:sz="4" w:space="0" w:color="auto"/>
              <w:right w:val="single" w:sz="4" w:space="0" w:color="auto"/>
            </w:tcBorders>
            <w:vAlign w:val="center"/>
            <w:hideMark/>
          </w:tcPr>
          <w:p w14:paraId="4FB89FE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inverter todas as cores da tela</w:t>
            </w:r>
          </w:p>
        </w:tc>
      </w:tr>
      <w:tr w:rsidR="00FC5A1D" w:rsidRPr="002B7333" w14:paraId="68A5CD51"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73AD9E8F"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1.3</w:t>
            </w:r>
          </w:p>
        </w:tc>
        <w:tc>
          <w:tcPr>
            <w:tcW w:w="699" w:type="dxa"/>
            <w:tcBorders>
              <w:top w:val="nil"/>
              <w:left w:val="nil"/>
              <w:bottom w:val="single" w:sz="4" w:space="0" w:color="auto"/>
              <w:right w:val="single" w:sz="4" w:space="0" w:color="auto"/>
            </w:tcBorders>
            <w:noWrap/>
            <w:vAlign w:val="center"/>
            <w:hideMark/>
          </w:tcPr>
          <w:p w14:paraId="66A8DBF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1.1.2.</w:t>
            </w:r>
          </w:p>
        </w:tc>
        <w:tc>
          <w:tcPr>
            <w:tcW w:w="873" w:type="dxa"/>
            <w:tcBorders>
              <w:top w:val="nil"/>
              <w:left w:val="nil"/>
              <w:bottom w:val="single" w:sz="4" w:space="0" w:color="auto"/>
              <w:right w:val="single" w:sz="4" w:space="0" w:color="auto"/>
            </w:tcBorders>
            <w:vAlign w:val="center"/>
            <w:hideMark/>
          </w:tcPr>
          <w:p w14:paraId="770AA076" w14:textId="358CF8CD"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16" w:type="dxa"/>
            <w:tcBorders>
              <w:top w:val="nil"/>
              <w:left w:val="nil"/>
              <w:bottom w:val="single" w:sz="4" w:space="0" w:color="auto"/>
              <w:right w:val="single" w:sz="4" w:space="0" w:color="auto"/>
            </w:tcBorders>
            <w:vAlign w:val="center"/>
            <w:hideMark/>
          </w:tcPr>
          <w:p w14:paraId="6DBACEFE" w14:textId="12A09551"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46" w:type="dxa"/>
            <w:tcBorders>
              <w:top w:val="nil"/>
              <w:left w:val="nil"/>
              <w:bottom w:val="single" w:sz="4" w:space="0" w:color="auto"/>
              <w:right w:val="single" w:sz="4" w:space="0" w:color="auto"/>
            </w:tcBorders>
            <w:vAlign w:val="center"/>
            <w:hideMark/>
          </w:tcPr>
          <w:p w14:paraId="32A3D77E" w14:textId="1024F79C"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97" w:type="dxa"/>
            <w:tcBorders>
              <w:top w:val="nil"/>
              <w:left w:val="nil"/>
              <w:bottom w:val="single" w:sz="4" w:space="0" w:color="auto"/>
              <w:right w:val="single" w:sz="4" w:space="0" w:color="auto"/>
            </w:tcBorders>
            <w:vAlign w:val="center"/>
            <w:hideMark/>
          </w:tcPr>
          <w:p w14:paraId="528EC1EE"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Cor - Reduzir o ponto branco na tela</w:t>
            </w:r>
          </w:p>
        </w:tc>
        <w:tc>
          <w:tcPr>
            <w:tcW w:w="2127" w:type="dxa"/>
            <w:tcBorders>
              <w:top w:val="nil"/>
              <w:left w:val="nil"/>
              <w:bottom w:val="single" w:sz="4" w:space="0" w:color="auto"/>
              <w:right w:val="single" w:sz="4" w:space="0" w:color="auto"/>
            </w:tcBorders>
            <w:vAlign w:val="center"/>
            <w:hideMark/>
          </w:tcPr>
          <w:p w14:paraId="49B2BA6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reduz a intensidade das cores brilhantes</w:t>
            </w:r>
          </w:p>
        </w:tc>
      </w:tr>
      <w:tr w:rsidR="00FC5A1D" w:rsidRPr="002B7333" w14:paraId="33CC6289"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3BC29CB4"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1.4</w:t>
            </w:r>
          </w:p>
        </w:tc>
        <w:tc>
          <w:tcPr>
            <w:tcW w:w="699" w:type="dxa"/>
            <w:tcBorders>
              <w:top w:val="nil"/>
              <w:left w:val="nil"/>
              <w:bottom w:val="single" w:sz="4" w:space="0" w:color="auto"/>
              <w:right w:val="single" w:sz="4" w:space="0" w:color="auto"/>
            </w:tcBorders>
            <w:noWrap/>
            <w:vAlign w:val="center"/>
            <w:hideMark/>
          </w:tcPr>
          <w:p w14:paraId="34027E0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2.2.3.</w:t>
            </w:r>
          </w:p>
        </w:tc>
        <w:tc>
          <w:tcPr>
            <w:tcW w:w="873" w:type="dxa"/>
            <w:tcBorders>
              <w:top w:val="nil"/>
              <w:left w:val="nil"/>
              <w:bottom w:val="single" w:sz="4" w:space="0" w:color="auto"/>
              <w:right w:val="single" w:sz="4" w:space="0" w:color="auto"/>
            </w:tcBorders>
            <w:vAlign w:val="center"/>
            <w:hideMark/>
          </w:tcPr>
          <w:p w14:paraId="5EA9CE2C" w14:textId="7C31A909"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16" w:type="dxa"/>
            <w:tcBorders>
              <w:top w:val="nil"/>
              <w:left w:val="nil"/>
              <w:bottom w:val="single" w:sz="4" w:space="0" w:color="auto"/>
              <w:right w:val="single" w:sz="4" w:space="0" w:color="auto"/>
            </w:tcBorders>
            <w:vAlign w:val="center"/>
            <w:hideMark/>
          </w:tcPr>
          <w:p w14:paraId="335762F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R02</w:t>
            </w:r>
          </w:p>
        </w:tc>
        <w:tc>
          <w:tcPr>
            <w:tcW w:w="846" w:type="dxa"/>
            <w:tcBorders>
              <w:top w:val="nil"/>
              <w:left w:val="nil"/>
              <w:bottom w:val="single" w:sz="4" w:space="0" w:color="auto"/>
              <w:right w:val="single" w:sz="4" w:space="0" w:color="auto"/>
            </w:tcBorders>
            <w:vAlign w:val="center"/>
            <w:hideMark/>
          </w:tcPr>
          <w:p w14:paraId="3A7BCC82" w14:textId="753BCFD2"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97" w:type="dxa"/>
            <w:tcBorders>
              <w:top w:val="nil"/>
              <w:left w:val="nil"/>
              <w:bottom w:val="single" w:sz="4" w:space="0" w:color="auto"/>
              <w:right w:val="single" w:sz="4" w:space="0" w:color="auto"/>
            </w:tcBorders>
            <w:vAlign w:val="center"/>
            <w:hideMark/>
          </w:tcPr>
          <w:p w14:paraId="3A6174F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Cor - Filtro da cor da tela</w:t>
            </w:r>
          </w:p>
        </w:tc>
        <w:tc>
          <w:tcPr>
            <w:tcW w:w="2127" w:type="dxa"/>
            <w:tcBorders>
              <w:top w:val="nil"/>
              <w:left w:val="nil"/>
              <w:bottom w:val="single" w:sz="4" w:space="0" w:color="auto"/>
              <w:right w:val="single" w:sz="4" w:space="0" w:color="auto"/>
            </w:tcBorders>
            <w:vAlign w:val="center"/>
            <w:hideMark/>
          </w:tcPr>
          <w:p w14:paraId="47D0E41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o conjunto de cores que deseja que a película na tela tenha</w:t>
            </w:r>
          </w:p>
        </w:tc>
      </w:tr>
      <w:tr w:rsidR="00FC5A1D" w:rsidRPr="002B7333" w14:paraId="54B6E24E" w14:textId="77777777" w:rsidTr="00E42B73">
        <w:trPr>
          <w:trHeight w:val="900"/>
        </w:trPr>
        <w:tc>
          <w:tcPr>
            <w:tcW w:w="584" w:type="dxa"/>
            <w:tcBorders>
              <w:top w:val="nil"/>
              <w:left w:val="single" w:sz="4" w:space="0" w:color="auto"/>
              <w:bottom w:val="single" w:sz="4" w:space="0" w:color="auto"/>
              <w:right w:val="single" w:sz="4" w:space="0" w:color="auto"/>
            </w:tcBorders>
            <w:noWrap/>
            <w:vAlign w:val="center"/>
            <w:hideMark/>
          </w:tcPr>
          <w:p w14:paraId="42ED037A"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1.5</w:t>
            </w:r>
          </w:p>
        </w:tc>
        <w:tc>
          <w:tcPr>
            <w:tcW w:w="699" w:type="dxa"/>
            <w:tcBorders>
              <w:top w:val="nil"/>
              <w:left w:val="nil"/>
              <w:bottom w:val="single" w:sz="4" w:space="0" w:color="auto"/>
              <w:right w:val="single" w:sz="4" w:space="0" w:color="auto"/>
            </w:tcBorders>
            <w:noWrap/>
            <w:vAlign w:val="center"/>
            <w:hideMark/>
          </w:tcPr>
          <w:p w14:paraId="19AB33C4"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2.2.4.</w:t>
            </w:r>
          </w:p>
        </w:tc>
        <w:tc>
          <w:tcPr>
            <w:tcW w:w="873" w:type="dxa"/>
            <w:tcBorders>
              <w:top w:val="nil"/>
              <w:left w:val="nil"/>
              <w:bottom w:val="single" w:sz="4" w:space="0" w:color="auto"/>
              <w:right w:val="single" w:sz="4" w:space="0" w:color="auto"/>
            </w:tcBorders>
            <w:vAlign w:val="center"/>
            <w:hideMark/>
          </w:tcPr>
          <w:p w14:paraId="57EDB4E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1.4.3.  1.4.6. 1.4.11.</w:t>
            </w:r>
          </w:p>
        </w:tc>
        <w:tc>
          <w:tcPr>
            <w:tcW w:w="1016" w:type="dxa"/>
            <w:tcBorders>
              <w:top w:val="nil"/>
              <w:left w:val="nil"/>
              <w:bottom w:val="single" w:sz="4" w:space="0" w:color="auto"/>
              <w:right w:val="single" w:sz="4" w:space="0" w:color="auto"/>
            </w:tcBorders>
            <w:vAlign w:val="center"/>
            <w:hideMark/>
          </w:tcPr>
          <w:p w14:paraId="5540EAF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R02</w:t>
            </w:r>
          </w:p>
          <w:p w14:paraId="3681D2CD"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R03</w:t>
            </w:r>
          </w:p>
        </w:tc>
        <w:tc>
          <w:tcPr>
            <w:tcW w:w="846" w:type="dxa"/>
            <w:tcBorders>
              <w:top w:val="nil"/>
              <w:left w:val="nil"/>
              <w:bottom w:val="single" w:sz="4" w:space="0" w:color="auto"/>
              <w:right w:val="single" w:sz="4" w:space="0" w:color="auto"/>
            </w:tcBorders>
            <w:vAlign w:val="center"/>
            <w:hideMark/>
          </w:tcPr>
          <w:p w14:paraId="2D80E59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1.1.17</w:t>
            </w:r>
          </w:p>
        </w:tc>
        <w:tc>
          <w:tcPr>
            <w:tcW w:w="2497" w:type="dxa"/>
            <w:tcBorders>
              <w:top w:val="nil"/>
              <w:left w:val="nil"/>
              <w:bottom w:val="single" w:sz="4" w:space="0" w:color="auto"/>
              <w:right w:val="single" w:sz="4" w:space="0" w:color="auto"/>
            </w:tcBorders>
            <w:vAlign w:val="center"/>
            <w:hideMark/>
          </w:tcPr>
          <w:p w14:paraId="44F52AB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Cor- Intensidade e contraste da cor da tela</w:t>
            </w:r>
          </w:p>
        </w:tc>
        <w:tc>
          <w:tcPr>
            <w:tcW w:w="2127" w:type="dxa"/>
            <w:tcBorders>
              <w:top w:val="nil"/>
              <w:left w:val="nil"/>
              <w:bottom w:val="single" w:sz="4" w:space="0" w:color="auto"/>
              <w:right w:val="single" w:sz="4" w:space="0" w:color="auto"/>
            </w:tcBorders>
            <w:vAlign w:val="center"/>
            <w:hideMark/>
          </w:tcPr>
          <w:p w14:paraId="0C73E22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a intensidade de tons da tela</w:t>
            </w:r>
          </w:p>
        </w:tc>
      </w:tr>
      <w:tr w:rsidR="00FC5A1D" w:rsidRPr="002B7333" w14:paraId="20A1FE42"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0714ADC5"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1.6</w:t>
            </w:r>
          </w:p>
        </w:tc>
        <w:tc>
          <w:tcPr>
            <w:tcW w:w="699" w:type="dxa"/>
            <w:tcBorders>
              <w:top w:val="nil"/>
              <w:left w:val="nil"/>
              <w:bottom w:val="single" w:sz="4" w:space="0" w:color="auto"/>
              <w:right w:val="single" w:sz="4" w:space="0" w:color="auto"/>
            </w:tcBorders>
            <w:noWrap/>
            <w:vAlign w:val="center"/>
            <w:hideMark/>
          </w:tcPr>
          <w:p w14:paraId="3F5B137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1.1.1.</w:t>
            </w:r>
          </w:p>
        </w:tc>
        <w:tc>
          <w:tcPr>
            <w:tcW w:w="873" w:type="dxa"/>
            <w:tcBorders>
              <w:top w:val="nil"/>
              <w:left w:val="nil"/>
              <w:bottom w:val="single" w:sz="4" w:space="0" w:color="auto"/>
              <w:right w:val="single" w:sz="4" w:space="0" w:color="auto"/>
            </w:tcBorders>
            <w:vAlign w:val="center"/>
            <w:hideMark/>
          </w:tcPr>
          <w:p w14:paraId="24069F36" w14:textId="182EB2F0"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16" w:type="dxa"/>
            <w:tcBorders>
              <w:top w:val="nil"/>
              <w:left w:val="nil"/>
              <w:bottom w:val="single" w:sz="4" w:space="0" w:color="auto"/>
              <w:right w:val="single" w:sz="4" w:space="0" w:color="auto"/>
            </w:tcBorders>
            <w:vAlign w:val="center"/>
            <w:hideMark/>
          </w:tcPr>
          <w:p w14:paraId="2D16B26F" w14:textId="52934D9F"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46" w:type="dxa"/>
            <w:tcBorders>
              <w:top w:val="nil"/>
              <w:left w:val="nil"/>
              <w:bottom w:val="single" w:sz="4" w:space="0" w:color="auto"/>
              <w:right w:val="single" w:sz="4" w:space="0" w:color="auto"/>
            </w:tcBorders>
            <w:vAlign w:val="center"/>
            <w:hideMark/>
          </w:tcPr>
          <w:p w14:paraId="5AC821A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1.1.17</w:t>
            </w:r>
          </w:p>
        </w:tc>
        <w:tc>
          <w:tcPr>
            <w:tcW w:w="2497" w:type="dxa"/>
            <w:tcBorders>
              <w:top w:val="nil"/>
              <w:left w:val="nil"/>
              <w:bottom w:val="single" w:sz="4" w:space="0" w:color="auto"/>
              <w:right w:val="single" w:sz="4" w:space="0" w:color="auto"/>
            </w:tcBorders>
            <w:vAlign w:val="center"/>
            <w:hideMark/>
          </w:tcPr>
          <w:p w14:paraId="4AC072B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Brilho Automático</w:t>
            </w:r>
          </w:p>
        </w:tc>
        <w:tc>
          <w:tcPr>
            <w:tcW w:w="2127" w:type="dxa"/>
            <w:tcBorders>
              <w:top w:val="nil"/>
              <w:left w:val="nil"/>
              <w:bottom w:val="single" w:sz="4" w:space="0" w:color="auto"/>
              <w:right w:val="single" w:sz="4" w:space="0" w:color="auto"/>
            </w:tcBorders>
            <w:vAlign w:val="center"/>
            <w:hideMark/>
          </w:tcPr>
          <w:p w14:paraId="53FCB46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ajusta o brilho e o contraste da tela com base nos ajustes da luz ambiente</w:t>
            </w:r>
          </w:p>
        </w:tc>
      </w:tr>
      <w:tr w:rsidR="00FC5A1D" w:rsidRPr="002B7333" w14:paraId="28B51E79" w14:textId="77777777" w:rsidTr="00E42B73">
        <w:trPr>
          <w:trHeight w:val="1200"/>
        </w:trPr>
        <w:tc>
          <w:tcPr>
            <w:tcW w:w="584" w:type="dxa"/>
            <w:tcBorders>
              <w:top w:val="nil"/>
              <w:left w:val="single" w:sz="4" w:space="0" w:color="auto"/>
              <w:bottom w:val="single" w:sz="4" w:space="0" w:color="auto"/>
              <w:right w:val="single" w:sz="4" w:space="0" w:color="auto"/>
            </w:tcBorders>
            <w:noWrap/>
            <w:vAlign w:val="center"/>
            <w:hideMark/>
          </w:tcPr>
          <w:p w14:paraId="01A3E2DA"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1.7</w:t>
            </w:r>
          </w:p>
        </w:tc>
        <w:tc>
          <w:tcPr>
            <w:tcW w:w="699" w:type="dxa"/>
            <w:tcBorders>
              <w:top w:val="nil"/>
              <w:left w:val="nil"/>
              <w:bottom w:val="single" w:sz="4" w:space="0" w:color="auto"/>
              <w:right w:val="single" w:sz="4" w:space="0" w:color="auto"/>
            </w:tcBorders>
            <w:noWrap/>
            <w:vAlign w:val="center"/>
            <w:hideMark/>
          </w:tcPr>
          <w:p w14:paraId="0742738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1.1.4</w:t>
            </w:r>
          </w:p>
        </w:tc>
        <w:tc>
          <w:tcPr>
            <w:tcW w:w="873" w:type="dxa"/>
            <w:tcBorders>
              <w:top w:val="nil"/>
              <w:left w:val="nil"/>
              <w:bottom w:val="single" w:sz="4" w:space="0" w:color="auto"/>
              <w:right w:val="single" w:sz="4" w:space="0" w:color="auto"/>
            </w:tcBorders>
            <w:vAlign w:val="center"/>
            <w:hideMark/>
          </w:tcPr>
          <w:p w14:paraId="1B55D91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2.2.2.  2.3.1.  2.3.2.  2.3.3.</w:t>
            </w:r>
          </w:p>
        </w:tc>
        <w:tc>
          <w:tcPr>
            <w:tcW w:w="1016" w:type="dxa"/>
            <w:tcBorders>
              <w:top w:val="nil"/>
              <w:left w:val="nil"/>
              <w:bottom w:val="single" w:sz="4" w:space="0" w:color="auto"/>
              <w:right w:val="single" w:sz="4" w:space="0" w:color="auto"/>
            </w:tcBorders>
            <w:vAlign w:val="center"/>
            <w:hideMark/>
          </w:tcPr>
          <w:p w14:paraId="4775C8F7" w14:textId="78159B95"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46" w:type="dxa"/>
            <w:tcBorders>
              <w:top w:val="nil"/>
              <w:left w:val="nil"/>
              <w:bottom w:val="single" w:sz="4" w:space="0" w:color="auto"/>
              <w:right w:val="single" w:sz="4" w:space="0" w:color="auto"/>
            </w:tcBorders>
            <w:vAlign w:val="center"/>
            <w:hideMark/>
          </w:tcPr>
          <w:p w14:paraId="0CAB951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1.1.25  1.2.9</w:t>
            </w:r>
          </w:p>
        </w:tc>
        <w:tc>
          <w:tcPr>
            <w:tcW w:w="2497" w:type="dxa"/>
            <w:tcBorders>
              <w:top w:val="nil"/>
              <w:left w:val="nil"/>
              <w:bottom w:val="single" w:sz="4" w:space="0" w:color="auto"/>
              <w:right w:val="single" w:sz="4" w:space="0" w:color="auto"/>
            </w:tcBorders>
            <w:vAlign w:val="center"/>
            <w:hideMark/>
          </w:tcPr>
          <w:p w14:paraId="2D8478E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Animação de Telas</w:t>
            </w:r>
          </w:p>
        </w:tc>
        <w:tc>
          <w:tcPr>
            <w:tcW w:w="2127" w:type="dxa"/>
            <w:tcBorders>
              <w:top w:val="nil"/>
              <w:left w:val="nil"/>
              <w:bottom w:val="single" w:sz="4" w:space="0" w:color="auto"/>
              <w:right w:val="single" w:sz="4" w:space="0" w:color="auto"/>
            </w:tcBorders>
            <w:vAlign w:val="center"/>
            <w:hideMark/>
          </w:tcPr>
          <w:p w14:paraId="4E1F7AC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reduz o movimento da interface do usuário</w:t>
            </w:r>
          </w:p>
        </w:tc>
      </w:tr>
      <w:tr w:rsidR="00FC5A1D" w:rsidRPr="002B7333" w14:paraId="7B8ACD5C"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475ED210"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1.8</w:t>
            </w:r>
          </w:p>
        </w:tc>
        <w:tc>
          <w:tcPr>
            <w:tcW w:w="699" w:type="dxa"/>
            <w:tcBorders>
              <w:top w:val="nil"/>
              <w:left w:val="nil"/>
              <w:bottom w:val="single" w:sz="4" w:space="0" w:color="auto"/>
              <w:right w:val="single" w:sz="4" w:space="0" w:color="auto"/>
            </w:tcBorders>
            <w:noWrap/>
            <w:vAlign w:val="center"/>
            <w:hideMark/>
          </w:tcPr>
          <w:p w14:paraId="1BAD7BF1" w14:textId="6FFEA6A0"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73" w:type="dxa"/>
            <w:tcBorders>
              <w:top w:val="nil"/>
              <w:left w:val="nil"/>
              <w:bottom w:val="single" w:sz="4" w:space="0" w:color="auto"/>
              <w:right w:val="single" w:sz="4" w:space="0" w:color="auto"/>
            </w:tcBorders>
            <w:vAlign w:val="center"/>
            <w:hideMark/>
          </w:tcPr>
          <w:p w14:paraId="69789501" w14:textId="174B3FF0"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16" w:type="dxa"/>
            <w:tcBorders>
              <w:top w:val="nil"/>
              <w:left w:val="nil"/>
              <w:bottom w:val="single" w:sz="4" w:space="0" w:color="auto"/>
              <w:right w:val="single" w:sz="4" w:space="0" w:color="auto"/>
            </w:tcBorders>
            <w:vAlign w:val="center"/>
            <w:hideMark/>
          </w:tcPr>
          <w:p w14:paraId="51F93A01" w14:textId="3CE09EBF"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46" w:type="dxa"/>
            <w:tcBorders>
              <w:top w:val="nil"/>
              <w:left w:val="nil"/>
              <w:bottom w:val="single" w:sz="4" w:space="0" w:color="auto"/>
              <w:right w:val="single" w:sz="4" w:space="0" w:color="auto"/>
            </w:tcBorders>
            <w:vAlign w:val="center"/>
            <w:hideMark/>
          </w:tcPr>
          <w:p w14:paraId="61330EC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1.1.25</w:t>
            </w:r>
          </w:p>
        </w:tc>
        <w:tc>
          <w:tcPr>
            <w:tcW w:w="2497" w:type="dxa"/>
            <w:tcBorders>
              <w:top w:val="nil"/>
              <w:left w:val="nil"/>
              <w:bottom w:val="single" w:sz="4" w:space="0" w:color="auto"/>
              <w:right w:val="single" w:sz="4" w:space="0" w:color="auto"/>
            </w:tcBorders>
            <w:vAlign w:val="center"/>
            <w:hideMark/>
          </w:tcPr>
          <w:p w14:paraId="7EC9EC8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Elementos Piscantes</w:t>
            </w:r>
          </w:p>
        </w:tc>
        <w:tc>
          <w:tcPr>
            <w:tcW w:w="2127" w:type="dxa"/>
            <w:tcBorders>
              <w:top w:val="nil"/>
              <w:left w:val="nil"/>
              <w:bottom w:val="single" w:sz="4" w:space="0" w:color="auto"/>
              <w:right w:val="single" w:sz="4" w:space="0" w:color="auto"/>
            </w:tcBorders>
            <w:vAlign w:val="center"/>
            <w:hideMark/>
          </w:tcPr>
          <w:p w14:paraId="238334B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poder desabilitar elementos piscantes do aplicativo</w:t>
            </w:r>
          </w:p>
        </w:tc>
      </w:tr>
      <w:tr w:rsidR="00FC5A1D" w:rsidRPr="002B7333" w14:paraId="673DAA94"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16F5440D"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1.9</w:t>
            </w:r>
          </w:p>
        </w:tc>
        <w:tc>
          <w:tcPr>
            <w:tcW w:w="699" w:type="dxa"/>
            <w:tcBorders>
              <w:top w:val="nil"/>
              <w:left w:val="nil"/>
              <w:bottom w:val="single" w:sz="4" w:space="0" w:color="auto"/>
              <w:right w:val="single" w:sz="4" w:space="0" w:color="auto"/>
            </w:tcBorders>
            <w:noWrap/>
            <w:vAlign w:val="center"/>
            <w:hideMark/>
          </w:tcPr>
          <w:p w14:paraId="5A40637D" w14:textId="1036E6F2"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73" w:type="dxa"/>
            <w:tcBorders>
              <w:top w:val="nil"/>
              <w:left w:val="nil"/>
              <w:bottom w:val="single" w:sz="4" w:space="0" w:color="auto"/>
              <w:right w:val="single" w:sz="4" w:space="0" w:color="auto"/>
            </w:tcBorders>
            <w:vAlign w:val="center"/>
            <w:hideMark/>
          </w:tcPr>
          <w:p w14:paraId="7335982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1.3.4.</w:t>
            </w:r>
          </w:p>
        </w:tc>
        <w:tc>
          <w:tcPr>
            <w:tcW w:w="1016" w:type="dxa"/>
            <w:tcBorders>
              <w:top w:val="nil"/>
              <w:left w:val="nil"/>
              <w:bottom w:val="single" w:sz="4" w:space="0" w:color="auto"/>
              <w:right w:val="single" w:sz="4" w:space="0" w:color="auto"/>
            </w:tcBorders>
            <w:vAlign w:val="center"/>
            <w:hideMark/>
          </w:tcPr>
          <w:p w14:paraId="6A1B505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R04</w:t>
            </w:r>
          </w:p>
        </w:tc>
        <w:tc>
          <w:tcPr>
            <w:tcW w:w="846" w:type="dxa"/>
            <w:tcBorders>
              <w:top w:val="nil"/>
              <w:left w:val="nil"/>
              <w:bottom w:val="single" w:sz="4" w:space="0" w:color="auto"/>
              <w:right w:val="single" w:sz="4" w:space="0" w:color="auto"/>
            </w:tcBorders>
            <w:vAlign w:val="center"/>
            <w:hideMark/>
          </w:tcPr>
          <w:p w14:paraId="34E6AFD1" w14:textId="2546986C"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97" w:type="dxa"/>
            <w:tcBorders>
              <w:top w:val="nil"/>
              <w:left w:val="nil"/>
              <w:bottom w:val="single" w:sz="4" w:space="0" w:color="auto"/>
              <w:right w:val="single" w:sz="4" w:space="0" w:color="auto"/>
            </w:tcBorders>
            <w:vAlign w:val="center"/>
            <w:hideMark/>
          </w:tcPr>
          <w:p w14:paraId="10F3A8F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Orientação da Tela</w:t>
            </w:r>
          </w:p>
        </w:tc>
        <w:tc>
          <w:tcPr>
            <w:tcW w:w="2127" w:type="dxa"/>
            <w:tcBorders>
              <w:top w:val="nil"/>
              <w:left w:val="nil"/>
              <w:bottom w:val="single" w:sz="4" w:space="0" w:color="auto"/>
              <w:right w:val="single" w:sz="4" w:space="0" w:color="auto"/>
            </w:tcBorders>
            <w:vAlign w:val="center"/>
            <w:hideMark/>
          </w:tcPr>
          <w:p w14:paraId="6EA5BC8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poder escolher a orientação que melhor convier</w:t>
            </w:r>
          </w:p>
        </w:tc>
      </w:tr>
      <w:tr w:rsidR="00FC5A1D" w:rsidRPr="002B7333" w14:paraId="15D78208" w14:textId="77777777" w:rsidTr="00E42B73">
        <w:trPr>
          <w:trHeight w:val="1200"/>
        </w:trPr>
        <w:tc>
          <w:tcPr>
            <w:tcW w:w="584" w:type="dxa"/>
            <w:tcBorders>
              <w:top w:val="nil"/>
              <w:left w:val="single" w:sz="4" w:space="0" w:color="auto"/>
              <w:bottom w:val="single" w:sz="4" w:space="0" w:color="auto"/>
              <w:right w:val="single" w:sz="4" w:space="0" w:color="auto"/>
            </w:tcBorders>
            <w:noWrap/>
            <w:vAlign w:val="center"/>
            <w:hideMark/>
          </w:tcPr>
          <w:p w14:paraId="43C5EA93"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1.10</w:t>
            </w:r>
          </w:p>
        </w:tc>
        <w:tc>
          <w:tcPr>
            <w:tcW w:w="699" w:type="dxa"/>
            <w:tcBorders>
              <w:top w:val="nil"/>
              <w:left w:val="nil"/>
              <w:bottom w:val="single" w:sz="4" w:space="0" w:color="auto"/>
              <w:right w:val="single" w:sz="4" w:space="0" w:color="auto"/>
            </w:tcBorders>
            <w:noWrap/>
            <w:vAlign w:val="center"/>
            <w:hideMark/>
          </w:tcPr>
          <w:p w14:paraId="1AC4D814" w14:textId="20523E2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73" w:type="dxa"/>
            <w:tcBorders>
              <w:top w:val="nil"/>
              <w:left w:val="nil"/>
              <w:bottom w:val="single" w:sz="4" w:space="0" w:color="auto"/>
              <w:right w:val="single" w:sz="4" w:space="0" w:color="auto"/>
            </w:tcBorders>
            <w:vAlign w:val="center"/>
            <w:hideMark/>
          </w:tcPr>
          <w:p w14:paraId="0CA2467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2.2.1.  2.2.3.  2.2.5.  2.2.6.</w:t>
            </w:r>
          </w:p>
        </w:tc>
        <w:tc>
          <w:tcPr>
            <w:tcW w:w="1016" w:type="dxa"/>
            <w:tcBorders>
              <w:top w:val="nil"/>
              <w:left w:val="nil"/>
              <w:bottom w:val="single" w:sz="4" w:space="0" w:color="auto"/>
              <w:right w:val="single" w:sz="4" w:space="0" w:color="auto"/>
            </w:tcBorders>
            <w:vAlign w:val="center"/>
            <w:hideMark/>
          </w:tcPr>
          <w:p w14:paraId="48761CD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R26</w:t>
            </w:r>
          </w:p>
        </w:tc>
        <w:tc>
          <w:tcPr>
            <w:tcW w:w="846" w:type="dxa"/>
            <w:tcBorders>
              <w:top w:val="nil"/>
              <w:left w:val="nil"/>
              <w:bottom w:val="single" w:sz="4" w:space="0" w:color="auto"/>
              <w:right w:val="single" w:sz="4" w:space="0" w:color="auto"/>
            </w:tcBorders>
            <w:vAlign w:val="center"/>
            <w:hideMark/>
          </w:tcPr>
          <w:p w14:paraId="763D6D9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1.2.6.</w:t>
            </w:r>
          </w:p>
        </w:tc>
        <w:tc>
          <w:tcPr>
            <w:tcW w:w="2497" w:type="dxa"/>
            <w:tcBorders>
              <w:top w:val="nil"/>
              <w:left w:val="nil"/>
              <w:bottom w:val="single" w:sz="4" w:space="0" w:color="auto"/>
              <w:right w:val="single" w:sz="4" w:space="0" w:color="auto"/>
            </w:tcBorders>
            <w:vAlign w:val="center"/>
            <w:hideMark/>
          </w:tcPr>
          <w:p w14:paraId="2DA26C5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Tempo de utilização</w:t>
            </w:r>
          </w:p>
        </w:tc>
        <w:tc>
          <w:tcPr>
            <w:tcW w:w="2127" w:type="dxa"/>
            <w:tcBorders>
              <w:top w:val="nil"/>
              <w:left w:val="nil"/>
              <w:bottom w:val="single" w:sz="4" w:space="0" w:color="auto"/>
              <w:right w:val="single" w:sz="4" w:space="0" w:color="auto"/>
            </w:tcBorders>
            <w:vAlign w:val="center"/>
            <w:hideMark/>
          </w:tcPr>
          <w:p w14:paraId="4B22EC7E"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xml:space="preserve">caso o app tenha, o usuário deve poder ajustar, prolongar ou desativar o limite de tempo de utilização de uma rotina </w:t>
            </w:r>
          </w:p>
        </w:tc>
      </w:tr>
      <w:tr w:rsidR="00FC5A1D" w:rsidRPr="002B7333" w14:paraId="4A7F3C23"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07A421BC"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1.11</w:t>
            </w:r>
          </w:p>
        </w:tc>
        <w:tc>
          <w:tcPr>
            <w:tcW w:w="699" w:type="dxa"/>
            <w:tcBorders>
              <w:top w:val="nil"/>
              <w:left w:val="nil"/>
              <w:bottom w:val="single" w:sz="4" w:space="0" w:color="auto"/>
              <w:right w:val="single" w:sz="4" w:space="0" w:color="auto"/>
            </w:tcBorders>
            <w:noWrap/>
            <w:vAlign w:val="center"/>
            <w:hideMark/>
          </w:tcPr>
          <w:p w14:paraId="3EAEDEF2" w14:textId="0E272C9F"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73" w:type="dxa"/>
            <w:tcBorders>
              <w:top w:val="nil"/>
              <w:left w:val="nil"/>
              <w:bottom w:val="single" w:sz="4" w:space="0" w:color="auto"/>
              <w:right w:val="single" w:sz="4" w:space="0" w:color="auto"/>
            </w:tcBorders>
            <w:vAlign w:val="center"/>
            <w:hideMark/>
          </w:tcPr>
          <w:p w14:paraId="55ABC5D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3.1.1.  3.1.2.</w:t>
            </w:r>
          </w:p>
        </w:tc>
        <w:tc>
          <w:tcPr>
            <w:tcW w:w="1016" w:type="dxa"/>
            <w:tcBorders>
              <w:top w:val="nil"/>
              <w:left w:val="nil"/>
              <w:bottom w:val="single" w:sz="4" w:space="0" w:color="auto"/>
              <w:right w:val="single" w:sz="4" w:space="0" w:color="auto"/>
            </w:tcBorders>
            <w:vAlign w:val="center"/>
            <w:hideMark/>
          </w:tcPr>
          <w:p w14:paraId="39D2112A" w14:textId="0FE78A0F"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46" w:type="dxa"/>
            <w:tcBorders>
              <w:top w:val="nil"/>
              <w:left w:val="nil"/>
              <w:bottom w:val="single" w:sz="4" w:space="0" w:color="auto"/>
              <w:right w:val="single" w:sz="4" w:space="0" w:color="auto"/>
            </w:tcBorders>
            <w:vAlign w:val="center"/>
            <w:hideMark/>
          </w:tcPr>
          <w:p w14:paraId="4AE9515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1.1.24</w:t>
            </w:r>
          </w:p>
        </w:tc>
        <w:tc>
          <w:tcPr>
            <w:tcW w:w="2497" w:type="dxa"/>
            <w:tcBorders>
              <w:top w:val="nil"/>
              <w:left w:val="nil"/>
              <w:bottom w:val="single" w:sz="4" w:space="0" w:color="auto"/>
              <w:right w:val="single" w:sz="4" w:space="0" w:color="auto"/>
            </w:tcBorders>
            <w:vAlign w:val="center"/>
            <w:hideMark/>
          </w:tcPr>
          <w:p w14:paraId="73E29C0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Idioma</w:t>
            </w:r>
          </w:p>
        </w:tc>
        <w:tc>
          <w:tcPr>
            <w:tcW w:w="2127" w:type="dxa"/>
            <w:tcBorders>
              <w:top w:val="nil"/>
              <w:left w:val="nil"/>
              <w:bottom w:val="single" w:sz="4" w:space="0" w:color="auto"/>
              <w:right w:val="single" w:sz="4" w:space="0" w:color="auto"/>
            </w:tcBorders>
            <w:vAlign w:val="center"/>
            <w:hideMark/>
          </w:tcPr>
          <w:p w14:paraId="5789549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poder trocar o idioma nativo, caso disponível</w:t>
            </w:r>
          </w:p>
        </w:tc>
      </w:tr>
    </w:tbl>
    <w:p w14:paraId="5DA4B97A" w14:textId="7E4EE449" w:rsidR="00E70FB2" w:rsidRDefault="00E70FB2" w:rsidP="00E70FB2">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0E32DA4B" w14:textId="2D66D922" w:rsidR="00FC5A1D" w:rsidRPr="009B314E" w:rsidRDefault="00FC5A1D" w:rsidP="00FC5A1D">
      <w:pPr>
        <w:spacing w:after="0" w:line="360" w:lineRule="auto"/>
        <w:jc w:val="both"/>
        <w:rPr>
          <w:rFonts w:ascii="Arial" w:hAnsi="Arial" w:cs="Arial"/>
          <w:sz w:val="20"/>
          <w:szCs w:val="20"/>
        </w:rPr>
      </w:pPr>
      <w:r w:rsidRPr="009B314E">
        <w:rPr>
          <w:rFonts w:ascii="Arial" w:hAnsi="Arial" w:cs="Arial"/>
          <w:sz w:val="20"/>
          <w:szCs w:val="20"/>
        </w:rPr>
        <w:t>.</w:t>
      </w:r>
    </w:p>
    <w:p w14:paraId="4FED1EFA" w14:textId="77777777" w:rsidR="00FC5A1D" w:rsidRDefault="00FC5A1D" w:rsidP="00FC5A1D">
      <w:pPr>
        <w:spacing w:after="0" w:line="360" w:lineRule="auto"/>
        <w:jc w:val="both"/>
        <w:rPr>
          <w:rFonts w:ascii="Arial" w:hAnsi="Arial" w:cs="Arial"/>
          <w:color w:val="000000" w:themeColor="text1"/>
          <w:sz w:val="24"/>
          <w:szCs w:val="24"/>
        </w:rPr>
      </w:pPr>
    </w:p>
    <w:p w14:paraId="6A8B5780" w14:textId="52CD5024" w:rsidR="002D2C91" w:rsidRDefault="002D2C91">
      <w:pPr>
        <w:rPr>
          <w:rFonts w:ascii="Arial" w:hAnsi="Arial" w:cs="Arial"/>
          <w:color w:val="000000" w:themeColor="text1"/>
          <w:sz w:val="24"/>
          <w:szCs w:val="24"/>
        </w:rPr>
      </w:pPr>
      <w:r>
        <w:rPr>
          <w:rFonts w:ascii="Arial" w:hAnsi="Arial" w:cs="Arial"/>
          <w:color w:val="000000" w:themeColor="text1"/>
          <w:sz w:val="24"/>
          <w:szCs w:val="24"/>
        </w:rPr>
        <w:br w:type="page"/>
      </w:r>
    </w:p>
    <w:p w14:paraId="7EA8B0BF" w14:textId="69E5B964" w:rsidR="00FC5A1D" w:rsidRPr="003F2750" w:rsidRDefault="00B107F4" w:rsidP="00B107F4">
      <w:pPr>
        <w:pStyle w:val="Legenda"/>
      </w:pPr>
      <w:bookmarkStart w:id="133" w:name="_Toc223367528"/>
      <w:r>
        <w:lastRenderedPageBreak/>
        <w:t xml:space="preserve">Quadro </w:t>
      </w:r>
      <w:fldSimple w:instr=" SEQ Quadro \* ARABIC ">
        <w:r>
          <w:rPr>
            <w:noProof/>
          </w:rPr>
          <w:t>16</w:t>
        </w:r>
      </w:fldSimple>
      <w:r>
        <w:t xml:space="preserve">- </w:t>
      </w:r>
      <w:r w:rsidRPr="001F5139">
        <w:t>Diretrizes relacionados a configurações de texto</w:t>
      </w:r>
      <w:r>
        <w:t>.</w:t>
      </w:r>
      <w:bookmarkEnd w:id="133"/>
    </w:p>
    <w:tbl>
      <w:tblPr>
        <w:tblW w:w="8642" w:type="dxa"/>
        <w:tblCellMar>
          <w:left w:w="70" w:type="dxa"/>
          <w:right w:w="70" w:type="dxa"/>
        </w:tblCellMar>
        <w:tblLook w:val="04A0" w:firstRow="1" w:lastRow="0" w:firstColumn="1" w:lastColumn="0" w:noHBand="0" w:noVBand="1"/>
      </w:tblPr>
      <w:tblGrid>
        <w:gridCol w:w="568"/>
        <w:gridCol w:w="691"/>
        <w:gridCol w:w="876"/>
        <w:gridCol w:w="995"/>
        <w:gridCol w:w="829"/>
        <w:gridCol w:w="2515"/>
        <w:gridCol w:w="2168"/>
      </w:tblGrid>
      <w:tr w:rsidR="00FC5A1D" w:rsidRPr="002B7333" w14:paraId="10C6006C" w14:textId="77777777" w:rsidTr="002A1D02">
        <w:trPr>
          <w:trHeight w:val="435"/>
        </w:trPr>
        <w:tc>
          <w:tcPr>
            <w:tcW w:w="566" w:type="dxa"/>
            <w:tcBorders>
              <w:top w:val="single" w:sz="4" w:space="0" w:color="auto"/>
              <w:left w:val="single" w:sz="4" w:space="0" w:color="auto"/>
              <w:bottom w:val="single" w:sz="4" w:space="0" w:color="auto"/>
              <w:right w:val="single" w:sz="4" w:space="0" w:color="auto"/>
            </w:tcBorders>
            <w:noWrap/>
            <w:vAlign w:val="bottom"/>
            <w:hideMark/>
          </w:tcPr>
          <w:p w14:paraId="12285878" w14:textId="446D76FB" w:rsidR="00FC5A1D" w:rsidRPr="00D84972" w:rsidRDefault="00D84972"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w:t>
            </w:r>
            <w:r w:rsidR="00FC5A1D" w:rsidRPr="00D84972">
              <w:rPr>
                <w:rFonts w:ascii="Arial" w:eastAsia="Times New Roman" w:hAnsi="Arial" w:cs="Arial"/>
                <w:color w:val="000000"/>
                <w:kern w:val="0"/>
                <w:lang w:eastAsia="pt-BR"/>
                <w14:ligatures w14:val="none"/>
              </w:rPr>
              <w:t>tem</w:t>
            </w:r>
          </w:p>
        </w:tc>
        <w:tc>
          <w:tcPr>
            <w:tcW w:w="685" w:type="dxa"/>
            <w:tcBorders>
              <w:top w:val="single" w:sz="4" w:space="0" w:color="auto"/>
              <w:left w:val="nil"/>
              <w:bottom w:val="single" w:sz="4" w:space="0" w:color="auto"/>
              <w:right w:val="single" w:sz="4" w:space="0" w:color="auto"/>
            </w:tcBorders>
            <w:noWrap/>
            <w:vAlign w:val="bottom"/>
            <w:hideMark/>
          </w:tcPr>
          <w:p w14:paraId="30D6AAA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Nery</w:t>
            </w:r>
          </w:p>
        </w:tc>
        <w:tc>
          <w:tcPr>
            <w:tcW w:w="877" w:type="dxa"/>
            <w:tcBorders>
              <w:top w:val="single" w:sz="4" w:space="0" w:color="auto"/>
              <w:left w:val="nil"/>
              <w:bottom w:val="single" w:sz="4" w:space="0" w:color="auto"/>
              <w:right w:val="single" w:sz="4" w:space="0" w:color="auto"/>
            </w:tcBorders>
            <w:vAlign w:val="bottom"/>
            <w:hideMark/>
          </w:tcPr>
          <w:p w14:paraId="365E290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WCAG</w:t>
            </w:r>
          </w:p>
        </w:tc>
        <w:tc>
          <w:tcPr>
            <w:tcW w:w="995" w:type="dxa"/>
            <w:tcBorders>
              <w:top w:val="single" w:sz="4" w:space="0" w:color="auto"/>
              <w:left w:val="nil"/>
              <w:bottom w:val="single" w:sz="4" w:space="0" w:color="auto"/>
              <w:right w:val="single" w:sz="4" w:space="0" w:color="auto"/>
            </w:tcBorders>
            <w:vAlign w:val="bottom"/>
            <w:hideMark/>
          </w:tcPr>
          <w:p w14:paraId="5557DEC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GDAMA</w:t>
            </w:r>
          </w:p>
        </w:tc>
        <w:tc>
          <w:tcPr>
            <w:tcW w:w="829" w:type="dxa"/>
            <w:tcBorders>
              <w:top w:val="single" w:sz="4" w:space="0" w:color="auto"/>
              <w:left w:val="nil"/>
              <w:bottom w:val="single" w:sz="4" w:space="0" w:color="auto"/>
              <w:right w:val="single" w:sz="4" w:space="0" w:color="auto"/>
            </w:tcBorders>
            <w:vAlign w:val="bottom"/>
            <w:hideMark/>
          </w:tcPr>
          <w:p w14:paraId="270998B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NBR</w:t>
            </w:r>
          </w:p>
        </w:tc>
        <w:tc>
          <w:tcPr>
            <w:tcW w:w="2519" w:type="dxa"/>
            <w:tcBorders>
              <w:top w:val="single" w:sz="4" w:space="0" w:color="auto"/>
              <w:left w:val="nil"/>
              <w:bottom w:val="single" w:sz="4" w:space="0" w:color="auto"/>
              <w:right w:val="single" w:sz="4" w:space="0" w:color="auto"/>
            </w:tcBorders>
            <w:vAlign w:val="bottom"/>
            <w:hideMark/>
          </w:tcPr>
          <w:p w14:paraId="3633541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Diretriz</w:t>
            </w:r>
          </w:p>
        </w:tc>
        <w:tc>
          <w:tcPr>
            <w:tcW w:w="2171" w:type="dxa"/>
            <w:tcBorders>
              <w:top w:val="single" w:sz="4" w:space="0" w:color="auto"/>
              <w:left w:val="nil"/>
              <w:bottom w:val="single" w:sz="4" w:space="0" w:color="auto"/>
              <w:right w:val="single" w:sz="4" w:space="0" w:color="auto"/>
            </w:tcBorders>
            <w:vAlign w:val="bottom"/>
            <w:hideMark/>
          </w:tcPr>
          <w:p w14:paraId="6A2E642D"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Descrição</w:t>
            </w:r>
          </w:p>
        </w:tc>
      </w:tr>
      <w:tr w:rsidR="00FC5A1D" w:rsidRPr="002B7333" w14:paraId="18772C07" w14:textId="77777777" w:rsidTr="00E42B73">
        <w:trPr>
          <w:trHeight w:val="600"/>
        </w:trPr>
        <w:tc>
          <w:tcPr>
            <w:tcW w:w="566" w:type="dxa"/>
            <w:tcBorders>
              <w:top w:val="nil"/>
              <w:left w:val="single" w:sz="4" w:space="0" w:color="auto"/>
              <w:bottom w:val="single" w:sz="4" w:space="0" w:color="auto"/>
              <w:right w:val="single" w:sz="4" w:space="0" w:color="auto"/>
            </w:tcBorders>
            <w:noWrap/>
            <w:vAlign w:val="center"/>
            <w:hideMark/>
          </w:tcPr>
          <w:p w14:paraId="170ADC32"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2.1</w:t>
            </w:r>
          </w:p>
        </w:tc>
        <w:tc>
          <w:tcPr>
            <w:tcW w:w="685" w:type="dxa"/>
            <w:tcBorders>
              <w:top w:val="nil"/>
              <w:left w:val="nil"/>
              <w:bottom w:val="single" w:sz="4" w:space="0" w:color="auto"/>
              <w:right w:val="single" w:sz="4" w:space="0" w:color="auto"/>
            </w:tcBorders>
            <w:noWrap/>
            <w:vAlign w:val="center"/>
            <w:hideMark/>
          </w:tcPr>
          <w:p w14:paraId="16AE1D0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2.1.1.</w:t>
            </w:r>
          </w:p>
        </w:tc>
        <w:tc>
          <w:tcPr>
            <w:tcW w:w="877" w:type="dxa"/>
            <w:tcBorders>
              <w:top w:val="nil"/>
              <w:left w:val="nil"/>
              <w:bottom w:val="single" w:sz="4" w:space="0" w:color="auto"/>
              <w:right w:val="single" w:sz="4" w:space="0" w:color="auto"/>
            </w:tcBorders>
            <w:vAlign w:val="center"/>
            <w:hideMark/>
          </w:tcPr>
          <w:p w14:paraId="309CEF4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1.4.5.   1.4.9.</w:t>
            </w:r>
          </w:p>
        </w:tc>
        <w:tc>
          <w:tcPr>
            <w:tcW w:w="995" w:type="dxa"/>
            <w:tcBorders>
              <w:top w:val="nil"/>
              <w:left w:val="nil"/>
              <w:bottom w:val="single" w:sz="4" w:space="0" w:color="auto"/>
              <w:right w:val="single" w:sz="4" w:space="0" w:color="auto"/>
            </w:tcBorders>
            <w:vAlign w:val="center"/>
            <w:hideMark/>
          </w:tcPr>
          <w:p w14:paraId="0F949784" w14:textId="40A82110"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29" w:type="dxa"/>
            <w:tcBorders>
              <w:top w:val="nil"/>
              <w:left w:val="nil"/>
              <w:bottom w:val="single" w:sz="4" w:space="0" w:color="auto"/>
              <w:right w:val="single" w:sz="4" w:space="0" w:color="auto"/>
            </w:tcBorders>
            <w:vAlign w:val="center"/>
            <w:hideMark/>
          </w:tcPr>
          <w:p w14:paraId="52856E2E" w14:textId="0D0944D2"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519" w:type="dxa"/>
            <w:tcBorders>
              <w:top w:val="nil"/>
              <w:left w:val="nil"/>
              <w:bottom w:val="single" w:sz="4" w:space="0" w:color="auto"/>
              <w:right w:val="single" w:sz="4" w:space="0" w:color="auto"/>
            </w:tcBorders>
            <w:vAlign w:val="center"/>
            <w:hideMark/>
          </w:tcPr>
          <w:p w14:paraId="63E0C2A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Tipo de Fonte</w:t>
            </w:r>
          </w:p>
        </w:tc>
        <w:tc>
          <w:tcPr>
            <w:tcW w:w="2171" w:type="dxa"/>
            <w:tcBorders>
              <w:top w:val="nil"/>
              <w:left w:val="nil"/>
              <w:bottom w:val="single" w:sz="4" w:space="0" w:color="auto"/>
              <w:right w:val="single" w:sz="4" w:space="0" w:color="auto"/>
            </w:tcBorders>
            <w:vAlign w:val="center"/>
            <w:hideMark/>
          </w:tcPr>
          <w:p w14:paraId="4097BE9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qual tema de fonte prefere</w:t>
            </w:r>
          </w:p>
        </w:tc>
      </w:tr>
      <w:tr w:rsidR="00FC5A1D" w:rsidRPr="002B7333" w14:paraId="0BB78D09" w14:textId="77777777" w:rsidTr="00E42B73">
        <w:trPr>
          <w:trHeight w:val="600"/>
        </w:trPr>
        <w:tc>
          <w:tcPr>
            <w:tcW w:w="566" w:type="dxa"/>
            <w:tcBorders>
              <w:top w:val="nil"/>
              <w:left w:val="single" w:sz="4" w:space="0" w:color="auto"/>
              <w:bottom w:val="single" w:sz="4" w:space="0" w:color="auto"/>
              <w:right w:val="single" w:sz="4" w:space="0" w:color="auto"/>
            </w:tcBorders>
            <w:noWrap/>
            <w:vAlign w:val="center"/>
            <w:hideMark/>
          </w:tcPr>
          <w:p w14:paraId="2EE0D07A"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2.2</w:t>
            </w:r>
          </w:p>
        </w:tc>
        <w:tc>
          <w:tcPr>
            <w:tcW w:w="685" w:type="dxa"/>
            <w:tcBorders>
              <w:top w:val="nil"/>
              <w:left w:val="nil"/>
              <w:bottom w:val="single" w:sz="4" w:space="0" w:color="auto"/>
              <w:right w:val="single" w:sz="4" w:space="0" w:color="auto"/>
            </w:tcBorders>
            <w:noWrap/>
            <w:vAlign w:val="center"/>
            <w:hideMark/>
          </w:tcPr>
          <w:p w14:paraId="01AA9A3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2.1.2.</w:t>
            </w:r>
          </w:p>
        </w:tc>
        <w:tc>
          <w:tcPr>
            <w:tcW w:w="877" w:type="dxa"/>
            <w:tcBorders>
              <w:top w:val="nil"/>
              <w:left w:val="nil"/>
              <w:bottom w:val="single" w:sz="4" w:space="0" w:color="auto"/>
              <w:right w:val="single" w:sz="4" w:space="0" w:color="auto"/>
            </w:tcBorders>
            <w:vAlign w:val="center"/>
            <w:hideMark/>
          </w:tcPr>
          <w:p w14:paraId="08E9C9F4"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1.4.5.   1.4.9.</w:t>
            </w:r>
          </w:p>
        </w:tc>
        <w:tc>
          <w:tcPr>
            <w:tcW w:w="995" w:type="dxa"/>
            <w:tcBorders>
              <w:top w:val="nil"/>
              <w:left w:val="nil"/>
              <w:bottom w:val="single" w:sz="4" w:space="0" w:color="auto"/>
              <w:right w:val="single" w:sz="4" w:space="0" w:color="auto"/>
            </w:tcBorders>
            <w:vAlign w:val="center"/>
            <w:hideMark/>
          </w:tcPr>
          <w:p w14:paraId="0BF5570F" w14:textId="37A1F63E"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29" w:type="dxa"/>
            <w:tcBorders>
              <w:top w:val="nil"/>
              <w:left w:val="nil"/>
              <w:bottom w:val="single" w:sz="4" w:space="0" w:color="auto"/>
              <w:right w:val="single" w:sz="4" w:space="0" w:color="auto"/>
            </w:tcBorders>
            <w:vAlign w:val="center"/>
            <w:hideMark/>
          </w:tcPr>
          <w:p w14:paraId="5E199482" w14:textId="5B708D13"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519" w:type="dxa"/>
            <w:tcBorders>
              <w:top w:val="nil"/>
              <w:left w:val="nil"/>
              <w:bottom w:val="single" w:sz="4" w:space="0" w:color="auto"/>
              <w:right w:val="single" w:sz="4" w:space="0" w:color="auto"/>
            </w:tcBorders>
            <w:vAlign w:val="center"/>
            <w:hideMark/>
          </w:tcPr>
          <w:p w14:paraId="1663276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Negrito</w:t>
            </w:r>
          </w:p>
        </w:tc>
        <w:tc>
          <w:tcPr>
            <w:tcW w:w="2171" w:type="dxa"/>
            <w:tcBorders>
              <w:top w:val="nil"/>
              <w:left w:val="nil"/>
              <w:bottom w:val="single" w:sz="4" w:space="0" w:color="auto"/>
              <w:right w:val="single" w:sz="4" w:space="0" w:color="auto"/>
            </w:tcBorders>
            <w:vAlign w:val="center"/>
            <w:hideMark/>
          </w:tcPr>
          <w:p w14:paraId="74EB8E1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deixar o texto do app em negrito</w:t>
            </w:r>
          </w:p>
        </w:tc>
      </w:tr>
      <w:tr w:rsidR="00FC5A1D" w:rsidRPr="002B7333" w14:paraId="195A5D37" w14:textId="77777777" w:rsidTr="00E42B73">
        <w:trPr>
          <w:trHeight w:val="600"/>
        </w:trPr>
        <w:tc>
          <w:tcPr>
            <w:tcW w:w="566" w:type="dxa"/>
            <w:tcBorders>
              <w:top w:val="nil"/>
              <w:left w:val="single" w:sz="4" w:space="0" w:color="auto"/>
              <w:bottom w:val="single" w:sz="4" w:space="0" w:color="auto"/>
              <w:right w:val="single" w:sz="4" w:space="0" w:color="auto"/>
            </w:tcBorders>
            <w:noWrap/>
            <w:vAlign w:val="center"/>
            <w:hideMark/>
          </w:tcPr>
          <w:p w14:paraId="1BAA430D"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2.3</w:t>
            </w:r>
          </w:p>
        </w:tc>
        <w:tc>
          <w:tcPr>
            <w:tcW w:w="685" w:type="dxa"/>
            <w:tcBorders>
              <w:top w:val="nil"/>
              <w:left w:val="nil"/>
              <w:bottom w:val="single" w:sz="4" w:space="0" w:color="auto"/>
              <w:right w:val="single" w:sz="4" w:space="0" w:color="auto"/>
            </w:tcBorders>
            <w:noWrap/>
            <w:vAlign w:val="center"/>
            <w:hideMark/>
          </w:tcPr>
          <w:p w14:paraId="6DDB06B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2.1.3.</w:t>
            </w:r>
          </w:p>
        </w:tc>
        <w:tc>
          <w:tcPr>
            <w:tcW w:w="877" w:type="dxa"/>
            <w:tcBorders>
              <w:top w:val="nil"/>
              <w:left w:val="nil"/>
              <w:bottom w:val="single" w:sz="4" w:space="0" w:color="auto"/>
              <w:right w:val="single" w:sz="4" w:space="0" w:color="auto"/>
            </w:tcBorders>
            <w:vAlign w:val="center"/>
            <w:hideMark/>
          </w:tcPr>
          <w:p w14:paraId="069D6EC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1.4.5.   1.4.9.</w:t>
            </w:r>
          </w:p>
        </w:tc>
        <w:tc>
          <w:tcPr>
            <w:tcW w:w="995" w:type="dxa"/>
            <w:tcBorders>
              <w:top w:val="nil"/>
              <w:left w:val="nil"/>
              <w:bottom w:val="single" w:sz="4" w:space="0" w:color="auto"/>
              <w:right w:val="single" w:sz="4" w:space="0" w:color="auto"/>
            </w:tcBorders>
            <w:vAlign w:val="center"/>
            <w:hideMark/>
          </w:tcPr>
          <w:p w14:paraId="60AF891B" w14:textId="07E108F8"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29" w:type="dxa"/>
            <w:tcBorders>
              <w:top w:val="nil"/>
              <w:left w:val="nil"/>
              <w:bottom w:val="single" w:sz="4" w:space="0" w:color="auto"/>
              <w:right w:val="single" w:sz="4" w:space="0" w:color="auto"/>
            </w:tcBorders>
            <w:vAlign w:val="center"/>
            <w:hideMark/>
          </w:tcPr>
          <w:p w14:paraId="492BAF38" w14:textId="5F21B742"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519" w:type="dxa"/>
            <w:tcBorders>
              <w:top w:val="nil"/>
              <w:left w:val="nil"/>
              <w:bottom w:val="single" w:sz="4" w:space="0" w:color="auto"/>
              <w:right w:val="single" w:sz="4" w:space="0" w:color="auto"/>
            </w:tcBorders>
            <w:vAlign w:val="center"/>
            <w:hideMark/>
          </w:tcPr>
          <w:p w14:paraId="2BEDCC1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Tamanho de Fonte</w:t>
            </w:r>
          </w:p>
        </w:tc>
        <w:tc>
          <w:tcPr>
            <w:tcW w:w="2171" w:type="dxa"/>
            <w:tcBorders>
              <w:top w:val="nil"/>
              <w:left w:val="nil"/>
              <w:bottom w:val="single" w:sz="4" w:space="0" w:color="auto"/>
              <w:right w:val="single" w:sz="4" w:space="0" w:color="auto"/>
            </w:tcBorders>
            <w:vAlign w:val="center"/>
            <w:hideMark/>
          </w:tcPr>
          <w:p w14:paraId="5CBB528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qual tamanho de fonte prefere</w:t>
            </w:r>
          </w:p>
        </w:tc>
      </w:tr>
      <w:tr w:rsidR="00FC5A1D" w:rsidRPr="002B7333" w14:paraId="02020FB3" w14:textId="77777777" w:rsidTr="00E42B73">
        <w:trPr>
          <w:trHeight w:val="600"/>
        </w:trPr>
        <w:tc>
          <w:tcPr>
            <w:tcW w:w="566" w:type="dxa"/>
            <w:tcBorders>
              <w:top w:val="nil"/>
              <w:left w:val="single" w:sz="4" w:space="0" w:color="auto"/>
              <w:bottom w:val="single" w:sz="4" w:space="0" w:color="auto"/>
              <w:right w:val="single" w:sz="4" w:space="0" w:color="auto"/>
            </w:tcBorders>
            <w:noWrap/>
            <w:vAlign w:val="center"/>
            <w:hideMark/>
          </w:tcPr>
          <w:p w14:paraId="3AB6BBBB"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2.4</w:t>
            </w:r>
          </w:p>
        </w:tc>
        <w:tc>
          <w:tcPr>
            <w:tcW w:w="685" w:type="dxa"/>
            <w:tcBorders>
              <w:top w:val="nil"/>
              <w:left w:val="nil"/>
              <w:bottom w:val="single" w:sz="4" w:space="0" w:color="auto"/>
              <w:right w:val="single" w:sz="4" w:space="0" w:color="auto"/>
            </w:tcBorders>
            <w:noWrap/>
            <w:vAlign w:val="center"/>
            <w:hideMark/>
          </w:tcPr>
          <w:p w14:paraId="0F4CC9F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2.1.4.</w:t>
            </w:r>
          </w:p>
        </w:tc>
        <w:tc>
          <w:tcPr>
            <w:tcW w:w="877" w:type="dxa"/>
            <w:tcBorders>
              <w:top w:val="nil"/>
              <w:left w:val="nil"/>
              <w:bottom w:val="single" w:sz="4" w:space="0" w:color="auto"/>
              <w:right w:val="single" w:sz="4" w:space="0" w:color="auto"/>
            </w:tcBorders>
            <w:vAlign w:val="center"/>
            <w:hideMark/>
          </w:tcPr>
          <w:p w14:paraId="0FED5BE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1.4.5.   1.4.9.</w:t>
            </w:r>
          </w:p>
        </w:tc>
        <w:tc>
          <w:tcPr>
            <w:tcW w:w="995" w:type="dxa"/>
            <w:tcBorders>
              <w:top w:val="nil"/>
              <w:left w:val="nil"/>
              <w:bottom w:val="single" w:sz="4" w:space="0" w:color="auto"/>
              <w:right w:val="single" w:sz="4" w:space="0" w:color="auto"/>
            </w:tcBorders>
            <w:vAlign w:val="center"/>
            <w:hideMark/>
          </w:tcPr>
          <w:p w14:paraId="1FEA9B5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R02</w:t>
            </w:r>
          </w:p>
        </w:tc>
        <w:tc>
          <w:tcPr>
            <w:tcW w:w="829" w:type="dxa"/>
            <w:tcBorders>
              <w:top w:val="nil"/>
              <w:left w:val="nil"/>
              <w:bottom w:val="single" w:sz="4" w:space="0" w:color="auto"/>
              <w:right w:val="single" w:sz="4" w:space="0" w:color="auto"/>
            </w:tcBorders>
            <w:vAlign w:val="center"/>
            <w:hideMark/>
          </w:tcPr>
          <w:p w14:paraId="0655E87E" w14:textId="2B803C6A"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519" w:type="dxa"/>
            <w:tcBorders>
              <w:top w:val="nil"/>
              <w:left w:val="nil"/>
              <w:bottom w:val="single" w:sz="4" w:space="0" w:color="auto"/>
              <w:right w:val="single" w:sz="4" w:space="0" w:color="auto"/>
            </w:tcBorders>
            <w:vAlign w:val="center"/>
            <w:hideMark/>
          </w:tcPr>
          <w:p w14:paraId="28C4F0B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Cor da fonte</w:t>
            </w:r>
          </w:p>
        </w:tc>
        <w:tc>
          <w:tcPr>
            <w:tcW w:w="2171" w:type="dxa"/>
            <w:tcBorders>
              <w:top w:val="nil"/>
              <w:left w:val="nil"/>
              <w:bottom w:val="single" w:sz="4" w:space="0" w:color="auto"/>
              <w:right w:val="single" w:sz="4" w:space="0" w:color="auto"/>
            </w:tcBorders>
            <w:vAlign w:val="center"/>
            <w:hideMark/>
          </w:tcPr>
          <w:p w14:paraId="2654104D"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uma cor para o texto</w:t>
            </w:r>
          </w:p>
        </w:tc>
      </w:tr>
      <w:tr w:rsidR="00FC5A1D" w:rsidRPr="002B7333" w14:paraId="73F09382" w14:textId="77777777" w:rsidTr="00E42B73">
        <w:trPr>
          <w:trHeight w:val="600"/>
        </w:trPr>
        <w:tc>
          <w:tcPr>
            <w:tcW w:w="566" w:type="dxa"/>
            <w:tcBorders>
              <w:top w:val="nil"/>
              <w:left w:val="single" w:sz="4" w:space="0" w:color="auto"/>
              <w:bottom w:val="single" w:sz="4" w:space="0" w:color="auto"/>
              <w:right w:val="single" w:sz="4" w:space="0" w:color="auto"/>
            </w:tcBorders>
            <w:noWrap/>
            <w:vAlign w:val="center"/>
            <w:hideMark/>
          </w:tcPr>
          <w:p w14:paraId="24210292"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2.5</w:t>
            </w:r>
          </w:p>
        </w:tc>
        <w:tc>
          <w:tcPr>
            <w:tcW w:w="685" w:type="dxa"/>
            <w:tcBorders>
              <w:top w:val="nil"/>
              <w:left w:val="nil"/>
              <w:bottom w:val="single" w:sz="4" w:space="0" w:color="auto"/>
              <w:right w:val="single" w:sz="4" w:space="0" w:color="auto"/>
            </w:tcBorders>
            <w:noWrap/>
            <w:vAlign w:val="center"/>
            <w:hideMark/>
          </w:tcPr>
          <w:p w14:paraId="216C6BE4" w14:textId="719A7563"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77" w:type="dxa"/>
            <w:tcBorders>
              <w:top w:val="nil"/>
              <w:left w:val="nil"/>
              <w:bottom w:val="single" w:sz="4" w:space="0" w:color="auto"/>
              <w:right w:val="single" w:sz="4" w:space="0" w:color="auto"/>
            </w:tcBorders>
            <w:vAlign w:val="center"/>
            <w:hideMark/>
          </w:tcPr>
          <w:p w14:paraId="5773D3EE"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1.4.3.  1.4.6.</w:t>
            </w:r>
          </w:p>
        </w:tc>
        <w:tc>
          <w:tcPr>
            <w:tcW w:w="995" w:type="dxa"/>
            <w:tcBorders>
              <w:top w:val="nil"/>
              <w:left w:val="nil"/>
              <w:bottom w:val="single" w:sz="4" w:space="0" w:color="auto"/>
              <w:right w:val="single" w:sz="4" w:space="0" w:color="auto"/>
            </w:tcBorders>
            <w:vAlign w:val="center"/>
            <w:hideMark/>
          </w:tcPr>
          <w:p w14:paraId="119643F4"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xml:space="preserve">R02 </w:t>
            </w:r>
          </w:p>
          <w:p w14:paraId="4CB9B01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R03</w:t>
            </w:r>
          </w:p>
        </w:tc>
        <w:tc>
          <w:tcPr>
            <w:tcW w:w="829" w:type="dxa"/>
            <w:tcBorders>
              <w:top w:val="nil"/>
              <w:left w:val="nil"/>
              <w:bottom w:val="single" w:sz="4" w:space="0" w:color="auto"/>
              <w:right w:val="single" w:sz="4" w:space="0" w:color="auto"/>
            </w:tcBorders>
            <w:vAlign w:val="center"/>
            <w:hideMark/>
          </w:tcPr>
          <w:p w14:paraId="0AA57B5D"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1.1.17</w:t>
            </w:r>
          </w:p>
        </w:tc>
        <w:tc>
          <w:tcPr>
            <w:tcW w:w="2519" w:type="dxa"/>
            <w:tcBorders>
              <w:top w:val="nil"/>
              <w:left w:val="nil"/>
              <w:bottom w:val="single" w:sz="4" w:space="0" w:color="auto"/>
              <w:right w:val="single" w:sz="4" w:space="0" w:color="auto"/>
            </w:tcBorders>
            <w:vAlign w:val="center"/>
            <w:hideMark/>
          </w:tcPr>
          <w:p w14:paraId="097A4ED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Contraste da Fonte</w:t>
            </w:r>
          </w:p>
        </w:tc>
        <w:tc>
          <w:tcPr>
            <w:tcW w:w="2171" w:type="dxa"/>
            <w:tcBorders>
              <w:top w:val="nil"/>
              <w:left w:val="nil"/>
              <w:bottom w:val="single" w:sz="4" w:space="0" w:color="auto"/>
              <w:right w:val="single" w:sz="4" w:space="0" w:color="auto"/>
            </w:tcBorders>
            <w:vAlign w:val="center"/>
            <w:hideMark/>
          </w:tcPr>
          <w:p w14:paraId="342E6BF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xml:space="preserve">escolher a relação de contraste de texto </w:t>
            </w:r>
          </w:p>
        </w:tc>
      </w:tr>
      <w:tr w:rsidR="00FC5A1D" w:rsidRPr="002B7333" w14:paraId="4C026653" w14:textId="77777777" w:rsidTr="00E42B73">
        <w:trPr>
          <w:trHeight w:val="900"/>
        </w:trPr>
        <w:tc>
          <w:tcPr>
            <w:tcW w:w="566" w:type="dxa"/>
            <w:tcBorders>
              <w:top w:val="nil"/>
              <w:left w:val="single" w:sz="4" w:space="0" w:color="auto"/>
              <w:bottom w:val="single" w:sz="4" w:space="0" w:color="auto"/>
              <w:right w:val="single" w:sz="4" w:space="0" w:color="auto"/>
            </w:tcBorders>
            <w:noWrap/>
            <w:vAlign w:val="center"/>
            <w:hideMark/>
          </w:tcPr>
          <w:p w14:paraId="6F57C594"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2.6</w:t>
            </w:r>
          </w:p>
        </w:tc>
        <w:tc>
          <w:tcPr>
            <w:tcW w:w="685" w:type="dxa"/>
            <w:tcBorders>
              <w:top w:val="nil"/>
              <w:left w:val="nil"/>
              <w:bottom w:val="single" w:sz="4" w:space="0" w:color="auto"/>
              <w:right w:val="single" w:sz="4" w:space="0" w:color="auto"/>
            </w:tcBorders>
            <w:noWrap/>
            <w:vAlign w:val="center"/>
            <w:hideMark/>
          </w:tcPr>
          <w:p w14:paraId="1543B993" w14:textId="4D9650B9"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77" w:type="dxa"/>
            <w:tcBorders>
              <w:top w:val="nil"/>
              <w:left w:val="nil"/>
              <w:bottom w:val="single" w:sz="4" w:space="0" w:color="auto"/>
              <w:right w:val="single" w:sz="4" w:space="0" w:color="auto"/>
            </w:tcBorders>
            <w:vAlign w:val="center"/>
            <w:hideMark/>
          </w:tcPr>
          <w:p w14:paraId="62330B2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1.4.5. 1.4.9. 1.4.12.</w:t>
            </w:r>
          </w:p>
        </w:tc>
        <w:tc>
          <w:tcPr>
            <w:tcW w:w="995" w:type="dxa"/>
            <w:tcBorders>
              <w:top w:val="nil"/>
              <w:left w:val="nil"/>
              <w:bottom w:val="single" w:sz="4" w:space="0" w:color="auto"/>
              <w:right w:val="single" w:sz="4" w:space="0" w:color="auto"/>
            </w:tcBorders>
            <w:vAlign w:val="center"/>
            <w:hideMark/>
          </w:tcPr>
          <w:p w14:paraId="5B3FAD56" w14:textId="1AA3A97E"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29" w:type="dxa"/>
            <w:tcBorders>
              <w:top w:val="nil"/>
              <w:left w:val="nil"/>
              <w:bottom w:val="single" w:sz="4" w:space="0" w:color="auto"/>
              <w:right w:val="single" w:sz="4" w:space="0" w:color="auto"/>
            </w:tcBorders>
            <w:vAlign w:val="center"/>
            <w:hideMark/>
          </w:tcPr>
          <w:p w14:paraId="34E991BD" w14:textId="13AA09EA"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519" w:type="dxa"/>
            <w:tcBorders>
              <w:top w:val="nil"/>
              <w:left w:val="nil"/>
              <w:bottom w:val="single" w:sz="4" w:space="0" w:color="auto"/>
              <w:right w:val="single" w:sz="4" w:space="0" w:color="auto"/>
            </w:tcBorders>
            <w:vAlign w:val="center"/>
            <w:hideMark/>
          </w:tcPr>
          <w:p w14:paraId="7F88BCC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Espaçamento da Fonte</w:t>
            </w:r>
          </w:p>
        </w:tc>
        <w:tc>
          <w:tcPr>
            <w:tcW w:w="2171" w:type="dxa"/>
            <w:tcBorders>
              <w:top w:val="nil"/>
              <w:left w:val="nil"/>
              <w:bottom w:val="single" w:sz="4" w:space="0" w:color="auto"/>
              <w:right w:val="single" w:sz="4" w:space="0" w:color="auto"/>
            </w:tcBorders>
            <w:vAlign w:val="center"/>
            <w:hideMark/>
          </w:tcPr>
          <w:p w14:paraId="3BBFE6B4"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configurar a altura da linha, espaçamento entre parágrafos, espaçamento de letras e espaçamento de palavras</w:t>
            </w:r>
          </w:p>
        </w:tc>
      </w:tr>
    </w:tbl>
    <w:p w14:paraId="3398C09A" w14:textId="1065ED04" w:rsidR="00E70FB2" w:rsidRDefault="00E70FB2" w:rsidP="00E70FB2">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423493C3" w14:textId="77777777" w:rsidR="00FC5A1D" w:rsidRDefault="00FC5A1D" w:rsidP="00FC5A1D">
      <w:pPr>
        <w:spacing w:after="0" w:line="360" w:lineRule="auto"/>
        <w:jc w:val="both"/>
        <w:rPr>
          <w:rFonts w:ascii="Arial" w:hAnsi="Arial" w:cs="Arial"/>
          <w:sz w:val="24"/>
          <w:szCs w:val="24"/>
        </w:rPr>
      </w:pPr>
    </w:p>
    <w:p w14:paraId="7ECD1A6F" w14:textId="4724E9F0" w:rsidR="00C80038" w:rsidRDefault="00FC5A1D" w:rsidP="005325E7">
      <w:pPr>
        <w:spacing w:after="0" w:line="360" w:lineRule="auto"/>
        <w:ind w:firstLine="708"/>
        <w:jc w:val="both"/>
        <w:rPr>
          <w:rFonts w:ascii="Arial" w:hAnsi="Arial" w:cs="Arial"/>
          <w:color w:val="000000" w:themeColor="text1"/>
          <w:sz w:val="24"/>
          <w:szCs w:val="24"/>
        </w:rPr>
      </w:pPr>
      <w:r>
        <w:rPr>
          <w:rFonts w:ascii="Arial" w:hAnsi="Arial" w:cs="Arial"/>
          <w:color w:val="000000" w:themeColor="text1"/>
          <w:sz w:val="24"/>
          <w:szCs w:val="24"/>
        </w:rPr>
        <w:t>Pode ser observado que a maioria das diretrizes de configuração específicas de texto estão contempladas em Nery (60%) e no WCAG (100%).  As outras fontes não tratam de maneira tão específica e detalhada. Observa-se também que Nery não trata diretamente contraste do texto, pois em seu trabalho trata o contraste da cor da tela e não especificamente o texto.</w:t>
      </w:r>
    </w:p>
    <w:p w14:paraId="1B7BB389" w14:textId="61D33118" w:rsidR="0018221E" w:rsidRDefault="00C80038" w:rsidP="005325E7">
      <w:pPr>
        <w:spacing w:after="0" w:line="360" w:lineRule="auto"/>
        <w:ind w:firstLine="708"/>
        <w:jc w:val="both"/>
        <w:rPr>
          <w:rFonts w:ascii="Arial" w:hAnsi="Arial" w:cs="Arial"/>
          <w:color w:val="000000" w:themeColor="text1"/>
          <w:sz w:val="24"/>
          <w:szCs w:val="24"/>
        </w:rPr>
      </w:pPr>
      <w:r>
        <w:rPr>
          <w:rFonts w:ascii="Arial" w:hAnsi="Arial" w:cs="Arial"/>
          <w:color w:val="000000" w:themeColor="text1"/>
          <w:sz w:val="24"/>
          <w:szCs w:val="24"/>
        </w:rPr>
        <w:t xml:space="preserve">O Quadro </w:t>
      </w:r>
      <w:r w:rsidR="005C3A51">
        <w:rPr>
          <w:rFonts w:ascii="Arial" w:hAnsi="Arial" w:cs="Arial"/>
          <w:color w:val="000000" w:themeColor="text1"/>
          <w:sz w:val="24"/>
          <w:szCs w:val="24"/>
        </w:rPr>
        <w:t>1</w:t>
      </w:r>
      <w:r w:rsidR="002A1D02">
        <w:rPr>
          <w:rFonts w:ascii="Arial" w:hAnsi="Arial" w:cs="Arial"/>
          <w:color w:val="000000" w:themeColor="text1"/>
          <w:sz w:val="24"/>
          <w:szCs w:val="24"/>
        </w:rPr>
        <w:t>7</w:t>
      </w:r>
      <w:r w:rsidR="00FC5A1D" w:rsidRPr="003F2750">
        <w:rPr>
          <w:rFonts w:ascii="Arial" w:hAnsi="Arial" w:cs="Arial"/>
          <w:color w:val="000000" w:themeColor="text1"/>
          <w:sz w:val="24"/>
          <w:szCs w:val="24"/>
        </w:rPr>
        <w:t xml:space="preserve"> lista as diretrizes relacionadas a configurações de som do aplicativo, tais como silenciar os efeitos sonoros, exibição de mecanismos de controle de som, configurações de áudio para leitores de tela etc.</w:t>
      </w:r>
      <w:bookmarkStart w:id="134" w:name="_Ref173855403"/>
    </w:p>
    <w:p w14:paraId="5868F1C7" w14:textId="2D1D843C" w:rsidR="002D2C91" w:rsidRPr="00B95867" w:rsidRDefault="002D2C91" w:rsidP="002D2C91">
      <w:pPr>
        <w:spacing w:after="0" w:line="360" w:lineRule="auto"/>
        <w:ind w:firstLine="708"/>
        <w:jc w:val="both"/>
        <w:rPr>
          <w:rFonts w:ascii="Arial" w:hAnsi="Arial" w:cs="Arial"/>
          <w:color w:val="000000" w:themeColor="text1"/>
          <w:sz w:val="24"/>
          <w:szCs w:val="24"/>
        </w:rPr>
      </w:pPr>
      <w:r>
        <w:rPr>
          <w:rFonts w:ascii="Arial" w:hAnsi="Arial" w:cs="Arial"/>
          <w:color w:val="000000" w:themeColor="text1"/>
          <w:sz w:val="24"/>
          <w:szCs w:val="24"/>
        </w:rPr>
        <w:t xml:space="preserve">Observa-se que o </w:t>
      </w:r>
      <w:r w:rsidRPr="00B95867">
        <w:rPr>
          <w:rFonts w:ascii="Arial" w:hAnsi="Arial" w:cs="Arial"/>
          <w:color w:val="000000" w:themeColor="text1"/>
          <w:sz w:val="24"/>
          <w:szCs w:val="24"/>
        </w:rPr>
        <w:t xml:space="preserve">trabalho de Nery </w:t>
      </w:r>
      <w:r>
        <w:rPr>
          <w:rFonts w:ascii="Arial" w:hAnsi="Arial" w:cs="Arial"/>
          <w:color w:val="000000" w:themeColor="text1"/>
          <w:sz w:val="24"/>
          <w:szCs w:val="24"/>
        </w:rPr>
        <w:t>concentra a maior quantidade de diretrizes nesta categoria</w:t>
      </w:r>
      <w:r w:rsidRPr="00B95867">
        <w:rPr>
          <w:rFonts w:ascii="Arial" w:hAnsi="Arial" w:cs="Arial"/>
          <w:color w:val="000000" w:themeColor="text1"/>
          <w:sz w:val="24"/>
          <w:szCs w:val="24"/>
        </w:rPr>
        <w:t xml:space="preserve"> (86%). Analisando seu trabalho, verifica-se que essas diretrizes foram obtidas quase que em sua totalidade a partir dos recursos analisados dos Sistemas Operacionais Android e </w:t>
      </w:r>
      <w:r>
        <w:rPr>
          <w:rFonts w:ascii="Arial" w:hAnsi="Arial" w:cs="Arial"/>
          <w:color w:val="000000" w:themeColor="text1"/>
          <w:sz w:val="24"/>
          <w:szCs w:val="24"/>
        </w:rPr>
        <w:t>i</w:t>
      </w:r>
      <w:r w:rsidRPr="00B95867">
        <w:rPr>
          <w:rFonts w:ascii="Arial" w:hAnsi="Arial" w:cs="Arial"/>
          <w:color w:val="000000" w:themeColor="text1"/>
          <w:sz w:val="24"/>
          <w:szCs w:val="24"/>
        </w:rPr>
        <w:t>OS.  Ess</w:t>
      </w:r>
      <w:r>
        <w:rPr>
          <w:rFonts w:ascii="Arial" w:hAnsi="Arial" w:cs="Arial"/>
          <w:color w:val="000000" w:themeColor="text1"/>
          <w:sz w:val="24"/>
          <w:szCs w:val="24"/>
        </w:rPr>
        <w:t>as</w:t>
      </w:r>
      <w:r w:rsidRPr="00B95867">
        <w:rPr>
          <w:rFonts w:ascii="Arial" w:hAnsi="Arial" w:cs="Arial"/>
          <w:color w:val="000000" w:themeColor="text1"/>
          <w:sz w:val="24"/>
          <w:szCs w:val="24"/>
        </w:rPr>
        <w:t xml:space="preserve"> </w:t>
      </w:r>
      <w:r>
        <w:rPr>
          <w:rFonts w:ascii="Arial" w:hAnsi="Arial" w:cs="Arial"/>
          <w:color w:val="000000" w:themeColor="text1"/>
          <w:sz w:val="24"/>
          <w:szCs w:val="24"/>
        </w:rPr>
        <w:t>diretrizes</w:t>
      </w:r>
      <w:r w:rsidRPr="00B95867">
        <w:rPr>
          <w:rFonts w:ascii="Arial" w:hAnsi="Arial" w:cs="Arial"/>
          <w:color w:val="000000" w:themeColor="text1"/>
          <w:sz w:val="24"/>
          <w:szCs w:val="24"/>
        </w:rPr>
        <w:t xml:space="preserve"> podem ser importantes, quando se utiliza do leitor embutido (ou implementado) dentro do aplicativo. </w:t>
      </w:r>
    </w:p>
    <w:p w14:paraId="272BDA78" w14:textId="4D10445F" w:rsidR="002D2C91" w:rsidRDefault="002D2C91">
      <w:pPr>
        <w:rPr>
          <w:rFonts w:ascii="Arial" w:hAnsi="Arial" w:cs="Arial"/>
          <w:color w:val="000000" w:themeColor="text1"/>
          <w:sz w:val="24"/>
          <w:szCs w:val="24"/>
        </w:rPr>
      </w:pPr>
      <w:r>
        <w:rPr>
          <w:rFonts w:ascii="Arial" w:hAnsi="Arial" w:cs="Arial"/>
          <w:color w:val="000000" w:themeColor="text1"/>
          <w:sz w:val="24"/>
          <w:szCs w:val="24"/>
        </w:rPr>
        <w:br w:type="page"/>
      </w:r>
    </w:p>
    <w:p w14:paraId="403B6162" w14:textId="487A843C" w:rsidR="00FC5A1D" w:rsidRPr="003F2750" w:rsidRDefault="00B107F4" w:rsidP="00B107F4">
      <w:pPr>
        <w:pStyle w:val="Legenda"/>
      </w:pPr>
      <w:bookmarkStart w:id="135" w:name="_Toc223367529"/>
      <w:bookmarkEnd w:id="134"/>
      <w:r>
        <w:lastRenderedPageBreak/>
        <w:t xml:space="preserve">Quadro </w:t>
      </w:r>
      <w:fldSimple w:instr=" SEQ Quadro \* ARABIC ">
        <w:r>
          <w:rPr>
            <w:noProof/>
          </w:rPr>
          <w:t>17</w:t>
        </w:r>
      </w:fldSimple>
      <w:r>
        <w:t xml:space="preserve"> - </w:t>
      </w:r>
      <w:r w:rsidRPr="001476E6">
        <w:t>Diretrizes relacionadas a configurações de Som.</w:t>
      </w:r>
      <w:bookmarkEnd w:id="135"/>
    </w:p>
    <w:tbl>
      <w:tblPr>
        <w:tblW w:w="8926" w:type="dxa"/>
        <w:tblCellMar>
          <w:left w:w="70" w:type="dxa"/>
          <w:right w:w="70" w:type="dxa"/>
        </w:tblCellMar>
        <w:tblLook w:val="04A0" w:firstRow="1" w:lastRow="0" w:firstColumn="1" w:lastColumn="0" w:noHBand="0" w:noVBand="1"/>
      </w:tblPr>
      <w:tblGrid>
        <w:gridCol w:w="569"/>
        <w:gridCol w:w="691"/>
        <w:gridCol w:w="845"/>
        <w:gridCol w:w="983"/>
        <w:gridCol w:w="782"/>
        <w:gridCol w:w="2399"/>
        <w:gridCol w:w="2657"/>
      </w:tblGrid>
      <w:tr w:rsidR="00FC5A1D" w:rsidRPr="002B7333" w14:paraId="0117F06C" w14:textId="77777777" w:rsidTr="002A1D02">
        <w:trPr>
          <w:trHeight w:val="435"/>
        </w:trPr>
        <w:tc>
          <w:tcPr>
            <w:tcW w:w="565" w:type="dxa"/>
            <w:tcBorders>
              <w:top w:val="single" w:sz="4" w:space="0" w:color="auto"/>
              <w:left w:val="single" w:sz="4" w:space="0" w:color="auto"/>
              <w:bottom w:val="single" w:sz="4" w:space="0" w:color="auto"/>
              <w:right w:val="single" w:sz="4" w:space="0" w:color="auto"/>
            </w:tcBorders>
            <w:noWrap/>
            <w:vAlign w:val="bottom"/>
            <w:hideMark/>
          </w:tcPr>
          <w:p w14:paraId="7ECEFE2E"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Item</w:t>
            </w:r>
          </w:p>
        </w:tc>
        <w:tc>
          <w:tcPr>
            <w:tcW w:w="676" w:type="dxa"/>
            <w:tcBorders>
              <w:top w:val="single" w:sz="4" w:space="0" w:color="auto"/>
              <w:left w:val="nil"/>
              <w:bottom w:val="single" w:sz="4" w:space="0" w:color="auto"/>
              <w:right w:val="single" w:sz="4" w:space="0" w:color="auto"/>
            </w:tcBorders>
            <w:noWrap/>
            <w:vAlign w:val="bottom"/>
            <w:hideMark/>
          </w:tcPr>
          <w:p w14:paraId="65FA145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Nery</w:t>
            </w:r>
          </w:p>
        </w:tc>
        <w:tc>
          <w:tcPr>
            <w:tcW w:w="845" w:type="dxa"/>
            <w:tcBorders>
              <w:top w:val="single" w:sz="4" w:space="0" w:color="auto"/>
              <w:left w:val="nil"/>
              <w:bottom w:val="single" w:sz="4" w:space="0" w:color="auto"/>
              <w:right w:val="single" w:sz="4" w:space="0" w:color="auto"/>
            </w:tcBorders>
            <w:vAlign w:val="bottom"/>
            <w:hideMark/>
          </w:tcPr>
          <w:p w14:paraId="45EBEBC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WCAG</w:t>
            </w:r>
          </w:p>
        </w:tc>
        <w:tc>
          <w:tcPr>
            <w:tcW w:w="983" w:type="dxa"/>
            <w:tcBorders>
              <w:top w:val="single" w:sz="4" w:space="0" w:color="auto"/>
              <w:left w:val="nil"/>
              <w:bottom w:val="single" w:sz="4" w:space="0" w:color="auto"/>
              <w:right w:val="single" w:sz="4" w:space="0" w:color="auto"/>
            </w:tcBorders>
            <w:vAlign w:val="bottom"/>
            <w:hideMark/>
          </w:tcPr>
          <w:p w14:paraId="06C03F4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GDAMA</w:t>
            </w:r>
          </w:p>
        </w:tc>
        <w:tc>
          <w:tcPr>
            <w:tcW w:w="783" w:type="dxa"/>
            <w:tcBorders>
              <w:top w:val="single" w:sz="4" w:space="0" w:color="auto"/>
              <w:left w:val="nil"/>
              <w:bottom w:val="single" w:sz="4" w:space="0" w:color="auto"/>
              <w:right w:val="single" w:sz="4" w:space="0" w:color="auto"/>
            </w:tcBorders>
            <w:vAlign w:val="bottom"/>
            <w:hideMark/>
          </w:tcPr>
          <w:p w14:paraId="184768E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NBR</w:t>
            </w:r>
          </w:p>
        </w:tc>
        <w:tc>
          <w:tcPr>
            <w:tcW w:w="2409" w:type="dxa"/>
            <w:tcBorders>
              <w:top w:val="single" w:sz="4" w:space="0" w:color="auto"/>
              <w:left w:val="nil"/>
              <w:bottom w:val="single" w:sz="4" w:space="0" w:color="auto"/>
              <w:right w:val="single" w:sz="4" w:space="0" w:color="auto"/>
            </w:tcBorders>
            <w:vAlign w:val="bottom"/>
            <w:hideMark/>
          </w:tcPr>
          <w:p w14:paraId="0690E414"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Diretriz</w:t>
            </w:r>
          </w:p>
        </w:tc>
        <w:tc>
          <w:tcPr>
            <w:tcW w:w="2665" w:type="dxa"/>
            <w:tcBorders>
              <w:top w:val="single" w:sz="4" w:space="0" w:color="auto"/>
              <w:left w:val="nil"/>
              <w:bottom w:val="single" w:sz="4" w:space="0" w:color="auto"/>
              <w:right w:val="single" w:sz="4" w:space="0" w:color="auto"/>
            </w:tcBorders>
            <w:vAlign w:val="bottom"/>
            <w:hideMark/>
          </w:tcPr>
          <w:p w14:paraId="7F8A8B8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Descrição</w:t>
            </w:r>
          </w:p>
        </w:tc>
      </w:tr>
      <w:tr w:rsidR="00FC5A1D" w:rsidRPr="002B7333" w14:paraId="5520F18B"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0E6F1736"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3.1</w:t>
            </w:r>
          </w:p>
        </w:tc>
        <w:tc>
          <w:tcPr>
            <w:tcW w:w="676" w:type="dxa"/>
            <w:tcBorders>
              <w:top w:val="nil"/>
              <w:left w:val="nil"/>
              <w:bottom w:val="single" w:sz="4" w:space="0" w:color="auto"/>
              <w:right w:val="single" w:sz="4" w:space="0" w:color="auto"/>
            </w:tcBorders>
            <w:noWrap/>
            <w:vAlign w:val="center"/>
            <w:hideMark/>
          </w:tcPr>
          <w:p w14:paraId="56DA1A0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1.1.3.</w:t>
            </w:r>
          </w:p>
        </w:tc>
        <w:tc>
          <w:tcPr>
            <w:tcW w:w="845" w:type="dxa"/>
            <w:tcBorders>
              <w:top w:val="nil"/>
              <w:left w:val="nil"/>
              <w:bottom w:val="single" w:sz="4" w:space="0" w:color="auto"/>
              <w:right w:val="single" w:sz="4" w:space="0" w:color="auto"/>
            </w:tcBorders>
            <w:vAlign w:val="center"/>
            <w:hideMark/>
          </w:tcPr>
          <w:p w14:paraId="082578B8" w14:textId="7D4AFFE4"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83" w:type="dxa"/>
            <w:tcBorders>
              <w:top w:val="nil"/>
              <w:left w:val="nil"/>
              <w:bottom w:val="single" w:sz="4" w:space="0" w:color="auto"/>
              <w:right w:val="single" w:sz="4" w:space="0" w:color="auto"/>
            </w:tcBorders>
            <w:vAlign w:val="center"/>
            <w:hideMark/>
          </w:tcPr>
          <w:p w14:paraId="2094D182" w14:textId="4147BC46"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783" w:type="dxa"/>
            <w:tcBorders>
              <w:top w:val="nil"/>
              <w:left w:val="nil"/>
              <w:bottom w:val="single" w:sz="4" w:space="0" w:color="auto"/>
              <w:right w:val="single" w:sz="4" w:space="0" w:color="auto"/>
            </w:tcBorders>
            <w:vAlign w:val="center"/>
            <w:hideMark/>
          </w:tcPr>
          <w:p w14:paraId="08363794" w14:textId="780E9960"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09" w:type="dxa"/>
            <w:tcBorders>
              <w:top w:val="nil"/>
              <w:left w:val="nil"/>
              <w:bottom w:val="single" w:sz="4" w:space="0" w:color="auto"/>
              <w:right w:val="single" w:sz="4" w:space="0" w:color="auto"/>
            </w:tcBorders>
            <w:vAlign w:val="center"/>
            <w:hideMark/>
          </w:tcPr>
          <w:p w14:paraId="22FEE9F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Silenciar todos os efeitos sonoros</w:t>
            </w:r>
          </w:p>
        </w:tc>
        <w:tc>
          <w:tcPr>
            <w:tcW w:w="2665" w:type="dxa"/>
            <w:tcBorders>
              <w:top w:val="nil"/>
              <w:left w:val="nil"/>
              <w:bottom w:val="single" w:sz="4" w:space="0" w:color="auto"/>
              <w:right w:val="single" w:sz="4" w:space="0" w:color="auto"/>
            </w:tcBorders>
            <w:vAlign w:val="center"/>
            <w:hideMark/>
          </w:tcPr>
          <w:p w14:paraId="2862108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quando essa opção for selecionada, o celular não vai emitir nenhum efeito</w:t>
            </w:r>
          </w:p>
        </w:tc>
      </w:tr>
      <w:tr w:rsidR="00FC5A1D" w:rsidRPr="002B7333" w14:paraId="32BC2B4D"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6BDF4DEA"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3.2</w:t>
            </w:r>
          </w:p>
        </w:tc>
        <w:tc>
          <w:tcPr>
            <w:tcW w:w="676" w:type="dxa"/>
            <w:tcBorders>
              <w:top w:val="nil"/>
              <w:left w:val="nil"/>
              <w:bottom w:val="single" w:sz="4" w:space="0" w:color="auto"/>
              <w:right w:val="single" w:sz="4" w:space="0" w:color="auto"/>
            </w:tcBorders>
            <w:noWrap/>
            <w:vAlign w:val="center"/>
            <w:hideMark/>
          </w:tcPr>
          <w:p w14:paraId="70BD03D7" w14:textId="631EF0CF"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45" w:type="dxa"/>
            <w:tcBorders>
              <w:top w:val="nil"/>
              <w:left w:val="nil"/>
              <w:bottom w:val="single" w:sz="4" w:space="0" w:color="auto"/>
              <w:right w:val="single" w:sz="4" w:space="0" w:color="auto"/>
            </w:tcBorders>
            <w:vAlign w:val="center"/>
            <w:hideMark/>
          </w:tcPr>
          <w:p w14:paraId="1E49366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1.4.2</w:t>
            </w:r>
          </w:p>
        </w:tc>
        <w:tc>
          <w:tcPr>
            <w:tcW w:w="983" w:type="dxa"/>
            <w:tcBorders>
              <w:top w:val="nil"/>
              <w:left w:val="nil"/>
              <w:bottom w:val="single" w:sz="4" w:space="0" w:color="auto"/>
              <w:right w:val="single" w:sz="4" w:space="0" w:color="auto"/>
            </w:tcBorders>
            <w:vAlign w:val="center"/>
            <w:hideMark/>
          </w:tcPr>
          <w:p w14:paraId="79BA0661" w14:textId="350915A2"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783" w:type="dxa"/>
            <w:tcBorders>
              <w:top w:val="nil"/>
              <w:left w:val="nil"/>
              <w:bottom w:val="single" w:sz="4" w:space="0" w:color="auto"/>
              <w:right w:val="single" w:sz="4" w:space="0" w:color="auto"/>
            </w:tcBorders>
            <w:vAlign w:val="center"/>
            <w:hideMark/>
          </w:tcPr>
          <w:p w14:paraId="7093B11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1.2.7.</w:t>
            </w:r>
          </w:p>
        </w:tc>
        <w:tc>
          <w:tcPr>
            <w:tcW w:w="2409" w:type="dxa"/>
            <w:tcBorders>
              <w:top w:val="nil"/>
              <w:left w:val="nil"/>
              <w:bottom w:val="nil"/>
              <w:right w:val="nil"/>
            </w:tcBorders>
            <w:vAlign w:val="center"/>
            <w:hideMark/>
          </w:tcPr>
          <w:p w14:paraId="6CFCE6DD" w14:textId="77777777" w:rsidR="00FC5A1D" w:rsidRPr="00D84972" w:rsidRDefault="00FC5A1D" w:rsidP="008010CC">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Mecanismo de controle de áudio</w:t>
            </w:r>
          </w:p>
        </w:tc>
        <w:tc>
          <w:tcPr>
            <w:tcW w:w="2665" w:type="dxa"/>
            <w:tcBorders>
              <w:top w:val="nil"/>
              <w:left w:val="single" w:sz="4" w:space="0" w:color="auto"/>
              <w:bottom w:val="single" w:sz="4" w:space="0" w:color="auto"/>
              <w:right w:val="single" w:sz="4" w:space="0" w:color="auto"/>
            </w:tcBorders>
            <w:vAlign w:val="center"/>
            <w:hideMark/>
          </w:tcPr>
          <w:p w14:paraId="3D3198B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Deve ter disponível mecanismo para controlar o áudio (parar, pausar, aumentar, diminuir,...)</w:t>
            </w:r>
          </w:p>
        </w:tc>
      </w:tr>
      <w:tr w:rsidR="00FC5A1D" w:rsidRPr="002B7333" w14:paraId="100110E9" w14:textId="77777777" w:rsidTr="0018221E">
        <w:trPr>
          <w:trHeight w:val="900"/>
        </w:trPr>
        <w:tc>
          <w:tcPr>
            <w:tcW w:w="565" w:type="dxa"/>
            <w:tcBorders>
              <w:top w:val="nil"/>
              <w:left w:val="single" w:sz="4" w:space="0" w:color="auto"/>
              <w:bottom w:val="single" w:sz="4" w:space="0" w:color="auto"/>
              <w:right w:val="single" w:sz="4" w:space="0" w:color="auto"/>
            </w:tcBorders>
            <w:noWrap/>
            <w:vAlign w:val="center"/>
            <w:hideMark/>
          </w:tcPr>
          <w:p w14:paraId="77D5F0C0"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3.3</w:t>
            </w:r>
          </w:p>
        </w:tc>
        <w:tc>
          <w:tcPr>
            <w:tcW w:w="676" w:type="dxa"/>
            <w:tcBorders>
              <w:top w:val="nil"/>
              <w:left w:val="nil"/>
              <w:bottom w:val="single" w:sz="4" w:space="0" w:color="auto"/>
              <w:right w:val="single" w:sz="4" w:space="0" w:color="auto"/>
            </w:tcBorders>
            <w:noWrap/>
            <w:vAlign w:val="center"/>
            <w:hideMark/>
          </w:tcPr>
          <w:p w14:paraId="6581F666" w14:textId="388FB8ED"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45" w:type="dxa"/>
            <w:tcBorders>
              <w:top w:val="nil"/>
              <w:left w:val="nil"/>
              <w:bottom w:val="single" w:sz="4" w:space="0" w:color="auto"/>
              <w:right w:val="single" w:sz="4" w:space="0" w:color="auto"/>
            </w:tcBorders>
            <w:vAlign w:val="center"/>
            <w:hideMark/>
          </w:tcPr>
          <w:p w14:paraId="45D6A29D"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1.4.7</w:t>
            </w:r>
          </w:p>
        </w:tc>
        <w:tc>
          <w:tcPr>
            <w:tcW w:w="983" w:type="dxa"/>
            <w:tcBorders>
              <w:top w:val="nil"/>
              <w:left w:val="nil"/>
              <w:bottom w:val="single" w:sz="4" w:space="0" w:color="auto"/>
              <w:right w:val="single" w:sz="4" w:space="0" w:color="auto"/>
            </w:tcBorders>
            <w:vAlign w:val="center"/>
            <w:hideMark/>
          </w:tcPr>
          <w:p w14:paraId="562928AA" w14:textId="7CB6241A"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783" w:type="dxa"/>
            <w:tcBorders>
              <w:top w:val="nil"/>
              <w:left w:val="nil"/>
              <w:bottom w:val="single" w:sz="4" w:space="0" w:color="auto"/>
              <w:right w:val="single" w:sz="4" w:space="0" w:color="auto"/>
            </w:tcBorders>
            <w:vAlign w:val="center"/>
            <w:hideMark/>
          </w:tcPr>
          <w:p w14:paraId="0409F47A" w14:textId="7293E8A3"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09" w:type="dxa"/>
            <w:tcBorders>
              <w:top w:val="single" w:sz="4" w:space="0" w:color="auto"/>
              <w:left w:val="nil"/>
              <w:bottom w:val="single" w:sz="4" w:space="0" w:color="auto"/>
              <w:right w:val="single" w:sz="4" w:space="0" w:color="auto"/>
            </w:tcBorders>
            <w:vAlign w:val="center"/>
            <w:hideMark/>
          </w:tcPr>
          <w:p w14:paraId="0CF4A35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Áudio de Fundo</w:t>
            </w:r>
          </w:p>
        </w:tc>
        <w:tc>
          <w:tcPr>
            <w:tcW w:w="2665" w:type="dxa"/>
            <w:tcBorders>
              <w:top w:val="nil"/>
              <w:left w:val="nil"/>
              <w:bottom w:val="single" w:sz="4" w:space="0" w:color="auto"/>
              <w:right w:val="single" w:sz="4" w:space="0" w:color="auto"/>
            </w:tcBorders>
            <w:vAlign w:val="center"/>
            <w:hideMark/>
          </w:tcPr>
          <w:p w14:paraId="202A40B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O usuário poderá desativar o áudio de fundo de um áudio - deixando somente o áudio de primeiro plano</w:t>
            </w:r>
          </w:p>
        </w:tc>
      </w:tr>
      <w:tr w:rsidR="00FC5A1D" w:rsidRPr="002B7333" w14:paraId="4834D0CC" w14:textId="77777777" w:rsidTr="0018221E">
        <w:trPr>
          <w:trHeight w:val="300"/>
        </w:trPr>
        <w:tc>
          <w:tcPr>
            <w:tcW w:w="565" w:type="dxa"/>
            <w:tcBorders>
              <w:top w:val="nil"/>
              <w:left w:val="single" w:sz="4" w:space="0" w:color="auto"/>
              <w:bottom w:val="single" w:sz="4" w:space="0" w:color="auto"/>
              <w:right w:val="single" w:sz="4" w:space="0" w:color="auto"/>
            </w:tcBorders>
            <w:noWrap/>
            <w:vAlign w:val="center"/>
            <w:hideMark/>
          </w:tcPr>
          <w:p w14:paraId="13F2741E"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3.4</w:t>
            </w:r>
          </w:p>
        </w:tc>
        <w:tc>
          <w:tcPr>
            <w:tcW w:w="676" w:type="dxa"/>
            <w:tcBorders>
              <w:top w:val="nil"/>
              <w:left w:val="nil"/>
              <w:bottom w:val="single" w:sz="4" w:space="0" w:color="auto"/>
              <w:right w:val="single" w:sz="4" w:space="0" w:color="auto"/>
            </w:tcBorders>
            <w:noWrap/>
            <w:vAlign w:val="center"/>
            <w:hideMark/>
          </w:tcPr>
          <w:p w14:paraId="575D629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3.1.1.</w:t>
            </w:r>
          </w:p>
        </w:tc>
        <w:tc>
          <w:tcPr>
            <w:tcW w:w="845" w:type="dxa"/>
            <w:tcBorders>
              <w:top w:val="nil"/>
              <w:left w:val="nil"/>
              <w:bottom w:val="single" w:sz="4" w:space="0" w:color="auto"/>
              <w:right w:val="single" w:sz="4" w:space="0" w:color="auto"/>
            </w:tcBorders>
            <w:vAlign w:val="center"/>
            <w:hideMark/>
          </w:tcPr>
          <w:p w14:paraId="349BFD78" w14:textId="2F50A456"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83" w:type="dxa"/>
            <w:tcBorders>
              <w:top w:val="nil"/>
              <w:left w:val="nil"/>
              <w:bottom w:val="single" w:sz="4" w:space="0" w:color="auto"/>
              <w:right w:val="single" w:sz="4" w:space="0" w:color="auto"/>
            </w:tcBorders>
            <w:vAlign w:val="center"/>
            <w:hideMark/>
          </w:tcPr>
          <w:p w14:paraId="5F57AA6D" w14:textId="43BD391B"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783" w:type="dxa"/>
            <w:tcBorders>
              <w:top w:val="nil"/>
              <w:left w:val="nil"/>
              <w:bottom w:val="single" w:sz="4" w:space="0" w:color="auto"/>
              <w:right w:val="single" w:sz="4" w:space="0" w:color="auto"/>
            </w:tcBorders>
            <w:vAlign w:val="center"/>
            <w:hideMark/>
          </w:tcPr>
          <w:p w14:paraId="4131FC87" w14:textId="4D448DAF"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09" w:type="dxa"/>
            <w:tcBorders>
              <w:top w:val="nil"/>
              <w:left w:val="nil"/>
              <w:bottom w:val="single" w:sz="4" w:space="0" w:color="auto"/>
              <w:right w:val="single" w:sz="4" w:space="0" w:color="auto"/>
            </w:tcBorders>
            <w:vAlign w:val="center"/>
            <w:hideMark/>
          </w:tcPr>
          <w:p w14:paraId="35B1943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Leitor de Tela</w:t>
            </w:r>
          </w:p>
        </w:tc>
        <w:tc>
          <w:tcPr>
            <w:tcW w:w="2665" w:type="dxa"/>
            <w:tcBorders>
              <w:top w:val="nil"/>
              <w:left w:val="nil"/>
              <w:bottom w:val="single" w:sz="4" w:space="0" w:color="auto"/>
              <w:right w:val="single" w:sz="4" w:space="0" w:color="auto"/>
            </w:tcBorders>
            <w:vAlign w:val="center"/>
            <w:hideMark/>
          </w:tcPr>
          <w:p w14:paraId="789005A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se deseja ativar o leitor de tela</w:t>
            </w:r>
          </w:p>
        </w:tc>
      </w:tr>
      <w:tr w:rsidR="00FC5A1D" w:rsidRPr="002B7333" w14:paraId="317F0B7F" w14:textId="77777777" w:rsidTr="0018221E">
        <w:trPr>
          <w:trHeight w:val="300"/>
        </w:trPr>
        <w:tc>
          <w:tcPr>
            <w:tcW w:w="565" w:type="dxa"/>
            <w:tcBorders>
              <w:top w:val="nil"/>
              <w:left w:val="single" w:sz="4" w:space="0" w:color="auto"/>
              <w:bottom w:val="single" w:sz="4" w:space="0" w:color="auto"/>
              <w:right w:val="single" w:sz="4" w:space="0" w:color="auto"/>
            </w:tcBorders>
            <w:noWrap/>
            <w:vAlign w:val="center"/>
            <w:hideMark/>
          </w:tcPr>
          <w:p w14:paraId="2D3AFDC0"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3.5</w:t>
            </w:r>
          </w:p>
        </w:tc>
        <w:tc>
          <w:tcPr>
            <w:tcW w:w="676" w:type="dxa"/>
            <w:tcBorders>
              <w:top w:val="nil"/>
              <w:left w:val="nil"/>
              <w:bottom w:val="single" w:sz="4" w:space="0" w:color="auto"/>
              <w:right w:val="single" w:sz="4" w:space="0" w:color="auto"/>
            </w:tcBorders>
            <w:noWrap/>
            <w:vAlign w:val="center"/>
            <w:hideMark/>
          </w:tcPr>
          <w:p w14:paraId="4B2567D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3.1.2.</w:t>
            </w:r>
          </w:p>
        </w:tc>
        <w:tc>
          <w:tcPr>
            <w:tcW w:w="845" w:type="dxa"/>
            <w:tcBorders>
              <w:top w:val="nil"/>
              <w:left w:val="nil"/>
              <w:bottom w:val="single" w:sz="4" w:space="0" w:color="auto"/>
              <w:right w:val="single" w:sz="4" w:space="0" w:color="auto"/>
            </w:tcBorders>
            <w:vAlign w:val="center"/>
            <w:hideMark/>
          </w:tcPr>
          <w:p w14:paraId="750DB30A" w14:textId="59FC5A59"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83" w:type="dxa"/>
            <w:tcBorders>
              <w:top w:val="nil"/>
              <w:left w:val="nil"/>
              <w:bottom w:val="single" w:sz="4" w:space="0" w:color="auto"/>
              <w:right w:val="single" w:sz="4" w:space="0" w:color="auto"/>
            </w:tcBorders>
            <w:vAlign w:val="center"/>
            <w:hideMark/>
          </w:tcPr>
          <w:p w14:paraId="299A8437" w14:textId="4122F820"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783" w:type="dxa"/>
            <w:tcBorders>
              <w:top w:val="nil"/>
              <w:left w:val="nil"/>
              <w:bottom w:val="single" w:sz="4" w:space="0" w:color="auto"/>
              <w:right w:val="single" w:sz="4" w:space="0" w:color="auto"/>
            </w:tcBorders>
            <w:vAlign w:val="center"/>
            <w:hideMark/>
          </w:tcPr>
          <w:p w14:paraId="27CEF5F1" w14:textId="7595BDC3"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09" w:type="dxa"/>
            <w:tcBorders>
              <w:top w:val="nil"/>
              <w:left w:val="nil"/>
              <w:bottom w:val="single" w:sz="4" w:space="0" w:color="auto"/>
              <w:right w:val="single" w:sz="4" w:space="0" w:color="auto"/>
            </w:tcBorders>
            <w:vAlign w:val="center"/>
            <w:hideMark/>
          </w:tcPr>
          <w:p w14:paraId="49BDEEB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Leitor de Tela - Velocidade da Fala</w:t>
            </w:r>
          </w:p>
        </w:tc>
        <w:tc>
          <w:tcPr>
            <w:tcW w:w="2665" w:type="dxa"/>
            <w:tcBorders>
              <w:top w:val="nil"/>
              <w:left w:val="nil"/>
              <w:bottom w:val="single" w:sz="4" w:space="0" w:color="auto"/>
              <w:right w:val="single" w:sz="4" w:space="0" w:color="auto"/>
            </w:tcBorders>
            <w:vAlign w:val="center"/>
            <w:hideMark/>
          </w:tcPr>
          <w:p w14:paraId="167C16B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a velocidade da fala do leitor de tela</w:t>
            </w:r>
          </w:p>
        </w:tc>
      </w:tr>
      <w:tr w:rsidR="00FC5A1D" w:rsidRPr="002B7333" w14:paraId="23E82DC4" w14:textId="77777777" w:rsidTr="0018221E">
        <w:trPr>
          <w:trHeight w:val="300"/>
        </w:trPr>
        <w:tc>
          <w:tcPr>
            <w:tcW w:w="565" w:type="dxa"/>
            <w:tcBorders>
              <w:top w:val="nil"/>
              <w:left w:val="single" w:sz="4" w:space="0" w:color="auto"/>
              <w:bottom w:val="single" w:sz="4" w:space="0" w:color="auto"/>
              <w:right w:val="single" w:sz="4" w:space="0" w:color="auto"/>
            </w:tcBorders>
            <w:noWrap/>
            <w:vAlign w:val="center"/>
            <w:hideMark/>
          </w:tcPr>
          <w:p w14:paraId="71E8CB65"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3.6</w:t>
            </w:r>
          </w:p>
        </w:tc>
        <w:tc>
          <w:tcPr>
            <w:tcW w:w="676" w:type="dxa"/>
            <w:tcBorders>
              <w:top w:val="nil"/>
              <w:left w:val="nil"/>
              <w:bottom w:val="single" w:sz="4" w:space="0" w:color="auto"/>
              <w:right w:val="single" w:sz="4" w:space="0" w:color="auto"/>
            </w:tcBorders>
            <w:noWrap/>
            <w:vAlign w:val="center"/>
            <w:hideMark/>
          </w:tcPr>
          <w:p w14:paraId="0ACFCDBE"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3.1.3.</w:t>
            </w:r>
          </w:p>
        </w:tc>
        <w:tc>
          <w:tcPr>
            <w:tcW w:w="845" w:type="dxa"/>
            <w:tcBorders>
              <w:top w:val="nil"/>
              <w:left w:val="nil"/>
              <w:bottom w:val="single" w:sz="4" w:space="0" w:color="auto"/>
              <w:right w:val="single" w:sz="4" w:space="0" w:color="auto"/>
            </w:tcBorders>
            <w:vAlign w:val="center"/>
            <w:hideMark/>
          </w:tcPr>
          <w:p w14:paraId="6114A2CD" w14:textId="0C9DCF63"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83" w:type="dxa"/>
            <w:tcBorders>
              <w:top w:val="nil"/>
              <w:left w:val="nil"/>
              <w:bottom w:val="single" w:sz="4" w:space="0" w:color="auto"/>
              <w:right w:val="single" w:sz="4" w:space="0" w:color="auto"/>
            </w:tcBorders>
            <w:vAlign w:val="center"/>
            <w:hideMark/>
          </w:tcPr>
          <w:p w14:paraId="6FB675D3" w14:textId="1D29D206"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783" w:type="dxa"/>
            <w:tcBorders>
              <w:top w:val="nil"/>
              <w:left w:val="nil"/>
              <w:bottom w:val="single" w:sz="4" w:space="0" w:color="auto"/>
              <w:right w:val="single" w:sz="4" w:space="0" w:color="auto"/>
            </w:tcBorders>
            <w:vAlign w:val="center"/>
            <w:hideMark/>
          </w:tcPr>
          <w:p w14:paraId="45D31A4F" w14:textId="686AE77A"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09" w:type="dxa"/>
            <w:tcBorders>
              <w:top w:val="nil"/>
              <w:left w:val="nil"/>
              <w:bottom w:val="single" w:sz="4" w:space="0" w:color="auto"/>
              <w:right w:val="single" w:sz="4" w:space="0" w:color="auto"/>
            </w:tcBorders>
            <w:vAlign w:val="center"/>
            <w:hideMark/>
          </w:tcPr>
          <w:p w14:paraId="4EA52FE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Leitor de Tela - Timbre da Fala</w:t>
            </w:r>
          </w:p>
        </w:tc>
        <w:tc>
          <w:tcPr>
            <w:tcW w:w="2665" w:type="dxa"/>
            <w:tcBorders>
              <w:top w:val="nil"/>
              <w:left w:val="nil"/>
              <w:bottom w:val="single" w:sz="4" w:space="0" w:color="auto"/>
              <w:right w:val="single" w:sz="4" w:space="0" w:color="auto"/>
            </w:tcBorders>
            <w:vAlign w:val="center"/>
            <w:hideMark/>
          </w:tcPr>
          <w:p w14:paraId="322A82C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o tom da fala do leitor de tela</w:t>
            </w:r>
          </w:p>
        </w:tc>
      </w:tr>
      <w:tr w:rsidR="00FC5A1D" w:rsidRPr="002B7333" w14:paraId="47CB5688"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1D307C64"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3.7</w:t>
            </w:r>
          </w:p>
        </w:tc>
        <w:tc>
          <w:tcPr>
            <w:tcW w:w="676" w:type="dxa"/>
            <w:tcBorders>
              <w:top w:val="nil"/>
              <w:left w:val="nil"/>
              <w:bottom w:val="single" w:sz="4" w:space="0" w:color="auto"/>
              <w:right w:val="single" w:sz="4" w:space="0" w:color="auto"/>
            </w:tcBorders>
            <w:noWrap/>
            <w:vAlign w:val="center"/>
            <w:hideMark/>
          </w:tcPr>
          <w:p w14:paraId="6820C70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3.2.1</w:t>
            </w:r>
          </w:p>
        </w:tc>
        <w:tc>
          <w:tcPr>
            <w:tcW w:w="845" w:type="dxa"/>
            <w:tcBorders>
              <w:top w:val="nil"/>
              <w:left w:val="nil"/>
              <w:bottom w:val="single" w:sz="4" w:space="0" w:color="auto"/>
              <w:right w:val="single" w:sz="4" w:space="0" w:color="auto"/>
            </w:tcBorders>
            <w:vAlign w:val="center"/>
            <w:hideMark/>
          </w:tcPr>
          <w:p w14:paraId="4C80CC1C" w14:textId="683F0F1B"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83" w:type="dxa"/>
            <w:tcBorders>
              <w:top w:val="nil"/>
              <w:left w:val="nil"/>
              <w:bottom w:val="single" w:sz="4" w:space="0" w:color="auto"/>
              <w:right w:val="single" w:sz="4" w:space="0" w:color="auto"/>
            </w:tcBorders>
            <w:vAlign w:val="center"/>
            <w:hideMark/>
          </w:tcPr>
          <w:p w14:paraId="04232338" w14:textId="56336C34"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783" w:type="dxa"/>
            <w:tcBorders>
              <w:top w:val="nil"/>
              <w:left w:val="nil"/>
              <w:bottom w:val="single" w:sz="4" w:space="0" w:color="auto"/>
              <w:right w:val="single" w:sz="4" w:space="0" w:color="auto"/>
            </w:tcBorders>
            <w:vAlign w:val="center"/>
            <w:hideMark/>
          </w:tcPr>
          <w:p w14:paraId="530AD50A" w14:textId="0DCAE83A"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09" w:type="dxa"/>
            <w:tcBorders>
              <w:top w:val="nil"/>
              <w:left w:val="nil"/>
              <w:bottom w:val="single" w:sz="4" w:space="0" w:color="auto"/>
              <w:right w:val="single" w:sz="4" w:space="0" w:color="auto"/>
            </w:tcBorders>
            <w:vAlign w:val="center"/>
            <w:hideMark/>
          </w:tcPr>
          <w:p w14:paraId="619BB53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Leitor de Tela - Leitura do Conteúdo</w:t>
            </w:r>
          </w:p>
        </w:tc>
        <w:tc>
          <w:tcPr>
            <w:tcW w:w="2665" w:type="dxa"/>
            <w:tcBorders>
              <w:top w:val="nil"/>
              <w:left w:val="nil"/>
              <w:bottom w:val="single" w:sz="4" w:space="0" w:color="auto"/>
              <w:right w:val="single" w:sz="4" w:space="0" w:color="auto"/>
            </w:tcBorders>
            <w:vAlign w:val="center"/>
            <w:hideMark/>
          </w:tcPr>
          <w:p w14:paraId="2D844EA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todo conteúdo da tela vai ser lido</w:t>
            </w:r>
          </w:p>
        </w:tc>
      </w:tr>
      <w:tr w:rsidR="00FC5A1D" w:rsidRPr="002B7333" w14:paraId="3651568A"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5EC379C5"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3.8</w:t>
            </w:r>
          </w:p>
        </w:tc>
        <w:tc>
          <w:tcPr>
            <w:tcW w:w="676" w:type="dxa"/>
            <w:tcBorders>
              <w:top w:val="nil"/>
              <w:left w:val="nil"/>
              <w:bottom w:val="single" w:sz="4" w:space="0" w:color="auto"/>
              <w:right w:val="single" w:sz="4" w:space="0" w:color="auto"/>
            </w:tcBorders>
            <w:noWrap/>
            <w:vAlign w:val="center"/>
            <w:hideMark/>
          </w:tcPr>
          <w:p w14:paraId="0C2356A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3.2.2.</w:t>
            </w:r>
          </w:p>
        </w:tc>
        <w:tc>
          <w:tcPr>
            <w:tcW w:w="845" w:type="dxa"/>
            <w:tcBorders>
              <w:top w:val="nil"/>
              <w:left w:val="nil"/>
              <w:bottom w:val="single" w:sz="4" w:space="0" w:color="auto"/>
              <w:right w:val="single" w:sz="4" w:space="0" w:color="auto"/>
            </w:tcBorders>
            <w:vAlign w:val="center"/>
            <w:hideMark/>
          </w:tcPr>
          <w:p w14:paraId="42C02793" w14:textId="3C3BAAAC"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83" w:type="dxa"/>
            <w:tcBorders>
              <w:top w:val="nil"/>
              <w:left w:val="nil"/>
              <w:bottom w:val="single" w:sz="4" w:space="0" w:color="auto"/>
              <w:right w:val="single" w:sz="4" w:space="0" w:color="auto"/>
            </w:tcBorders>
            <w:vAlign w:val="center"/>
            <w:hideMark/>
          </w:tcPr>
          <w:p w14:paraId="60BB0340" w14:textId="580F6BC3"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783" w:type="dxa"/>
            <w:tcBorders>
              <w:top w:val="nil"/>
              <w:left w:val="nil"/>
              <w:bottom w:val="single" w:sz="4" w:space="0" w:color="auto"/>
              <w:right w:val="single" w:sz="4" w:space="0" w:color="auto"/>
            </w:tcBorders>
            <w:vAlign w:val="center"/>
            <w:hideMark/>
          </w:tcPr>
          <w:p w14:paraId="017887B8" w14:textId="62A60B8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09" w:type="dxa"/>
            <w:tcBorders>
              <w:top w:val="nil"/>
              <w:left w:val="nil"/>
              <w:bottom w:val="single" w:sz="4" w:space="0" w:color="auto"/>
              <w:right w:val="single" w:sz="4" w:space="0" w:color="auto"/>
            </w:tcBorders>
            <w:vAlign w:val="center"/>
            <w:hideMark/>
          </w:tcPr>
          <w:p w14:paraId="07FB4CAD"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Leitor de Tela - Pontuação</w:t>
            </w:r>
          </w:p>
        </w:tc>
        <w:tc>
          <w:tcPr>
            <w:tcW w:w="2665" w:type="dxa"/>
            <w:tcBorders>
              <w:top w:val="nil"/>
              <w:left w:val="nil"/>
              <w:bottom w:val="single" w:sz="4" w:space="0" w:color="auto"/>
              <w:right w:val="single" w:sz="4" w:space="0" w:color="auto"/>
            </w:tcBorders>
            <w:vAlign w:val="center"/>
            <w:hideMark/>
          </w:tcPr>
          <w:p w14:paraId="4EB9507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determinar como serão faladas as pontuações em texto</w:t>
            </w:r>
          </w:p>
        </w:tc>
      </w:tr>
      <w:tr w:rsidR="00FC5A1D" w:rsidRPr="002B7333" w14:paraId="1A648D85"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6971B1D0"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3.9</w:t>
            </w:r>
          </w:p>
        </w:tc>
        <w:tc>
          <w:tcPr>
            <w:tcW w:w="676" w:type="dxa"/>
            <w:tcBorders>
              <w:top w:val="nil"/>
              <w:left w:val="nil"/>
              <w:bottom w:val="single" w:sz="4" w:space="0" w:color="auto"/>
              <w:right w:val="single" w:sz="4" w:space="0" w:color="auto"/>
            </w:tcBorders>
            <w:noWrap/>
            <w:vAlign w:val="center"/>
            <w:hideMark/>
          </w:tcPr>
          <w:p w14:paraId="49BF75E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3.2.3.</w:t>
            </w:r>
          </w:p>
        </w:tc>
        <w:tc>
          <w:tcPr>
            <w:tcW w:w="845" w:type="dxa"/>
            <w:tcBorders>
              <w:top w:val="nil"/>
              <w:left w:val="nil"/>
              <w:bottom w:val="single" w:sz="4" w:space="0" w:color="auto"/>
              <w:right w:val="single" w:sz="4" w:space="0" w:color="auto"/>
            </w:tcBorders>
            <w:vAlign w:val="center"/>
            <w:hideMark/>
          </w:tcPr>
          <w:p w14:paraId="511B8DCA" w14:textId="17152545"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83" w:type="dxa"/>
            <w:tcBorders>
              <w:top w:val="nil"/>
              <w:left w:val="nil"/>
              <w:bottom w:val="single" w:sz="4" w:space="0" w:color="auto"/>
              <w:right w:val="single" w:sz="4" w:space="0" w:color="auto"/>
            </w:tcBorders>
            <w:vAlign w:val="center"/>
            <w:hideMark/>
          </w:tcPr>
          <w:p w14:paraId="291B5AE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R32</w:t>
            </w:r>
          </w:p>
        </w:tc>
        <w:tc>
          <w:tcPr>
            <w:tcW w:w="783" w:type="dxa"/>
            <w:tcBorders>
              <w:top w:val="nil"/>
              <w:left w:val="nil"/>
              <w:bottom w:val="single" w:sz="4" w:space="0" w:color="auto"/>
              <w:right w:val="single" w:sz="4" w:space="0" w:color="auto"/>
            </w:tcBorders>
            <w:vAlign w:val="center"/>
            <w:hideMark/>
          </w:tcPr>
          <w:p w14:paraId="197BCFBA" w14:textId="214378C6"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09" w:type="dxa"/>
            <w:tcBorders>
              <w:top w:val="nil"/>
              <w:left w:val="nil"/>
              <w:bottom w:val="single" w:sz="4" w:space="0" w:color="auto"/>
              <w:right w:val="single" w:sz="4" w:space="0" w:color="auto"/>
            </w:tcBorders>
            <w:vAlign w:val="center"/>
            <w:hideMark/>
          </w:tcPr>
          <w:p w14:paraId="3DDCCAB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Leitor de Tela - Texto Selecionado</w:t>
            </w:r>
          </w:p>
        </w:tc>
        <w:tc>
          <w:tcPr>
            <w:tcW w:w="2665" w:type="dxa"/>
            <w:tcBorders>
              <w:top w:val="nil"/>
              <w:left w:val="nil"/>
              <w:bottom w:val="single" w:sz="4" w:space="0" w:color="auto"/>
              <w:right w:val="single" w:sz="4" w:space="0" w:color="auto"/>
            </w:tcBorders>
            <w:vAlign w:val="center"/>
            <w:hideMark/>
          </w:tcPr>
          <w:p w14:paraId="5A58C40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determina se o texto detectado automaticamente no item em foco deve ser falado</w:t>
            </w:r>
          </w:p>
        </w:tc>
      </w:tr>
      <w:tr w:rsidR="00FC5A1D" w:rsidRPr="002B7333" w14:paraId="7909C857"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1E95E669"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3.10</w:t>
            </w:r>
          </w:p>
        </w:tc>
        <w:tc>
          <w:tcPr>
            <w:tcW w:w="676" w:type="dxa"/>
            <w:tcBorders>
              <w:top w:val="nil"/>
              <w:left w:val="nil"/>
              <w:bottom w:val="single" w:sz="4" w:space="0" w:color="auto"/>
              <w:right w:val="single" w:sz="4" w:space="0" w:color="auto"/>
            </w:tcBorders>
            <w:noWrap/>
            <w:vAlign w:val="center"/>
            <w:hideMark/>
          </w:tcPr>
          <w:p w14:paraId="77B4FB5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3.2.4</w:t>
            </w:r>
          </w:p>
        </w:tc>
        <w:tc>
          <w:tcPr>
            <w:tcW w:w="845" w:type="dxa"/>
            <w:tcBorders>
              <w:top w:val="nil"/>
              <w:left w:val="nil"/>
              <w:bottom w:val="single" w:sz="4" w:space="0" w:color="auto"/>
              <w:right w:val="single" w:sz="4" w:space="0" w:color="auto"/>
            </w:tcBorders>
            <w:vAlign w:val="center"/>
            <w:hideMark/>
          </w:tcPr>
          <w:p w14:paraId="751C524F" w14:textId="347CF9F4"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83" w:type="dxa"/>
            <w:tcBorders>
              <w:top w:val="nil"/>
              <w:left w:val="nil"/>
              <w:bottom w:val="single" w:sz="4" w:space="0" w:color="auto"/>
              <w:right w:val="single" w:sz="4" w:space="0" w:color="auto"/>
            </w:tcBorders>
            <w:vAlign w:val="center"/>
            <w:hideMark/>
          </w:tcPr>
          <w:p w14:paraId="5A8EA8FE" w14:textId="398DDE0F"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783" w:type="dxa"/>
            <w:tcBorders>
              <w:top w:val="nil"/>
              <w:left w:val="nil"/>
              <w:bottom w:val="single" w:sz="4" w:space="0" w:color="auto"/>
              <w:right w:val="single" w:sz="4" w:space="0" w:color="auto"/>
            </w:tcBorders>
            <w:vAlign w:val="center"/>
            <w:hideMark/>
          </w:tcPr>
          <w:p w14:paraId="2DF601B3" w14:textId="128CA5D1"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09" w:type="dxa"/>
            <w:tcBorders>
              <w:top w:val="nil"/>
              <w:left w:val="nil"/>
              <w:bottom w:val="single" w:sz="4" w:space="0" w:color="auto"/>
              <w:right w:val="single" w:sz="4" w:space="0" w:color="auto"/>
            </w:tcBorders>
            <w:vAlign w:val="center"/>
            <w:hideMark/>
          </w:tcPr>
          <w:p w14:paraId="51ABF94E"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Leitor de Tela - Letras e Palavras em maiúsculo</w:t>
            </w:r>
          </w:p>
        </w:tc>
        <w:tc>
          <w:tcPr>
            <w:tcW w:w="2665" w:type="dxa"/>
            <w:tcBorders>
              <w:top w:val="nil"/>
              <w:left w:val="nil"/>
              <w:bottom w:val="single" w:sz="4" w:space="0" w:color="auto"/>
              <w:right w:val="single" w:sz="4" w:space="0" w:color="auto"/>
            </w:tcBorders>
            <w:vAlign w:val="center"/>
            <w:hideMark/>
          </w:tcPr>
          <w:p w14:paraId="4D8817E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determina o que fazer ao encontrar letras maiúsculas em um texto</w:t>
            </w:r>
          </w:p>
        </w:tc>
      </w:tr>
      <w:tr w:rsidR="00FC5A1D" w:rsidRPr="002B7333" w14:paraId="5B21FAB0"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0757A021"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3.11</w:t>
            </w:r>
          </w:p>
        </w:tc>
        <w:tc>
          <w:tcPr>
            <w:tcW w:w="676" w:type="dxa"/>
            <w:tcBorders>
              <w:top w:val="nil"/>
              <w:left w:val="nil"/>
              <w:bottom w:val="single" w:sz="4" w:space="0" w:color="auto"/>
              <w:right w:val="single" w:sz="4" w:space="0" w:color="auto"/>
            </w:tcBorders>
            <w:noWrap/>
            <w:vAlign w:val="center"/>
            <w:hideMark/>
          </w:tcPr>
          <w:p w14:paraId="47A6C27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3.2.5</w:t>
            </w:r>
          </w:p>
        </w:tc>
        <w:tc>
          <w:tcPr>
            <w:tcW w:w="845" w:type="dxa"/>
            <w:tcBorders>
              <w:top w:val="nil"/>
              <w:left w:val="nil"/>
              <w:bottom w:val="single" w:sz="4" w:space="0" w:color="auto"/>
              <w:right w:val="single" w:sz="4" w:space="0" w:color="auto"/>
            </w:tcBorders>
            <w:vAlign w:val="center"/>
            <w:hideMark/>
          </w:tcPr>
          <w:p w14:paraId="637F3D13" w14:textId="38C1F78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83" w:type="dxa"/>
            <w:tcBorders>
              <w:top w:val="nil"/>
              <w:left w:val="nil"/>
              <w:bottom w:val="single" w:sz="4" w:space="0" w:color="auto"/>
              <w:right w:val="single" w:sz="4" w:space="0" w:color="auto"/>
            </w:tcBorders>
            <w:vAlign w:val="center"/>
            <w:hideMark/>
          </w:tcPr>
          <w:p w14:paraId="2356E6AF" w14:textId="0441BD2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783" w:type="dxa"/>
            <w:tcBorders>
              <w:top w:val="nil"/>
              <w:left w:val="nil"/>
              <w:bottom w:val="single" w:sz="4" w:space="0" w:color="auto"/>
              <w:right w:val="single" w:sz="4" w:space="0" w:color="auto"/>
            </w:tcBorders>
            <w:vAlign w:val="center"/>
            <w:hideMark/>
          </w:tcPr>
          <w:p w14:paraId="57DC86D0" w14:textId="6902431A"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09" w:type="dxa"/>
            <w:tcBorders>
              <w:top w:val="nil"/>
              <w:left w:val="nil"/>
              <w:bottom w:val="single" w:sz="4" w:space="0" w:color="auto"/>
              <w:right w:val="single" w:sz="4" w:space="0" w:color="auto"/>
            </w:tcBorders>
            <w:vAlign w:val="center"/>
            <w:hideMark/>
          </w:tcPr>
          <w:p w14:paraId="422CBF1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Leitor de Tela - Cabeçalho de tabelas</w:t>
            </w:r>
          </w:p>
        </w:tc>
        <w:tc>
          <w:tcPr>
            <w:tcW w:w="2665" w:type="dxa"/>
            <w:tcBorders>
              <w:top w:val="nil"/>
              <w:left w:val="nil"/>
              <w:bottom w:val="single" w:sz="4" w:space="0" w:color="auto"/>
              <w:right w:val="single" w:sz="4" w:space="0" w:color="auto"/>
            </w:tcBorders>
            <w:vAlign w:val="center"/>
            <w:hideMark/>
          </w:tcPr>
          <w:p w14:paraId="49ABB3E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ler o conteúdo do cabeçalho de uma tabela</w:t>
            </w:r>
          </w:p>
        </w:tc>
      </w:tr>
      <w:tr w:rsidR="00FC5A1D" w:rsidRPr="002B7333" w14:paraId="05F7A7C9"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419B143E"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3.12</w:t>
            </w:r>
          </w:p>
        </w:tc>
        <w:tc>
          <w:tcPr>
            <w:tcW w:w="676" w:type="dxa"/>
            <w:tcBorders>
              <w:top w:val="nil"/>
              <w:left w:val="nil"/>
              <w:bottom w:val="single" w:sz="4" w:space="0" w:color="auto"/>
              <w:right w:val="single" w:sz="4" w:space="0" w:color="auto"/>
            </w:tcBorders>
            <w:noWrap/>
            <w:vAlign w:val="center"/>
            <w:hideMark/>
          </w:tcPr>
          <w:p w14:paraId="7564745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3.2.6</w:t>
            </w:r>
          </w:p>
        </w:tc>
        <w:tc>
          <w:tcPr>
            <w:tcW w:w="845" w:type="dxa"/>
            <w:tcBorders>
              <w:top w:val="nil"/>
              <w:left w:val="nil"/>
              <w:bottom w:val="single" w:sz="4" w:space="0" w:color="auto"/>
              <w:right w:val="single" w:sz="4" w:space="0" w:color="auto"/>
            </w:tcBorders>
            <w:vAlign w:val="center"/>
            <w:hideMark/>
          </w:tcPr>
          <w:p w14:paraId="29D074C4" w14:textId="16D536A8"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83" w:type="dxa"/>
            <w:tcBorders>
              <w:top w:val="nil"/>
              <w:left w:val="nil"/>
              <w:bottom w:val="single" w:sz="4" w:space="0" w:color="auto"/>
              <w:right w:val="single" w:sz="4" w:space="0" w:color="auto"/>
            </w:tcBorders>
            <w:vAlign w:val="center"/>
            <w:hideMark/>
          </w:tcPr>
          <w:p w14:paraId="3D1C558D" w14:textId="0C9E8853"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783" w:type="dxa"/>
            <w:tcBorders>
              <w:top w:val="nil"/>
              <w:left w:val="nil"/>
              <w:bottom w:val="single" w:sz="4" w:space="0" w:color="auto"/>
              <w:right w:val="single" w:sz="4" w:space="0" w:color="auto"/>
            </w:tcBorders>
            <w:vAlign w:val="center"/>
            <w:hideMark/>
          </w:tcPr>
          <w:p w14:paraId="030ACD9B" w14:textId="38E0A1F5"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09" w:type="dxa"/>
            <w:tcBorders>
              <w:top w:val="nil"/>
              <w:left w:val="nil"/>
              <w:bottom w:val="single" w:sz="4" w:space="0" w:color="auto"/>
              <w:right w:val="single" w:sz="4" w:space="0" w:color="auto"/>
            </w:tcBorders>
            <w:vAlign w:val="center"/>
            <w:hideMark/>
          </w:tcPr>
          <w:p w14:paraId="507E5C7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Leitor de Tela - Número de Linhas e colunas</w:t>
            </w:r>
          </w:p>
        </w:tc>
        <w:tc>
          <w:tcPr>
            <w:tcW w:w="2665" w:type="dxa"/>
            <w:tcBorders>
              <w:top w:val="nil"/>
              <w:left w:val="nil"/>
              <w:bottom w:val="single" w:sz="4" w:space="0" w:color="auto"/>
              <w:right w:val="single" w:sz="4" w:space="0" w:color="auto"/>
            </w:tcBorders>
            <w:vAlign w:val="center"/>
            <w:hideMark/>
          </w:tcPr>
          <w:p w14:paraId="1AAD508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o leitor de tela vai indicar a quantidade de linhas e colunas</w:t>
            </w:r>
          </w:p>
        </w:tc>
      </w:tr>
      <w:tr w:rsidR="00FC5A1D" w:rsidRPr="002B7333" w14:paraId="2EBEAEBC"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08EC81D8"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3.13</w:t>
            </w:r>
          </w:p>
        </w:tc>
        <w:tc>
          <w:tcPr>
            <w:tcW w:w="676" w:type="dxa"/>
            <w:tcBorders>
              <w:top w:val="nil"/>
              <w:left w:val="nil"/>
              <w:bottom w:val="single" w:sz="4" w:space="0" w:color="auto"/>
              <w:right w:val="single" w:sz="4" w:space="0" w:color="auto"/>
            </w:tcBorders>
            <w:noWrap/>
            <w:vAlign w:val="center"/>
            <w:hideMark/>
          </w:tcPr>
          <w:p w14:paraId="743DFB4E"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3.2.7.</w:t>
            </w:r>
          </w:p>
        </w:tc>
        <w:tc>
          <w:tcPr>
            <w:tcW w:w="845" w:type="dxa"/>
            <w:tcBorders>
              <w:top w:val="nil"/>
              <w:left w:val="nil"/>
              <w:bottom w:val="single" w:sz="4" w:space="0" w:color="auto"/>
              <w:right w:val="single" w:sz="4" w:space="0" w:color="auto"/>
            </w:tcBorders>
            <w:vAlign w:val="center"/>
            <w:hideMark/>
          </w:tcPr>
          <w:p w14:paraId="08DED640" w14:textId="1CB20AA0"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83" w:type="dxa"/>
            <w:tcBorders>
              <w:top w:val="nil"/>
              <w:left w:val="nil"/>
              <w:bottom w:val="single" w:sz="4" w:space="0" w:color="auto"/>
              <w:right w:val="single" w:sz="4" w:space="0" w:color="auto"/>
            </w:tcBorders>
            <w:vAlign w:val="center"/>
            <w:hideMark/>
          </w:tcPr>
          <w:p w14:paraId="67CE12EA" w14:textId="754E4EB3"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783" w:type="dxa"/>
            <w:tcBorders>
              <w:top w:val="nil"/>
              <w:left w:val="nil"/>
              <w:bottom w:val="single" w:sz="4" w:space="0" w:color="auto"/>
              <w:right w:val="single" w:sz="4" w:space="0" w:color="auto"/>
            </w:tcBorders>
            <w:vAlign w:val="center"/>
            <w:hideMark/>
          </w:tcPr>
          <w:p w14:paraId="67B887A7" w14:textId="582E1A2B"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09" w:type="dxa"/>
            <w:tcBorders>
              <w:top w:val="nil"/>
              <w:left w:val="nil"/>
              <w:bottom w:val="single" w:sz="4" w:space="0" w:color="auto"/>
              <w:right w:val="single" w:sz="4" w:space="0" w:color="auto"/>
            </w:tcBorders>
            <w:vAlign w:val="center"/>
            <w:hideMark/>
          </w:tcPr>
          <w:p w14:paraId="2D38FA0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Leitor de Tela - Emoji</w:t>
            </w:r>
          </w:p>
        </w:tc>
        <w:tc>
          <w:tcPr>
            <w:tcW w:w="2665" w:type="dxa"/>
            <w:tcBorders>
              <w:top w:val="nil"/>
              <w:left w:val="nil"/>
              <w:bottom w:val="single" w:sz="4" w:space="0" w:color="auto"/>
              <w:right w:val="single" w:sz="4" w:space="0" w:color="auto"/>
            </w:tcBorders>
            <w:vAlign w:val="center"/>
            <w:hideMark/>
          </w:tcPr>
          <w:p w14:paraId="7DDD52CE"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quando o leitor de tela encontrar um emoji no texto vai ser indicado</w:t>
            </w:r>
          </w:p>
        </w:tc>
      </w:tr>
      <w:tr w:rsidR="00FC5A1D" w:rsidRPr="002B7333" w14:paraId="33B16946" w14:textId="77777777" w:rsidTr="0018221E">
        <w:trPr>
          <w:trHeight w:val="660"/>
        </w:trPr>
        <w:tc>
          <w:tcPr>
            <w:tcW w:w="565" w:type="dxa"/>
            <w:tcBorders>
              <w:top w:val="nil"/>
              <w:left w:val="single" w:sz="4" w:space="0" w:color="auto"/>
              <w:bottom w:val="single" w:sz="4" w:space="0" w:color="auto"/>
              <w:right w:val="single" w:sz="4" w:space="0" w:color="auto"/>
            </w:tcBorders>
            <w:noWrap/>
            <w:vAlign w:val="center"/>
            <w:hideMark/>
          </w:tcPr>
          <w:p w14:paraId="64422C8D"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3.14</w:t>
            </w:r>
          </w:p>
        </w:tc>
        <w:tc>
          <w:tcPr>
            <w:tcW w:w="676" w:type="dxa"/>
            <w:tcBorders>
              <w:top w:val="nil"/>
              <w:left w:val="nil"/>
              <w:bottom w:val="single" w:sz="4" w:space="0" w:color="auto"/>
              <w:right w:val="single" w:sz="4" w:space="0" w:color="auto"/>
            </w:tcBorders>
            <w:noWrap/>
            <w:vAlign w:val="center"/>
            <w:hideMark/>
          </w:tcPr>
          <w:p w14:paraId="59B3F74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3.3.1.</w:t>
            </w:r>
          </w:p>
        </w:tc>
        <w:tc>
          <w:tcPr>
            <w:tcW w:w="845" w:type="dxa"/>
            <w:tcBorders>
              <w:top w:val="nil"/>
              <w:left w:val="nil"/>
              <w:bottom w:val="single" w:sz="4" w:space="0" w:color="auto"/>
              <w:right w:val="single" w:sz="4" w:space="0" w:color="auto"/>
            </w:tcBorders>
            <w:vAlign w:val="center"/>
            <w:hideMark/>
          </w:tcPr>
          <w:p w14:paraId="68229218" w14:textId="7BAEC83F" w:rsidR="00FC5A1D" w:rsidRPr="00D84972" w:rsidRDefault="00193AE8"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w:t>
            </w:r>
            <w:r w:rsidR="00FC5A1D" w:rsidRPr="00D84972">
              <w:rPr>
                <w:rFonts w:ascii="Arial" w:eastAsia="Times New Roman" w:hAnsi="Arial" w:cs="Arial"/>
                <w:color w:val="000000"/>
                <w:kern w:val="0"/>
                <w:lang w:eastAsia="pt-BR"/>
                <w14:ligatures w14:val="none"/>
              </w:rPr>
              <w:t> </w:t>
            </w:r>
          </w:p>
        </w:tc>
        <w:tc>
          <w:tcPr>
            <w:tcW w:w="983" w:type="dxa"/>
            <w:tcBorders>
              <w:top w:val="nil"/>
              <w:left w:val="nil"/>
              <w:bottom w:val="single" w:sz="4" w:space="0" w:color="auto"/>
              <w:right w:val="single" w:sz="4" w:space="0" w:color="auto"/>
            </w:tcBorders>
            <w:vAlign w:val="center"/>
            <w:hideMark/>
          </w:tcPr>
          <w:p w14:paraId="114B961D" w14:textId="7B4516EA"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783" w:type="dxa"/>
            <w:tcBorders>
              <w:top w:val="nil"/>
              <w:left w:val="nil"/>
              <w:bottom w:val="single" w:sz="4" w:space="0" w:color="auto"/>
              <w:right w:val="single" w:sz="4" w:space="0" w:color="auto"/>
            </w:tcBorders>
            <w:vAlign w:val="center"/>
            <w:hideMark/>
          </w:tcPr>
          <w:p w14:paraId="1BCA7F86" w14:textId="248CFCEE"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09" w:type="dxa"/>
            <w:tcBorders>
              <w:top w:val="nil"/>
              <w:left w:val="nil"/>
              <w:bottom w:val="single" w:sz="4" w:space="0" w:color="auto"/>
              <w:right w:val="single" w:sz="4" w:space="0" w:color="auto"/>
            </w:tcBorders>
            <w:vAlign w:val="center"/>
            <w:hideMark/>
          </w:tcPr>
          <w:p w14:paraId="428AF8DE"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Modo de Leitura ao Digitar</w:t>
            </w:r>
          </w:p>
        </w:tc>
        <w:tc>
          <w:tcPr>
            <w:tcW w:w="2665" w:type="dxa"/>
            <w:tcBorders>
              <w:top w:val="nil"/>
              <w:left w:val="nil"/>
              <w:bottom w:val="single" w:sz="4" w:space="0" w:color="auto"/>
              <w:right w:val="single" w:sz="4" w:space="0" w:color="auto"/>
            </w:tcBorders>
            <w:vAlign w:val="center"/>
            <w:hideMark/>
          </w:tcPr>
          <w:p w14:paraId="687A378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falar letras e algarismos digitados, palavras normalmente ou por retorno fonético</w:t>
            </w:r>
          </w:p>
        </w:tc>
      </w:tr>
      <w:tr w:rsidR="00FC5A1D" w:rsidRPr="002B7333" w14:paraId="4249565E" w14:textId="77777777" w:rsidTr="0018221E">
        <w:trPr>
          <w:trHeight w:val="675"/>
        </w:trPr>
        <w:tc>
          <w:tcPr>
            <w:tcW w:w="565" w:type="dxa"/>
            <w:tcBorders>
              <w:top w:val="nil"/>
              <w:left w:val="single" w:sz="4" w:space="0" w:color="auto"/>
              <w:bottom w:val="single" w:sz="4" w:space="0" w:color="auto"/>
              <w:right w:val="single" w:sz="4" w:space="0" w:color="auto"/>
            </w:tcBorders>
            <w:noWrap/>
            <w:vAlign w:val="center"/>
            <w:hideMark/>
          </w:tcPr>
          <w:p w14:paraId="3820687D"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3.15</w:t>
            </w:r>
          </w:p>
        </w:tc>
        <w:tc>
          <w:tcPr>
            <w:tcW w:w="676" w:type="dxa"/>
            <w:tcBorders>
              <w:top w:val="nil"/>
              <w:left w:val="nil"/>
              <w:bottom w:val="single" w:sz="4" w:space="0" w:color="auto"/>
              <w:right w:val="single" w:sz="4" w:space="0" w:color="auto"/>
            </w:tcBorders>
            <w:noWrap/>
            <w:vAlign w:val="center"/>
            <w:hideMark/>
          </w:tcPr>
          <w:p w14:paraId="4E5556E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3.3.2.</w:t>
            </w:r>
          </w:p>
        </w:tc>
        <w:tc>
          <w:tcPr>
            <w:tcW w:w="845" w:type="dxa"/>
            <w:tcBorders>
              <w:top w:val="nil"/>
              <w:left w:val="nil"/>
              <w:bottom w:val="single" w:sz="4" w:space="0" w:color="auto"/>
              <w:right w:val="single" w:sz="4" w:space="0" w:color="auto"/>
            </w:tcBorders>
            <w:vAlign w:val="center"/>
            <w:hideMark/>
          </w:tcPr>
          <w:p w14:paraId="3AF2DCEA" w14:textId="4FCFFBEB"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83" w:type="dxa"/>
            <w:tcBorders>
              <w:top w:val="nil"/>
              <w:left w:val="nil"/>
              <w:bottom w:val="single" w:sz="4" w:space="0" w:color="auto"/>
              <w:right w:val="single" w:sz="4" w:space="0" w:color="auto"/>
            </w:tcBorders>
            <w:vAlign w:val="center"/>
            <w:hideMark/>
          </w:tcPr>
          <w:p w14:paraId="1211DB6C" w14:textId="79004ED1"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783" w:type="dxa"/>
            <w:tcBorders>
              <w:top w:val="nil"/>
              <w:left w:val="nil"/>
              <w:bottom w:val="single" w:sz="4" w:space="0" w:color="auto"/>
              <w:right w:val="single" w:sz="4" w:space="0" w:color="auto"/>
            </w:tcBorders>
            <w:vAlign w:val="center"/>
            <w:hideMark/>
          </w:tcPr>
          <w:p w14:paraId="521B6C9D" w14:textId="1BDCB013"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09" w:type="dxa"/>
            <w:tcBorders>
              <w:top w:val="nil"/>
              <w:left w:val="nil"/>
              <w:bottom w:val="single" w:sz="4" w:space="0" w:color="auto"/>
              <w:right w:val="single" w:sz="4" w:space="0" w:color="auto"/>
            </w:tcBorders>
            <w:vAlign w:val="center"/>
            <w:hideMark/>
          </w:tcPr>
          <w:p w14:paraId="0122AD9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Falar palavras inteiras ao serem digitadas</w:t>
            </w:r>
          </w:p>
        </w:tc>
        <w:tc>
          <w:tcPr>
            <w:tcW w:w="2665" w:type="dxa"/>
            <w:tcBorders>
              <w:top w:val="nil"/>
              <w:left w:val="nil"/>
              <w:bottom w:val="single" w:sz="4" w:space="0" w:color="auto"/>
              <w:right w:val="single" w:sz="4" w:space="0" w:color="auto"/>
            </w:tcBorders>
            <w:vAlign w:val="center"/>
            <w:hideMark/>
          </w:tcPr>
          <w:p w14:paraId="2A6A123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o leitor de tela vai falar a palavra inteira quando terminar de ser digitada</w:t>
            </w:r>
          </w:p>
        </w:tc>
      </w:tr>
    </w:tbl>
    <w:p w14:paraId="31425CA4" w14:textId="33FEB8A3" w:rsidR="00E70FB2" w:rsidRDefault="00E70FB2" w:rsidP="00E70FB2">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287E9352" w14:textId="77777777" w:rsidR="00E70FB2" w:rsidRDefault="00FC5A1D" w:rsidP="00FC5A1D">
      <w:pPr>
        <w:spacing w:after="0" w:line="360" w:lineRule="auto"/>
        <w:jc w:val="both"/>
      </w:pPr>
      <w:r>
        <w:tab/>
      </w:r>
    </w:p>
    <w:p w14:paraId="108308A3" w14:textId="52947308" w:rsidR="00FC5A1D" w:rsidRDefault="00FC5A1D" w:rsidP="00FC5A1D">
      <w:pPr>
        <w:spacing w:after="0" w:line="360" w:lineRule="auto"/>
        <w:jc w:val="both"/>
        <w:rPr>
          <w:rFonts w:ascii="Arial" w:hAnsi="Arial" w:cs="Arial"/>
          <w:color w:val="000000" w:themeColor="text1"/>
          <w:sz w:val="24"/>
          <w:szCs w:val="24"/>
        </w:rPr>
      </w:pPr>
      <w:r>
        <w:rPr>
          <w:color w:val="000000" w:themeColor="text1"/>
        </w:rPr>
        <w:lastRenderedPageBreak/>
        <w:tab/>
      </w:r>
      <w:r w:rsidRPr="003F2750">
        <w:rPr>
          <w:rFonts w:ascii="Arial" w:hAnsi="Arial" w:cs="Arial"/>
          <w:color w:val="000000" w:themeColor="text1"/>
          <w:sz w:val="24"/>
          <w:szCs w:val="24"/>
        </w:rPr>
        <w:t xml:space="preserve">O </w:t>
      </w:r>
      <w:r w:rsidR="002A1D02">
        <w:rPr>
          <w:rFonts w:ascii="Arial" w:hAnsi="Arial" w:cs="Arial"/>
          <w:color w:val="000000" w:themeColor="text1"/>
          <w:sz w:val="24"/>
          <w:szCs w:val="24"/>
        </w:rPr>
        <w:t>Quadro 18</w:t>
      </w:r>
      <w:r w:rsidRPr="003F2750">
        <w:rPr>
          <w:rFonts w:ascii="Arial" w:hAnsi="Arial" w:cs="Arial"/>
          <w:color w:val="000000" w:themeColor="text1"/>
          <w:sz w:val="24"/>
          <w:szCs w:val="24"/>
        </w:rPr>
        <w:t xml:space="preserve"> relaciona as diretrizes relacionadas às configurações de vídeo, como ativar ou desativar legendas, configuração das fontes das legendas, exibição ou não de legenda de </w:t>
      </w:r>
      <w:r w:rsidR="00DC385C">
        <w:rPr>
          <w:rFonts w:ascii="Arial" w:hAnsi="Arial" w:cs="Arial"/>
          <w:color w:val="000000" w:themeColor="text1"/>
          <w:sz w:val="24"/>
          <w:szCs w:val="24"/>
        </w:rPr>
        <w:t>Libras</w:t>
      </w:r>
      <w:r w:rsidRPr="003F2750">
        <w:rPr>
          <w:rFonts w:ascii="Arial" w:hAnsi="Arial" w:cs="Arial"/>
          <w:color w:val="000000" w:themeColor="text1"/>
          <w:sz w:val="24"/>
          <w:szCs w:val="24"/>
        </w:rPr>
        <w:t xml:space="preserve"> etc.</w:t>
      </w:r>
    </w:p>
    <w:p w14:paraId="17334B6B" w14:textId="77777777" w:rsidR="0051075A" w:rsidRPr="003F2750" w:rsidRDefault="0051075A" w:rsidP="00FC5A1D">
      <w:pPr>
        <w:spacing w:after="0" w:line="360" w:lineRule="auto"/>
        <w:jc w:val="both"/>
        <w:rPr>
          <w:rFonts w:ascii="Arial" w:hAnsi="Arial" w:cs="Arial"/>
          <w:color w:val="000000" w:themeColor="text1"/>
          <w:sz w:val="24"/>
          <w:szCs w:val="24"/>
        </w:rPr>
      </w:pPr>
    </w:p>
    <w:p w14:paraId="0DEF18E1" w14:textId="77777777" w:rsidR="00FC5A1D" w:rsidRPr="0051075A" w:rsidRDefault="00FC5A1D" w:rsidP="00FC5A1D">
      <w:pPr>
        <w:spacing w:after="0" w:line="360" w:lineRule="auto"/>
        <w:jc w:val="both"/>
        <w:rPr>
          <w:rFonts w:ascii="Arial" w:hAnsi="Arial" w:cs="Arial"/>
          <w:color w:val="000000" w:themeColor="text1"/>
          <w:sz w:val="6"/>
          <w:szCs w:val="6"/>
        </w:rPr>
      </w:pPr>
    </w:p>
    <w:p w14:paraId="289A240A" w14:textId="27A92C88" w:rsidR="00FC5A1D" w:rsidRPr="003F2750" w:rsidRDefault="00B107F4" w:rsidP="00B107F4">
      <w:pPr>
        <w:pStyle w:val="Legenda"/>
      </w:pPr>
      <w:bookmarkStart w:id="136" w:name="_Toc223367530"/>
      <w:r>
        <w:t xml:space="preserve">Quadro </w:t>
      </w:r>
      <w:fldSimple w:instr=" SEQ Quadro \* ARABIC ">
        <w:r>
          <w:rPr>
            <w:noProof/>
          </w:rPr>
          <w:t>18</w:t>
        </w:r>
      </w:fldSimple>
      <w:r>
        <w:t xml:space="preserve"> - </w:t>
      </w:r>
      <w:r w:rsidRPr="00811F8F">
        <w:t>Diretrizes relacionadas a configurações de Vídeo</w:t>
      </w:r>
      <w:r>
        <w:t>.</w:t>
      </w:r>
      <w:bookmarkEnd w:id="136"/>
    </w:p>
    <w:tbl>
      <w:tblPr>
        <w:tblW w:w="9209" w:type="dxa"/>
        <w:tblCellMar>
          <w:left w:w="70" w:type="dxa"/>
          <w:right w:w="70" w:type="dxa"/>
        </w:tblCellMar>
        <w:tblLook w:val="04A0" w:firstRow="1" w:lastRow="0" w:firstColumn="1" w:lastColumn="0" w:noHBand="0" w:noVBand="1"/>
      </w:tblPr>
      <w:tblGrid>
        <w:gridCol w:w="594"/>
        <w:gridCol w:w="710"/>
        <w:gridCol w:w="887"/>
        <w:gridCol w:w="1032"/>
        <w:gridCol w:w="822"/>
        <w:gridCol w:w="2426"/>
        <w:gridCol w:w="2738"/>
      </w:tblGrid>
      <w:tr w:rsidR="00FC5A1D" w:rsidRPr="002B7333" w14:paraId="3C25C48A" w14:textId="77777777" w:rsidTr="002A1D02">
        <w:trPr>
          <w:trHeight w:val="435"/>
        </w:trPr>
        <w:tc>
          <w:tcPr>
            <w:tcW w:w="594" w:type="dxa"/>
            <w:tcBorders>
              <w:top w:val="single" w:sz="4" w:space="0" w:color="auto"/>
              <w:left w:val="single" w:sz="4" w:space="0" w:color="auto"/>
              <w:bottom w:val="single" w:sz="4" w:space="0" w:color="auto"/>
              <w:right w:val="single" w:sz="4" w:space="0" w:color="auto"/>
            </w:tcBorders>
            <w:noWrap/>
            <w:vAlign w:val="bottom"/>
            <w:hideMark/>
          </w:tcPr>
          <w:p w14:paraId="4B4F55E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Item</w:t>
            </w:r>
          </w:p>
        </w:tc>
        <w:tc>
          <w:tcPr>
            <w:tcW w:w="710" w:type="dxa"/>
            <w:tcBorders>
              <w:top w:val="single" w:sz="4" w:space="0" w:color="auto"/>
              <w:left w:val="nil"/>
              <w:bottom w:val="single" w:sz="4" w:space="0" w:color="auto"/>
              <w:right w:val="single" w:sz="4" w:space="0" w:color="auto"/>
            </w:tcBorders>
            <w:noWrap/>
            <w:vAlign w:val="bottom"/>
            <w:hideMark/>
          </w:tcPr>
          <w:p w14:paraId="3D9F70A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Nery</w:t>
            </w:r>
          </w:p>
        </w:tc>
        <w:tc>
          <w:tcPr>
            <w:tcW w:w="887" w:type="dxa"/>
            <w:tcBorders>
              <w:top w:val="single" w:sz="4" w:space="0" w:color="auto"/>
              <w:left w:val="nil"/>
              <w:bottom w:val="single" w:sz="4" w:space="0" w:color="auto"/>
              <w:right w:val="single" w:sz="4" w:space="0" w:color="auto"/>
            </w:tcBorders>
            <w:vAlign w:val="bottom"/>
            <w:hideMark/>
          </w:tcPr>
          <w:p w14:paraId="28B1D2E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WCAG</w:t>
            </w:r>
          </w:p>
        </w:tc>
        <w:tc>
          <w:tcPr>
            <w:tcW w:w="1032" w:type="dxa"/>
            <w:tcBorders>
              <w:top w:val="single" w:sz="4" w:space="0" w:color="auto"/>
              <w:left w:val="nil"/>
              <w:bottom w:val="single" w:sz="4" w:space="0" w:color="auto"/>
              <w:right w:val="single" w:sz="4" w:space="0" w:color="auto"/>
            </w:tcBorders>
            <w:vAlign w:val="bottom"/>
            <w:hideMark/>
          </w:tcPr>
          <w:p w14:paraId="48F46A5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GDAMA</w:t>
            </w:r>
          </w:p>
        </w:tc>
        <w:tc>
          <w:tcPr>
            <w:tcW w:w="822" w:type="dxa"/>
            <w:tcBorders>
              <w:top w:val="single" w:sz="4" w:space="0" w:color="auto"/>
              <w:left w:val="nil"/>
              <w:bottom w:val="single" w:sz="4" w:space="0" w:color="auto"/>
              <w:right w:val="single" w:sz="4" w:space="0" w:color="auto"/>
            </w:tcBorders>
            <w:vAlign w:val="bottom"/>
            <w:hideMark/>
          </w:tcPr>
          <w:p w14:paraId="639F781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NBR</w:t>
            </w:r>
          </w:p>
        </w:tc>
        <w:tc>
          <w:tcPr>
            <w:tcW w:w="2426" w:type="dxa"/>
            <w:tcBorders>
              <w:top w:val="single" w:sz="4" w:space="0" w:color="auto"/>
              <w:left w:val="nil"/>
              <w:bottom w:val="single" w:sz="4" w:space="0" w:color="auto"/>
              <w:right w:val="single" w:sz="4" w:space="0" w:color="auto"/>
            </w:tcBorders>
            <w:vAlign w:val="bottom"/>
            <w:hideMark/>
          </w:tcPr>
          <w:p w14:paraId="77CE31C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Diretriz</w:t>
            </w:r>
          </w:p>
        </w:tc>
        <w:tc>
          <w:tcPr>
            <w:tcW w:w="2738" w:type="dxa"/>
            <w:tcBorders>
              <w:top w:val="single" w:sz="4" w:space="0" w:color="auto"/>
              <w:left w:val="nil"/>
              <w:bottom w:val="single" w:sz="4" w:space="0" w:color="auto"/>
              <w:right w:val="single" w:sz="4" w:space="0" w:color="auto"/>
            </w:tcBorders>
            <w:vAlign w:val="bottom"/>
            <w:hideMark/>
          </w:tcPr>
          <w:p w14:paraId="3C58F7C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Descrição</w:t>
            </w:r>
          </w:p>
        </w:tc>
      </w:tr>
      <w:tr w:rsidR="00FC5A1D" w:rsidRPr="002B7333" w14:paraId="1E946B85" w14:textId="77777777" w:rsidTr="0051075A">
        <w:trPr>
          <w:trHeight w:val="1200"/>
        </w:trPr>
        <w:tc>
          <w:tcPr>
            <w:tcW w:w="594" w:type="dxa"/>
            <w:tcBorders>
              <w:top w:val="nil"/>
              <w:left w:val="single" w:sz="4" w:space="0" w:color="auto"/>
              <w:bottom w:val="single" w:sz="4" w:space="0" w:color="auto"/>
              <w:right w:val="single" w:sz="4" w:space="0" w:color="auto"/>
            </w:tcBorders>
            <w:noWrap/>
            <w:vAlign w:val="center"/>
            <w:hideMark/>
          </w:tcPr>
          <w:p w14:paraId="0FF1ADAA"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4.1</w:t>
            </w:r>
          </w:p>
        </w:tc>
        <w:tc>
          <w:tcPr>
            <w:tcW w:w="710" w:type="dxa"/>
            <w:tcBorders>
              <w:top w:val="nil"/>
              <w:left w:val="nil"/>
              <w:bottom w:val="single" w:sz="4" w:space="0" w:color="auto"/>
              <w:right w:val="single" w:sz="4" w:space="0" w:color="auto"/>
            </w:tcBorders>
            <w:noWrap/>
            <w:vAlign w:val="center"/>
            <w:hideMark/>
          </w:tcPr>
          <w:p w14:paraId="45A009D5" w14:textId="7C5B7E06"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87" w:type="dxa"/>
            <w:tcBorders>
              <w:top w:val="nil"/>
              <w:left w:val="nil"/>
              <w:bottom w:val="single" w:sz="4" w:space="0" w:color="auto"/>
              <w:right w:val="single" w:sz="4" w:space="0" w:color="auto"/>
            </w:tcBorders>
            <w:vAlign w:val="center"/>
            <w:hideMark/>
          </w:tcPr>
          <w:p w14:paraId="27A5F74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xml:space="preserve">1.2.1.  1.2.2.  1.2.3.  1.2.4. </w:t>
            </w:r>
          </w:p>
        </w:tc>
        <w:tc>
          <w:tcPr>
            <w:tcW w:w="1032" w:type="dxa"/>
            <w:tcBorders>
              <w:top w:val="nil"/>
              <w:left w:val="nil"/>
              <w:bottom w:val="single" w:sz="4" w:space="0" w:color="auto"/>
              <w:right w:val="single" w:sz="4" w:space="0" w:color="auto"/>
            </w:tcBorders>
            <w:vAlign w:val="center"/>
            <w:hideMark/>
          </w:tcPr>
          <w:p w14:paraId="250B98BD" w14:textId="5CFEA410"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22" w:type="dxa"/>
            <w:tcBorders>
              <w:top w:val="nil"/>
              <w:left w:val="nil"/>
              <w:bottom w:val="single" w:sz="4" w:space="0" w:color="auto"/>
              <w:right w:val="single" w:sz="4" w:space="0" w:color="auto"/>
            </w:tcBorders>
            <w:vAlign w:val="center"/>
            <w:hideMark/>
          </w:tcPr>
          <w:p w14:paraId="48EF448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1.3.1.</w:t>
            </w:r>
          </w:p>
        </w:tc>
        <w:tc>
          <w:tcPr>
            <w:tcW w:w="2426" w:type="dxa"/>
            <w:tcBorders>
              <w:top w:val="nil"/>
              <w:left w:val="nil"/>
              <w:bottom w:val="single" w:sz="4" w:space="0" w:color="auto"/>
              <w:right w:val="single" w:sz="4" w:space="0" w:color="auto"/>
            </w:tcBorders>
            <w:vAlign w:val="center"/>
            <w:hideMark/>
          </w:tcPr>
          <w:p w14:paraId="1E23EB6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Legenda - Ativar ou desativar</w:t>
            </w:r>
          </w:p>
        </w:tc>
        <w:tc>
          <w:tcPr>
            <w:tcW w:w="2738" w:type="dxa"/>
            <w:tcBorders>
              <w:top w:val="nil"/>
              <w:left w:val="nil"/>
              <w:bottom w:val="single" w:sz="4" w:space="0" w:color="auto"/>
              <w:right w:val="single" w:sz="4" w:space="0" w:color="auto"/>
            </w:tcBorders>
            <w:vAlign w:val="center"/>
            <w:hideMark/>
          </w:tcPr>
          <w:p w14:paraId="630A560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ativar e utilizar legendas nos videos, quando disponível</w:t>
            </w:r>
          </w:p>
        </w:tc>
      </w:tr>
      <w:tr w:rsidR="00FC5A1D" w:rsidRPr="002B7333" w14:paraId="53B07760" w14:textId="77777777" w:rsidTr="0051075A">
        <w:trPr>
          <w:trHeight w:val="600"/>
        </w:trPr>
        <w:tc>
          <w:tcPr>
            <w:tcW w:w="594" w:type="dxa"/>
            <w:tcBorders>
              <w:top w:val="nil"/>
              <w:left w:val="single" w:sz="4" w:space="0" w:color="auto"/>
              <w:bottom w:val="single" w:sz="4" w:space="0" w:color="auto"/>
              <w:right w:val="single" w:sz="4" w:space="0" w:color="auto"/>
            </w:tcBorders>
            <w:noWrap/>
            <w:vAlign w:val="center"/>
            <w:hideMark/>
          </w:tcPr>
          <w:p w14:paraId="3EEDA0A3"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4.2</w:t>
            </w:r>
          </w:p>
        </w:tc>
        <w:tc>
          <w:tcPr>
            <w:tcW w:w="710" w:type="dxa"/>
            <w:tcBorders>
              <w:top w:val="nil"/>
              <w:left w:val="nil"/>
              <w:bottom w:val="single" w:sz="4" w:space="0" w:color="auto"/>
              <w:right w:val="single" w:sz="4" w:space="0" w:color="auto"/>
            </w:tcBorders>
            <w:noWrap/>
            <w:vAlign w:val="center"/>
            <w:hideMark/>
          </w:tcPr>
          <w:p w14:paraId="3D386674"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2.4.1.</w:t>
            </w:r>
          </w:p>
        </w:tc>
        <w:tc>
          <w:tcPr>
            <w:tcW w:w="887" w:type="dxa"/>
            <w:tcBorders>
              <w:top w:val="nil"/>
              <w:left w:val="nil"/>
              <w:bottom w:val="single" w:sz="4" w:space="0" w:color="auto"/>
              <w:right w:val="single" w:sz="4" w:space="0" w:color="auto"/>
            </w:tcBorders>
            <w:vAlign w:val="center"/>
            <w:hideMark/>
          </w:tcPr>
          <w:p w14:paraId="37BF56CB" w14:textId="2FE8EBA1"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32" w:type="dxa"/>
            <w:tcBorders>
              <w:top w:val="nil"/>
              <w:left w:val="nil"/>
              <w:bottom w:val="single" w:sz="4" w:space="0" w:color="auto"/>
              <w:right w:val="single" w:sz="4" w:space="0" w:color="auto"/>
            </w:tcBorders>
            <w:vAlign w:val="center"/>
            <w:hideMark/>
          </w:tcPr>
          <w:p w14:paraId="42717DBE" w14:textId="15A455F5"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22" w:type="dxa"/>
            <w:tcBorders>
              <w:top w:val="nil"/>
              <w:left w:val="nil"/>
              <w:bottom w:val="single" w:sz="4" w:space="0" w:color="auto"/>
              <w:right w:val="single" w:sz="4" w:space="0" w:color="auto"/>
            </w:tcBorders>
            <w:vAlign w:val="center"/>
            <w:hideMark/>
          </w:tcPr>
          <w:p w14:paraId="16F1AD4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1.3.1.</w:t>
            </w:r>
          </w:p>
        </w:tc>
        <w:tc>
          <w:tcPr>
            <w:tcW w:w="2426" w:type="dxa"/>
            <w:tcBorders>
              <w:top w:val="nil"/>
              <w:left w:val="nil"/>
              <w:bottom w:val="single" w:sz="4" w:space="0" w:color="auto"/>
              <w:right w:val="single" w:sz="4" w:space="0" w:color="auto"/>
            </w:tcBorders>
            <w:vAlign w:val="center"/>
            <w:hideMark/>
          </w:tcPr>
          <w:p w14:paraId="5090582D"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Legenda - Fontes preferidas e seus estilos</w:t>
            </w:r>
          </w:p>
        </w:tc>
        <w:tc>
          <w:tcPr>
            <w:tcW w:w="2738" w:type="dxa"/>
            <w:tcBorders>
              <w:top w:val="nil"/>
              <w:left w:val="nil"/>
              <w:bottom w:val="single" w:sz="4" w:space="0" w:color="auto"/>
              <w:right w:val="single" w:sz="4" w:space="0" w:color="auto"/>
            </w:tcBorders>
            <w:vAlign w:val="center"/>
            <w:hideMark/>
          </w:tcPr>
          <w:p w14:paraId="4C938DB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qual tipo de legenda prefere como texto contornado ou clássico</w:t>
            </w:r>
          </w:p>
        </w:tc>
      </w:tr>
      <w:tr w:rsidR="00FC5A1D" w:rsidRPr="002B7333" w14:paraId="1682E06D" w14:textId="77777777" w:rsidTr="0051075A">
        <w:trPr>
          <w:trHeight w:val="600"/>
        </w:trPr>
        <w:tc>
          <w:tcPr>
            <w:tcW w:w="594" w:type="dxa"/>
            <w:tcBorders>
              <w:top w:val="nil"/>
              <w:left w:val="single" w:sz="4" w:space="0" w:color="auto"/>
              <w:bottom w:val="single" w:sz="4" w:space="0" w:color="auto"/>
              <w:right w:val="single" w:sz="4" w:space="0" w:color="auto"/>
            </w:tcBorders>
            <w:noWrap/>
            <w:vAlign w:val="center"/>
            <w:hideMark/>
          </w:tcPr>
          <w:p w14:paraId="33E08C2C"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4.3</w:t>
            </w:r>
          </w:p>
        </w:tc>
        <w:tc>
          <w:tcPr>
            <w:tcW w:w="710" w:type="dxa"/>
            <w:tcBorders>
              <w:top w:val="nil"/>
              <w:left w:val="nil"/>
              <w:bottom w:val="single" w:sz="4" w:space="0" w:color="auto"/>
              <w:right w:val="single" w:sz="4" w:space="0" w:color="auto"/>
            </w:tcBorders>
            <w:noWrap/>
            <w:vAlign w:val="center"/>
            <w:hideMark/>
          </w:tcPr>
          <w:p w14:paraId="486E35D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2.4.2.</w:t>
            </w:r>
          </w:p>
        </w:tc>
        <w:tc>
          <w:tcPr>
            <w:tcW w:w="887" w:type="dxa"/>
            <w:tcBorders>
              <w:top w:val="nil"/>
              <w:left w:val="nil"/>
              <w:bottom w:val="single" w:sz="4" w:space="0" w:color="auto"/>
              <w:right w:val="single" w:sz="4" w:space="0" w:color="auto"/>
            </w:tcBorders>
            <w:vAlign w:val="center"/>
            <w:hideMark/>
          </w:tcPr>
          <w:p w14:paraId="471492B5" w14:textId="5C826301"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32" w:type="dxa"/>
            <w:tcBorders>
              <w:top w:val="nil"/>
              <w:left w:val="nil"/>
              <w:bottom w:val="single" w:sz="4" w:space="0" w:color="auto"/>
              <w:right w:val="single" w:sz="4" w:space="0" w:color="auto"/>
            </w:tcBorders>
            <w:vAlign w:val="center"/>
            <w:hideMark/>
          </w:tcPr>
          <w:p w14:paraId="7B4D1187" w14:textId="111D16C0"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22" w:type="dxa"/>
            <w:tcBorders>
              <w:top w:val="nil"/>
              <w:left w:val="nil"/>
              <w:bottom w:val="single" w:sz="4" w:space="0" w:color="auto"/>
              <w:right w:val="single" w:sz="4" w:space="0" w:color="auto"/>
            </w:tcBorders>
            <w:vAlign w:val="center"/>
            <w:hideMark/>
          </w:tcPr>
          <w:p w14:paraId="56A657D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1.3.1.</w:t>
            </w:r>
          </w:p>
        </w:tc>
        <w:tc>
          <w:tcPr>
            <w:tcW w:w="2426" w:type="dxa"/>
            <w:tcBorders>
              <w:top w:val="nil"/>
              <w:left w:val="nil"/>
              <w:bottom w:val="single" w:sz="4" w:space="0" w:color="auto"/>
              <w:right w:val="single" w:sz="4" w:space="0" w:color="auto"/>
            </w:tcBorders>
            <w:vAlign w:val="center"/>
            <w:hideMark/>
          </w:tcPr>
          <w:p w14:paraId="468486E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Legenda - Tamanho da fonte</w:t>
            </w:r>
          </w:p>
        </w:tc>
        <w:tc>
          <w:tcPr>
            <w:tcW w:w="2738" w:type="dxa"/>
            <w:tcBorders>
              <w:top w:val="nil"/>
              <w:left w:val="nil"/>
              <w:bottom w:val="single" w:sz="4" w:space="0" w:color="auto"/>
              <w:right w:val="single" w:sz="4" w:space="0" w:color="auto"/>
            </w:tcBorders>
            <w:vAlign w:val="center"/>
            <w:hideMark/>
          </w:tcPr>
          <w:p w14:paraId="6537534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qual o tamanho de fonte que a legenda deve ter</w:t>
            </w:r>
          </w:p>
        </w:tc>
      </w:tr>
      <w:tr w:rsidR="00FC5A1D" w:rsidRPr="002B7333" w14:paraId="1D0350FA" w14:textId="77777777" w:rsidTr="0051075A">
        <w:trPr>
          <w:trHeight w:val="600"/>
        </w:trPr>
        <w:tc>
          <w:tcPr>
            <w:tcW w:w="594" w:type="dxa"/>
            <w:tcBorders>
              <w:top w:val="nil"/>
              <w:left w:val="single" w:sz="4" w:space="0" w:color="auto"/>
              <w:bottom w:val="single" w:sz="4" w:space="0" w:color="auto"/>
              <w:right w:val="single" w:sz="4" w:space="0" w:color="auto"/>
            </w:tcBorders>
            <w:noWrap/>
            <w:vAlign w:val="center"/>
            <w:hideMark/>
          </w:tcPr>
          <w:p w14:paraId="35E88553"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4.4</w:t>
            </w:r>
          </w:p>
        </w:tc>
        <w:tc>
          <w:tcPr>
            <w:tcW w:w="710" w:type="dxa"/>
            <w:tcBorders>
              <w:top w:val="nil"/>
              <w:left w:val="nil"/>
              <w:bottom w:val="single" w:sz="4" w:space="0" w:color="auto"/>
              <w:right w:val="single" w:sz="4" w:space="0" w:color="auto"/>
            </w:tcBorders>
            <w:noWrap/>
            <w:vAlign w:val="center"/>
            <w:hideMark/>
          </w:tcPr>
          <w:p w14:paraId="344F7ED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2.4.3</w:t>
            </w:r>
          </w:p>
        </w:tc>
        <w:tc>
          <w:tcPr>
            <w:tcW w:w="887" w:type="dxa"/>
            <w:tcBorders>
              <w:top w:val="nil"/>
              <w:left w:val="nil"/>
              <w:bottom w:val="single" w:sz="4" w:space="0" w:color="auto"/>
              <w:right w:val="single" w:sz="4" w:space="0" w:color="auto"/>
            </w:tcBorders>
            <w:vAlign w:val="center"/>
            <w:hideMark/>
          </w:tcPr>
          <w:p w14:paraId="68C10492" w14:textId="23FE811E"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32" w:type="dxa"/>
            <w:tcBorders>
              <w:top w:val="nil"/>
              <w:left w:val="nil"/>
              <w:bottom w:val="single" w:sz="4" w:space="0" w:color="auto"/>
              <w:right w:val="single" w:sz="4" w:space="0" w:color="auto"/>
            </w:tcBorders>
            <w:vAlign w:val="center"/>
            <w:hideMark/>
          </w:tcPr>
          <w:p w14:paraId="4FD93D6A" w14:textId="75AC2CAB"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22" w:type="dxa"/>
            <w:tcBorders>
              <w:top w:val="nil"/>
              <w:left w:val="nil"/>
              <w:bottom w:val="single" w:sz="4" w:space="0" w:color="auto"/>
              <w:right w:val="single" w:sz="4" w:space="0" w:color="auto"/>
            </w:tcBorders>
            <w:vAlign w:val="center"/>
            <w:hideMark/>
          </w:tcPr>
          <w:p w14:paraId="5C15E65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1.3.1.</w:t>
            </w:r>
          </w:p>
        </w:tc>
        <w:tc>
          <w:tcPr>
            <w:tcW w:w="2426" w:type="dxa"/>
            <w:tcBorders>
              <w:top w:val="nil"/>
              <w:left w:val="nil"/>
              <w:bottom w:val="single" w:sz="4" w:space="0" w:color="auto"/>
              <w:right w:val="single" w:sz="4" w:space="0" w:color="auto"/>
            </w:tcBorders>
            <w:vAlign w:val="center"/>
            <w:hideMark/>
          </w:tcPr>
          <w:p w14:paraId="4F31B75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Legenda - Cor e opacidade da fonte</w:t>
            </w:r>
          </w:p>
        </w:tc>
        <w:tc>
          <w:tcPr>
            <w:tcW w:w="2738" w:type="dxa"/>
            <w:tcBorders>
              <w:top w:val="nil"/>
              <w:left w:val="nil"/>
              <w:bottom w:val="single" w:sz="4" w:space="0" w:color="auto"/>
              <w:right w:val="single" w:sz="4" w:space="0" w:color="auto"/>
            </w:tcBorders>
            <w:vAlign w:val="center"/>
            <w:hideMark/>
          </w:tcPr>
          <w:p w14:paraId="4152B55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a cor que a legenda deve ter e o quão evidente ela vai estar na tela</w:t>
            </w:r>
          </w:p>
        </w:tc>
      </w:tr>
      <w:tr w:rsidR="00FC5A1D" w:rsidRPr="002B7333" w14:paraId="35776557" w14:textId="77777777" w:rsidTr="0051075A">
        <w:trPr>
          <w:trHeight w:val="600"/>
        </w:trPr>
        <w:tc>
          <w:tcPr>
            <w:tcW w:w="594" w:type="dxa"/>
            <w:tcBorders>
              <w:top w:val="nil"/>
              <w:left w:val="single" w:sz="4" w:space="0" w:color="auto"/>
              <w:bottom w:val="single" w:sz="4" w:space="0" w:color="auto"/>
              <w:right w:val="single" w:sz="4" w:space="0" w:color="auto"/>
            </w:tcBorders>
            <w:noWrap/>
            <w:vAlign w:val="center"/>
            <w:hideMark/>
          </w:tcPr>
          <w:p w14:paraId="23464B28"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4.5</w:t>
            </w:r>
          </w:p>
        </w:tc>
        <w:tc>
          <w:tcPr>
            <w:tcW w:w="710" w:type="dxa"/>
            <w:tcBorders>
              <w:top w:val="nil"/>
              <w:left w:val="nil"/>
              <w:bottom w:val="single" w:sz="4" w:space="0" w:color="auto"/>
              <w:right w:val="single" w:sz="4" w:space="0" w:color="auto"/>
            </w:tcBorders>
            <w:noWrap/>
            <w:vAlign w:val="center"/>
            <w:hideMark/>
          </w:tcPr>
          <w:p w14:paraId="5ABE0A2E"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2.4.4.</w:t>
            </w:r>
          </w:p>
        </w:tc>
        <w:tc>
          <w:tcPr>
            <w:tcW w:w="887" w:type="dxa"/>
            <w:tcBorders>
              <w:top w:val="nil"/>
              <w:left w:val="nil"/>
              <w:bottom w:val="single" w:sz="4" w:space="0" w:color="auto"/>
              <w:right w:val="single" w:sz="4" w:space="0" w:color="auto"/>
            </w:tcBorders>
            <w:vAlign w:val="center"/>
            <w:hideMark/>
          </w:tcPr>
          <w:p w14:paraId="47997FF2" w14:textId="693A94FA"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32" w:type="dxa"/>
            <w:tcBorders>
              <w:top w:val="nil"/>
              <w:left w:val="nil"/>
              <w:bottom w:val="single" w:sz="4" w:space="0" w:color="auto"/>
              <w:right w:val="single" w:sz="4" w:space="0" w:color="auto"/>
            </w:tcBorders>
            <w:vAlign w:val="center"/>
            <w:hideMark/>
          </w:tcPr>
          <w:p w14:paraId="66CE3CB4" w14:textId="07723A94"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22" w:type="dxa"/>
            <w:tcBorders>
              <w:top w:val="nil"/>
              <w:left w:val="nil"/>
              <w:bottom w:val="single" w:sz="4" w:space="0" w:color="auto"/>
              <w:right w:val="single" w:sz="4" w:space="0" w:color="auto"/>
            </w:tcBorders>
            <w:vAlign w:val="center"/>
            <w:hideMark/>
          </w:tcPr>
          <w:p w14:paraId="10FBC4C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1.3.1.</w:t>
            </w:r>
          </w:p>
        </w:tc>
        <w:tc>
          <w:tcPr>
            <w:tcW w:w="2426" w:type="dxa"/>
            <w:tcBorders>
              <w:top w:val="nil"/>
              <w:left w:val="nil"/>
              <w:bottom w:val="single" w:sz="4" w:space="0" w:color="auto"/>
              <w:right w:val="single" w:sz="4" w:space="0" w:color="auto"/>
            </w:tcBorders>
            <w:vAlign w:val="center"/>
            <w:hideMark/>
          </w:tcPr>
          <w:p w14:paraId="25B88B5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Legenda - Cor de fundo e opacidade da caixa de legenda</w:t>
            </w:r>
          </w:p>
        </w:tc>
        <w:tc>
          <w:tcPr>
            <w:tcW w:w="2738" w:type="dxa"/>
            <w:tcBorders>
              <w:top w:val="nil"/>
              <w:left w:val="nil"/>
              <w:bottom w:val="single" w:sz="4" w:space="0" w:color="auto"/>
              <w:right w:val="single" w:sz="4" w:space="0" w:color="auto"/>
            </w:tcBorders>
            <w:vAlign w:val="center"/>
            <w:hideMark/>
          </w:tcPr>
          <w:p w14:paraId="33C55C6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a cor de fundo da legenda e o quão evidente o contorno dela vai estar na tela</w:t>
            </w:r>
          </w:p>
        </w:tc>
      </w:tr>
      <w:tr w:rsidR="00FC5A1D" w:rsidRPr="002B7333" w14:paraId="5D59EBFA" w14:textId="77777777" w:rsidTr="0051075A">
        <w:trPr>
          <w:trHeight w:val="600"/>
        </w:trPr>
        <w:tc>
          <w:tcPr>
            <w:tcW w:w="594" w:type="dxa"/>
            <w:tcBorders>
              <w:top w:val="nil"/>
              <w:left w:val="single" w:sz="4" w:space="0" w:color="auto"/>
              <w:bottom w:val="single" w:sz="4" w:space="0" w:color="auto"/>
              <w:right w:val="single" w:sz="4" w:space="0" w:color="auto"/>
            </w:tcBorders>
            <w:noWrap/>
            <w:vAlign w:val="center"/>
            <w:hideMark/>
          </w:tcPr>
          <w:p w14:paraId="407786BC"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4.6</w:t>
            </w:r>
          </w:p>
        </w:tc>
        <w:tc>
          <w:tcPr>
            <w:tcW w:w="710" w:type="dxa"/>
            <w:tcBorders>
              <w:top w:val="nil"/>
              <w:left w:val="nil"/>
              <w:bottom w:val="single" w:sz="4" w:space="0" w:color="auto"/>
              <w:right w:val="single" w:sz="4" w:space="0" w:color="auto"/>
            </w:tcBorders>
            <w:noWrap/>
            <w:vAlign w:val="center"/>
            <w:hideMark/>
          </w:tcPr>
          <w:p w14:paraId="4478A2C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2.4.5.</w:t>
            </w:r>
          </w:p>
        </w:tc>
        <w:tc>
          <w:tcPr>
            <w:tcW w:w="887" w:type="dxa"/>
            <w:tcBorders>
              <w:top w:val="nil"/>
              <w:left w:val="nil"/>
              <w:bottom w:val="single" w:sz="4" w:space="0" w:color="auto"/>
              <w:right w:val="single" w:sz="4" w:space="0" w:color="auto"/>
            </w:tcBorders>
            <w:vAlign w:val="center"/>
            <w:hideMark/>
          </w:tcPr>
          <w:p w14:paraId="6308926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1.2.6</w:t>
            </w:r>
          </w:p>
        </w:tc>
        <w:tc>
          <w:tcPr>
            <w:tcW w:w="1032" w:type="dxa"/>
            <w:tcBorders>
              <w:top w:val="nil"/>
              <w:left w:val="nil"/>
              <w:bottom w:val="single" w:sz="4" w:space="0" w:color="auto"/>
              <w:right w:val="single" w:sz="4" w:space="0" w:color="auto"/>
            </w:tcBorders>
            <w:vAlign w:val="center"/>
            <w:hideMark/>
          </w:tcPr>
          <w:p w14:paraId="5AE4DCB8" w14:textId="443DE7A1"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22" w:type="dxa"/>
            <w:tcBorders>
              <w:top w:val="nil"/>
              <w:left w:val="nil"/>
              <w:bottom w:val="single" w:sz="4" w:space="0" w:color="auto"/>
              <w:right w:val="single" w:sz="4" w:space="0" w:color="auto"/>
            </w:tcBorders>
            <w:vAlign w:val="center"/>
            <w:hideMark/>
          </w:tcPr>
          <w:p w14:paraId="18F4693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1.3.5.</w:t>
            </w:r>
          </w:p>
        </w:tc>
        <w:tc>
          <w:tcPr>
            <w:tcW w:w="2426" w:type="dxa"/>
            <w:tcBorders>
              <w:top w:val="nil"/>
              <w:left w:val="nil"/>
              <w:bottom w:val="single" w:sz="4" w:space="0" w:color="auto"/>
              <w:right w:val="single" w:sz="4" w:space="0" w:color="auto"/>
            </w:tcBorders>
            <w:vAlign w:val="center"/>
            <w:hideMark/>
          </w:tcPr>
          <w:p w14:paraId="737646AA" w14:textId="300736C8"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xml:space="preserve">Ativar a legenda de </w:t>
            </w:r>
            <w:r w:rsidR="00DC385C" w:rsidRPr="00D84972">
              <w:rPr>
                <w:rFonts w:ascii="Arial" w:eastAsia="Times New Roman" w:hAnsi="Arial" w:cs="Arial"/>
                <w:color w:val="000000"/>
                <w:kern w:val="0"/>
                <w:lang w:eastAsia="pt-BR"/>
                <w14:ligatures w14:val="none"/>
              </w:rPr>
              <w:t>Libras</w:t>
            </w:r>
          </w:p>
        </w:tc>
        <w:tc>
          <w:tcPr>
            <w:tcW w:w="2738" w:type="dxa"/>
            <w:tcBorders>
              <w:top w:val="nil"/>
              <w:left w:val="nil"/>
              <w:bottom w:val="single" w:sz="4" w:space="0" w:color="auto"/>
              <w:right w:val="single" w:sz="4" w:space="0" w:color="auto"/>
            </w:tcBorders>
            <w:vAlign w:val="center"/>
            <w:hideMark/>
          </w:tcPr>
          <w:p w14:paraId="1B81CB1E" w14:textId="763941E4"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xml:space="preserve">ativar e utilizar a legenda em </w:t>
            </w:r>
            <w:r w:rsidR="00DC385C" w:rsidRPr="00D84972">
              <w:rPr>
                <w:rFonts w:ascii="Arial" w:eastAsia="Times New Roman" w:hAnsi="Arial" w:cs="Arial"/>
                <w:color w:val="000000"/>
                <w:kern w:val="0"/>
                <w:lang w:eastAsia="pt-BR"/>
                <w14:ligatures w14:val="none"/>
              </w:rPr>
              <w:t>Libras</w:t>
            </w:r>
            <w:r w:rsidRPr="00D84972">
              <w:rPr>
                <w:rFonts w:ascii="Arial" w:eastAsia="Times New Roman" w:hAnsi="Arial" w:cs="Arial"/>
                <w:color w:val="000000"/>
                <w:kern w:val="0"/>
                <w:lang w:eastAsia="pt-BR"/>
                <w14:ligatures w14:val="none"/>
              </w:rPr>
              <w:t xml:space="preserve"> nos vídeos, quando disponível</w:t>
            </w:r>
          </w:p>
        </w:tc>
      </w:tr>
      <w:tr w:rsidR="00FC5A1D" w:rsidRPr="002B7333" w14:paraId="3AD0408F" w14:textId="77777777" w:rsidTr="0051075A">
        <w:trPr>
          <w:trHeight w:val="1200"/>
        </w:trPr>
        <w:tc>
          <w:tcPr>
            <w:tcW w:w="594" w:type="dxa"/>
            <w:tcBorders>
              <w:top w:val="nil"/>
              <w:left w:val="single" w:sz="4" w:space="0" w:color="auto"/>
              <w:bottom w:val="single" w:sz="4" w:space="0" w:color="auto"/>
              <w:right w:val="single" w:sz="4" w:space="0" w:color="auto"/>
            </w:tcBorders>
            <w:noWrap/>
            <w:vAlign w:val="center"/>
            <w:hideMark/>
          </w:tcPr>
          <w:p w14:paraId="5DBECADB"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4.7</w:t>
            </w:r>
          </w:p>
        </w:tc>
        <w:tc>
          <w:tcPr>
            <w:tcW w:w="710" w:type="dxa"/>
            <w:tcBorders>
              <w:top w:val="nil"/>
              <w:left w:val="nil"/>
              <w:bottom w:val="single" w:sz="4" w:space="0" w:color="auto"/>
              <w:right w:val="single" w:sz="4" w:space="0" w:color="auto"/>
            </w:tcBorders>
            <w:noWrap/>
            <w:vAlign w:val="center"/>
            <w:hideMark/>
          </w:tcPr>
          <w:p w14:paraId="7B79291E" w14:textId="15EBD73E"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87" w:type="dxa"/>
            <w:tcBorders>
              <w:top w:val="nil"/>
              <w:left w:val="nil"/>
              <w:bottom w:val="single" w:sz="4" w:space="0" w:color="auto"/>
              <w:right w:val="single" w:sz="4" w:space="0" w:color="auto"/>
            </w:tcBorders>
            <w:vAlign w:val="center"/>
            <w:hideMark/>
          </w:tcPr>
          <w:p w14:paraId="722B63E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1.2.5.  1.2.7  1.2.8.  1.2.9</w:t>
            </w:r>
          </w:p>
        </w:tc>
        <w:tc>
          <w:tcPr>
            <w:tcW w:w="1032" w:type="dxa"/>
            <w:tcBorders>
              <w:top w:val="nil"/>
              <w:left w:val="nil"/>
              <w:bottom w:val="single" w:sz="4" w:space="0" w:color="auto"/>
              <w:right w:val="single" w:sz="4" w:space="0" w:color="auto"/>
            </w:tcBorders>
            <w:vAlign w:val="center"/>
            <w:hideMark/>
          </w:tcPr>
          <w:p w14:paraId="05A36B82" w14:textId="13AD3181"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22" w:type="dxa"/>
            <w:tcBorders>
              <w:top w:val="nil"/>
              <w:left w:val="nil"/>
              <w:bottom w:val="single" w:sz="4" w:space="0" w:color="auto"/>
              <w:right w:val="single" w:sz="4" w:space="0" w:color="auto"/>
            </w:tcBorders>
            <w:vAlign w:val="center"/>
            <w:hideMark/>
          </w:tcPr>
          <w:p w14:paraId="696019B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1.3.2.</w:t>
            </w:r>
          </w:p>
        </w:tc>
        <w:tc>
          <w:tcPr>
            <w:tcW w:w="2426" w:type="dxa"/>
            <w:tcBorders>
              <w:top w:val="nil"/>
              <w:left w:val="nil"/>
              <w:bottom w:val="single" w:sz="4" w:space="0" w:color="auto"/>
              <w:right w:val="single" w:sz="4" w:space="0" w:color="auto"/>
            </w:tcBorders>
            <w:vAlign w:val="center"/>
            <w:hideMark/>
          </w:tcPr>
          <w:p w14:paraId="26C66F5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Descrição em áudio quando parte do vídeo não está disponível</w:t>
            </w:r>
          </w:p>
        </w:tc>
        <w:tc>
          <w:tcPr>
            <w:tcW w:w="2738" w:type="dxa"/>
            <w:tcBorders>
              <w:top w:val="nil"/>
              <w:left w:val="nil"/>
              <w:bottom w:val="single" w:sz="4" w:space="0" w:color="auto"/>
              <w:right w:val="single" w:sz="4" w:space="0" w:color="auto"/>
            </w:tcBorders>
            <w:vAlign w:val="center"/>
            <w:hideMark/>
          </w:tcPr>
          <w:p w14:paraId="25AB61B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se vai ser falada a descrição em áudio quando parte do vídeo não estiver disponível ou pausas durante os diálogos, quando disponível</w:t>
            </w:r>
          </w:p>
        </w:tc>
      </w:tr>
    </w:tbl>
    <w:p w14:paraId="4331CAD5" w14:textId="77777777" w:rsidR="0051075A" w:rsidRDefault="00E70FB2" w:rsidP="00A20A60">
      <w:pPr>
        <w:pStyle w:val="Legenda"/>
      </w:pPr>
      <w:r w:rsidRPr="00765787">
        <w:t>Fonte: O autor (2026).</w:t>
      </w:r>
    </w:p>
    <w:p w14:paraId="2B7D2858" w14:textId="77777777" w:rsidR="002A1D02" w:rsidRDefault="002A1D02" w:rsidP="00A20A60">
      <w:pPr>
        <w:pStyle w:val="Legenda"/>
      </w:pPr>
    </w:p>
    <w:p w14:paraId="45A6D3BC" w14:textId="03C158ED" w:rsidR="002D2C91" w:rsidRDefault="005C3A51" w:rsidP="00A20A60">
      <w:pPr>
        <w:pStyle w:val="Legenda"/>
      </w:pPr>
      <w:r w:rsidRPr="00865117">
        <w:t>No</w:t>
      </w:r>
      <w:r w:rsidR="002A1D02" w:rsidRPr="00865117">
        <w:t xml:space="preserve"> Quadro 19</w:t>
      </w:r>
      <w:r w:rsidR="002D2C91" w:rsidRPr="00865117">
        <w:t xml:space="preserve">  são relacionadas as diretrizes específicas ao controle do Zoom do aplicativo, sua ativação, o controle e o comportamento</w:t>
      </w:r>
      <w:r w:rsidR="002D2C91" w:rsidRPr="003F2750">
        <w:t>.</w:t>
      </w:r>
    </w:p>
    <w:p w14:paraId="1DFFDE06" w14:textId="77777777" w:rsidR="002D2C91" w:rsidRDefault="002D2C91" w:rsidP="002D2C91">
      <w:pPr>
        <w:spacing w:after="0" w:line="360" w:lineRule="auto"/>
        <w:ind w:firstLine="708"/>
        <w:jc w:val="both"/>
        <w:rPr>
          <w:rFonts w:ascii="Arial" w:hAnsi="Arial" w:cs="Arial"/>
          <w:sz w:val="24"/>
          <w:szCs w:val="24"/>
        </w:rPr>
      </w:pPr>
      <w:r>
        <w:rPr>
          <w:rFonts w:ascii="Arial" w:hAnsi="Arial" w:cs="Arial"/>
          <w:sz w:val="24"/>
          <w:szCs w:val="24"/>
        </w:rPr>
        <w:t>Nesta categoria podemos perceber que as diretrizes de Nery abrangem todas as configurações, sendo que as outras fontes tratam o assunto minimamente.</w:t>
      </w:r>
    </w:p>
    <w:p w14:paraId="170B0D09" w14:textId="77777777" w:rsidR="002D2C91" w:rsidRPr="002D2C91" w:rsidRDefault="002D2C91" w:rsidP="002D2C91"/>
    <w:p w14:paraId="7CD2B789" w14:textId="590DD2CE" w:rsidR="00FC5A1D" w:rsidRDefault="0051075A" w:rsidP="00A20A60">
      <w:pPr>
        <w:pStyle w:val="Legenda"/>
      </w:pPr>
      <w:r>
        <w:br w:type="page"/>
      </w:r>
    </w:p>
    <w:p w14:paraId="08A6E249" w14:textId="7F286762" w:rsidR="00FC5A1D" w:rsidRPr="003F2750" w:rsidRDefault="00B107F4" w:rsidP="00B107F4">
      <w:pPr>
        <w:pStyle w:val="Legenda"/>
      </w:pPr>
      <w:bookmarkStart w:id="137" w:name="_Toc223367531"/>
      <w:r>
        <w:lastRenderedPageBreak/>
        <w:t xml:space="preserve">Quadro </w:t>
      </w:r>
      <w:fldSimple w:instr=" SEQ Quadro \* ARABIC ">
        <w:r>
          <w:rPr>
            <w:noProof/>
          </w:rPr>
          <w:t>19</w:t>
        </w:r>
      </w:fldSimple>
      <w:r>
        <w:t xml:space="preserve"> - </w:t>
      </w:r>
      <w:r w:rsidRPr="000A671D">
        <w:t>Diretrizes relacionadas a configurações de Zoom</w:t>
      </w:r>
      <w:r>
        <w:t>.</w:t>
      </w:r>
      <w:bookmarkEnd w:id="137"/>
    </w:p>
    <w:tbl>
      <w:tblPr>
        <w:tblW w:w="8642" w:type="dxa"/>
        <w:tblCellMar>
          <w:left w:w="70" w:type="dxa"/>
          <w:right w:w="70" w:type="dxa"/>
        </w:tblCellMar>
        <w:tblLook w:val="04A0" w:firstRow="1" w:lastRow="0" w:firstColumn="1" w:lastColumn="0" w:noHBand="0" w:noVBand="1"/>
      </w:tblPr>
      <w:tblGrid>
        <w:gridCol w:w="588"/>
        <w:gridCol w:w="703"/>
        <w:gridCol w:w="879"/>
        <w:gridCol w:w="1022"/>
        <w:gridCol w:w="888"/>
        <w:gridCol w:w="2468"/>
        <w:gridCol w:w="2094"/>
      </w:tblGrid>
      <w:tr w:rsidR="00FC5A1D" w:rsidRPr="00834FD0" w14:paraId="4C8BB7BF" w14:textId="77777777" w:rsidTr="002A1D02">
        <w:trPr>
          <w:trHeight w:val="435"/>
        </w:trPr>
        <w:tc>
          <w:tcPr>
            <w:tcW w:w="588" w:type="dxa"/>
            <w:tcBorders>
              <w:top w:val="single" w:sz="4" w:space="0" w:color="auto"/>
              <w:left w:val="single" w:sz="4" w:space="0" w:color="auto"/>
              <w:bottom w:val="single" w:sz="4" w:space="0" w:color="auto"/>
              <w:right w:val="single" w:sz="4" w:space="0" w:color="auto"/>
            </w:tcBorders>
            <w:noWrap/>
            <w:vAlign w:val="bottom"/>
            <w:hideMark/>
          </w:tcPr>
          <w:p w14:paraId="2428BD2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Item</w:t>
            </w:r>
          </w:p>
        </w:tc>
        <w:tc>
          <w:tcPr>
            <w:tcW w:w="703" w:type="dxa"/>
            <w:tcBorders>
              <w:top w:val="single" w:sz="4" w:space="0" w:color="auto"/>
              <w:left w:val="nil"/>
              <w:bottom w:val="single" w:sz="4" w:space="0" w:color="auto"/>
              <w:right w:val="single" w:sz="4" w:space="0" w:color="auto"/>
            </w:tcBorders>
            <w:noWrap/>
            <w:vAlign w:val="bottom"/>
            <w:hideMark/>
          </w:tcPr>
          <w:p w14:paraId="49EC782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Nery</w:t>
            </w:r>
          </w:p>
        </w:tc>
        <w:tc>
          <w:tcPr>
            <w:tcW w:w="879" w:type="dxa"/>
            <w:tcBorders>
              <w:top w:val="single" w:sz="4" w:space="0" w:color="auto"/>
              <w:left w:val="nil"/>
              <w:bottom w:val="single" w:sz="4" w:space="0" w:color="auto"/>
              <w:right w:val="single" w:sz="4" w:space="0" w:color="auto"/>
            </w:tcBorders>
            <w:vAlign w:val="bottom"/>
            <w:hideMark/>
          </w:tcPr>
          <w:p w14:paraId="0FC9350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WCAG</w:t>
            </w:r>
          </w:p>
        </w:tc>
        <w:tc>
          <w:tcPr>
            <w:tcW w:w="1022" w:type="dxa"/>
            <w:tcBorders>
              <w:top w:val="single" w:sz="4" w:space="0" w:color="auto"/>
              <w:left w:val="nil"/>
              <w:bottom w:val="single" w:sz="4" w:space="0" w:color="auto"/>
              <w:right w:val="single" w:sz="4" w:space="0" w:color="auto"/>
            </w:tcBorders>
            <w:vAlign w:val="bottom"/>
            <w:hideMark/>
          </w:tcPr>
          <w:p w14:paraId="3502FE84"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GDAMA</w:t>
            </w:r>
          </w:p>
        </w:tc>
        <w:tc>
          <w:tcPr>
            <w:tcW w:w="888" w:type="dxa"/>
            <w:tcBorders>
              <w:top w:val="single" w:sz="4" w:space="0" w:color="auto"/>
              <w:left w:val="nil"/>
              <w:bottom w:val="single" w:sz="4" w:space="0" w:color="auto"/>
              <w:right w:val="single" w:sz="4" w:space="0" w:color="auto"/>
            </w:tcBorders>
            <w:vAlign w:val="bottom"/>
            <w:hideMark/>
          </w:tcPr>
          <w:p w14:paraId="4EEAECA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NBR</w:t>
            </w:r>
          </w:p>
        </w:tc>
        <w:tc>
          <w:tcPr>
            <w:tcW w:w="2468" w:type="dxa"/>
            <w:tcBorders>
              <w:top w:val="single" w:sz="4" w:space="0" w:color="auto"/>
              <w:left w:val="nil"/>
              <w:bottom w:val="single" w:sz="4" w:space="0" w:color="auto"/>
              <w:right w:val="single" w:sz="4" w:space="0" w:color="auto"/>
            </w:tcBorders>
            <w:vAlign w:val="bottom"/>
            <w:hideMark/>
          </w:tcPr>
          <w:p w14:paraId="25860004"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Diretriz</w:t>
            </w:r>
          </w:p>
        </w:tc>
        <w:tc>
          <w:tcPr>
            <w:tcW w:w="2094" w:type="dxa"/>
            <w:tcBorders>
              <w:top w:val="single" w:sz="4" w:space="0" w:color="auto"/>
              <w:left w:val="nil"/>
              <w:bottom w:val="single" w:sz="4" w:space="0" w:color="auto"/>
              <w:right w:val="single" w:sz="4" w:space="0" w:color="auto"/>
            </w:tcBorders>
            <w:vAlign w:val="bottom"/>
            <w:hideMark/>
          </w:tcPr>
          <w:p w14:paraId="20BB4D2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Descrição</w:t>
            </w:r>
          </w:p>
        </w:tc>
      </w:tr>
      <w:tr w:rsidR="00FC5A1D" w:rsidRPr="00834FD0" w14:paraId="498D9A50" w14:textId="77777777" w:rsidTr="00E42B73">
        <w:trPr>
          <w:trHeight w:val="600"/>
        </w:trPr>
        <w:tc>
          <w:tcPr>
            <w:tcW w:w="588" w:type="dxa"/>
            <w:tcBorders>
              <w:top w:val="nil"/>
              <w:left w:val="single" w:sz="4" w:space="0" w:color="auto"/>
              <w:bottom w:val="single" w:sz="4" w:space="0" w:color="auto"/>
              <w:right w:val="single" w:sz="4" w:space="0" w:color="auto"/>
            </w:tcBorders>
            <w:noWrap/>
            <w:vAlign w:val="center"/>
            <w:hideMark/>
          </w:tcPr>
          <w:p w14:paraId="2714E76A"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5.1</w:t>
            </w:r>
          </w:p>
        </w:tc>
        <w:tc>
          <w:tcPr>
            <w:tcW w:w="703" w:type="dxa"/>
            <w:tcBorders>
              <w:top w:val="nil"/>
              <w:left w:val="nil"/>
              <w:bottom w:val="single" w:sz="4" w:space="0" w:color="auto"/>
              <w:right w:val="single" w:sz="4" w:space="0" w:color="auto"/>
            </w:tcBorders>
            <w:noWrap/>
            <w:vAlign w:val="center"/>
            <w:hideMark/>
          </w:tcPr>
          <w:p w14:paraId="67FE9CD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1.2.1.</w:t>
            </w:r>
          </w:p>
        </w:tc>
        <w:tc>
          <w:tcPr>
            <w:tcW w:w="879" w:type="dxa"/>
            <w:tcBorders>
              <w:top w:val="nil"/>
              <w:left w:val="nil"/>
              <w:bottom w:val="single" w:sz="4" w:space="0" w:color="auto"/>
              <w:right w:val="single" w:sz="4" w:space="0" w:color="auto"/>
            </w:tcBorders>
            <w:vAlign w:val="center"/>
            <w:hideMark/>
          </w:tcPr>
          <w:p w14:paraId="2DD4651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1.4.4.  1.4.8.</w:t>
            </w:r>
          </w:p>
        </w:tc>
        <w:tc>
          <w:tcPr>
            <w:tcW w:w="1022" w:type="dxa"/>
            <w:tcBorders>
              <w:top w:val="nil"/>
              <w:left w:val="nil"/>
              <w:bottom w:val="single" w:sz="4" w:space="0" w:color="auto"/>
              <w:right w:val="single" w:sz="4" w:space="0" w:color="auto"/>
            </w:tcBorders>
            <w:vAlign w:val="center"/>
            <w:hideMark/>
          </w:tcPr>
          <w:p w14:paraId="4837BE0F" w14:textId="7650DC61"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88" w:type="dxa"/>
            <w:tcBorders>
              <w:top w:val="nil"/>
              <w:left w:val="nil"/>
              <w:bottom w:val="single" w:sz="4" w:space="0" w:color="auto"/>
              <w:right w:val="single" w:sz="4" w:space="0" w:color="auto"/>
            </w:tcBorders>
            <w:vAlign w:val="center"/>
            <w:hideMark/>
          </w:tcPr>
          <w:p w14:paraId="1D832BF4"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1.2.16.</w:t>
            </w:r>
          </w:p>
        </w:tc>
        <w:tc>
          <w:tcPr>
            <w:tcW w:w="2468" w:type="dxa"/>
            <w:tcBorders>
              <w:top w:val="nil"/>
              <w:left w:val="nil"/>
              <w:bottom w:val="single" w:sz="4" w:space="0" w:color="auto"/>
              <w:right w:val="single" w:sz="4" w:space="0" w:color="auto"/>
            </w:tcBorders>
            <w:vAlign w:val="center"/>
            <w:hideMark/>
          </w:tcPr>
          <w:p w14:paraId="4C39F5B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Ativar o zoom</w:t>
            </w:r>
          </w:p>
        </w:tc>
        <w:tc>
          <w:tcPr>
            <w:tcW w:w="2094" w:type="dxa"/>
            <w:tcBorders>
              <w:top w:val="nil"/>
              <w:left w:val="nil"/>
              <w:bottom w:val="single" w:sz="4" w:space="0" w:color="auto"/>
              <w:right w:val="single" w:sz="4" w:space="0" w:color="auto"/>
            </w:tcBorders>
            <w:vAlign w:val="center"/>
            <w:hideMark/>
          </w:tcPr>
          <w:p w14:paraId="6693A77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amplia a tela ou parte dela</w:t>
            </w:r>
          </w:p>
        </w:tc>
      </w:tr>
      <w:tr w:rsidR="00FC5A1D" w:rsidRPr="00834FD0" w14:paraId="588525AA" w14:textId="77777777" w:rsidTr="00E42B73">
        <w:trPr>
          <w:trHeight w:val="600"/>
        </w:trPr>
        <w:tc>
          <w:tcPr>
            <w:tcW w:w="588" w:type="dxa"/>
            <w:tcBorders>
              <w:top w:val="nil"/>
              <w:left w:val="single" w:sz="4" w:space="0" w:color="auto"/>
              <w:bottom w:val="single" w:sz="4" w:space="0" w:color="auto"/>
              <w:right w:val="single" w:sz="4" w:space="0" w:color="auto"/>
            </w:tcBorders>
            <w:noWrap/>
            <w:vAlign w:val="center"/>
            <w:hideMark/>
          </w:tcPr>
          <w:p w14:paraId="5865CD79"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5.2</w:t>
            </w:r>
          </w:p>
        </w:tc>
        <w:tc>
          <w:tcPr>
            <w:tcW w:w="703" w:type="dxa"/>
            <w:tcBorders>
              <w:top w:val="nil"/>
              <w:left w:val="nil"/>
              <w:bottom w:val="single" w:sz="4" w:space="0" w:color="auto"/>
              <w:right w:val="single" w:sz="4" w:space="0" w:color="auto"/>
            </w:tcBorders>
            <w:noWrap/>
            <w:vAlign w:val="center"/>
            <w:hideMark/>
          </w:tcPr>
          <w:p w14:paraId="54886FB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1.2.2.</w:t>
            </w:r>
          </w:p>
        </w:tc>
        <w:tc>
          <w:tcPr>
            <w:tcW w:w="879" w:type="dxa"/>
            <w:tcBorders>
              <w:top w:val="nil"/>
              <w:left w:val="nil"/>
              <w:bottom w:val="single" w:sz="4" w:space="0" w:color="auto"/>
              <w:right w:val="single" w:sz="4" w:space="0" w:color="auto"/>
            </w:tcBorders>
            <w:vAlign w:val="center"/>
            <w:hideMark/>
          </w:tcPr>
          <w:p w14:paraId="11321094" w14:textId="17237020"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22" w:type="dxa"/>
            <w:tcBorders>
              <w:top w:val="nil"/>
              <w:left w:val="nil"/>
              <w:bottom w:val="single" w:sz="4" w:space="0" w:color="auto"/>
              <w:right w:val="single" w:sz="4" w:space="0" w:color="auto"/>
            </w:tcBorders>
            <w:vAlign w:val="center"/>
            <w:hideMark/>
          </w:tcPr>
          <w:p w14:paraId="48B2BC7B" w14:textId="45912AE8"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88" w:type="dxa"/>
            <w:tcBorders>
              <w:top w:val="nil"/>
              <w:left w:val="nil"/>
              <w:bottom w:val="single" w:sz="4" w:space="0" w:color="auto"/>
              <w:right w:val="single" w:sz="4" w:space="0" w:color="auto"/>
            </w:tcBorders>
            <w:vAlign w:val="center"/>
            <w:hideMark/>
          </w:tcPr>
          <w:p w14:paraId="0BF595CD" w14:textId="6D27D15B"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68" w:type="dxa"/>
            <w:tcBorders>
              <w:top w:val="nil"/>
              <w:left w:val="nil"/>
              <w:bottom w:val="single" w:sz="4" w:space="0" w:color="auto"/>
              <w:right w:val="single" w:sz="4" w:space="0" w:color="auto"/>
            </w:tcBorders>
            <w:vAlign w:val="center"/>
            <w:hideMark/>
          </w:tcPr>
          <w:p w14:paraId="6780882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Seguir o foco de seleção</w:t>
            </w:r>
          </w:p>
        </w:tc>
        <w:tc>
          <w:tcPr>
            <w:tcW w:w="2094" w:type="dxa"/>
            <w:tcBorders>
              <w:top w:val="nil"/>
              <w:left w:val="nil"/>
              <w:bottom w:val="single" w:sz="4" w:space="0" w:color="auto"/>
              <w:right w:val="single" w:sz="4" w:space="0" w:color="auto"/>
            </w:tcBorders>
            <w:vAlign w:val="center"/>
            <w:hideMark/>
          </w:tcPr>
          <w:p w14:paraId="48F4203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essa opção faz com que o zoom amplie parte da tela em que alguma tarefa está sendo executada</w:t>
            </w:r>
          </w:p>
        </w:tc>
      </w:tr>
      <w:tr w:rsidR="00FC5A1D" w:rsidRPr="00834FD0" w14:paraId="71E5D350" w14:textId="77777777" w:rsidTr="00E42B73">
        <w:trPr>
          <w:trHeight w:val="600"/>
        </w:trPr>
        <w:tc>
          <w:tcPr>
            <w:tcW w:w="588" w:type="dxa"/>
            <w:tcBorders>
              <w:top w:val="nil"/>
              <w:left w:val="single" w:sz="4" w:space="0" w:color="auto"/>
              <w:bottom w:val="single" w:sz="4" w:space="0" w:color="auto"/>
              <w:right w:val="single" w:sz="4" w:space="0" w:color="auto"/>
            </w:tcBorders>
            <w:noWrap/>
            <w:vAlign w:val="center"/>
            <w:hideMark/>
          </w:tcPr>
          <w:p w14:paraId="0702C75F"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5.3</w:t>
            </w:r>
          </w:p>
        </w:tc>
        <w:tc>
          <w:tcPr>
            <w:tcW w:w="703" w:type="dxa"/>
            <w:tcBorders>
              <w:top w:val="nil"/>
              <w:left w:val="nil"/>
              <w:bottom w:val="single" w:sz="4" w:space="0" w:color="auto"/>
              <w:right w:val="single" w:sz="4" w:space="0" w:color="auto"/>
            </w:tcBorders>
            <w:noWrap/>
            <w:vAlign w:val="center"/>
            <w:hideMark/>
          </w:tcPr>
          <w:p w14:paraId="10A74E7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1.2.3.</w:t>
            </w:r>
          </w:p>
        </w:tc>
        <w:tc>
          <w:tcPr>
            <w:tcW w:w="879" w:type="dxa"/>
            <w:tcBorders>
              <w:top w:val="nil"/>
              <w:left w:val="nil"/>
              <w:bottom w:val="single" w:sz="4" w:space="0" w:color="auto"/>
              <w:right w:val="single" w:sz="4" w:space="0" w:color="auto"/>
            </w:tcBorders>
            <w:vAlign w:val="center"/>
            <w:hideMark/>
          </w:tcPr>
          <w:p w14:paraId="7D7A2BF4" w14:textId="2B97906A"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22" w:type="dxa"/>
            <w:tcBorders>
              <w:top w:val="nil"/>
              <w:left w:val="nil"/>
              <w:bottom w:val="single" w:sz="4" w:space="0" w:color="auto"/>
              <w:right w:val="single" w:sz="4" w:space="0" w:color="auto"/>
            </w:tcBorders>
            <w:vAlign w:val="center"/>
            <w:hideMark/>
          </w:tcPr>
          <w:p w14:paraId="52F53217" w14:textId="708BEBD3"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88" w:type="dxa"/>
            <w:tcBorders>
              <w:top w:val="nil"/>
              <w:left w:val="nil"/>
              <w:bottom w:val="single" w:sz="4" w:space="0" w:color="auto"/>
              <w:right w:val="single" w:sz="4" w:space="0" w:color="auto"/>
            </w:tcBorders>
            <w:vAlign w:val="center"/>
            <w:hideMark/>
          </w:tcPr>
          <w:p w14:paraId="238F7F56" w14:textId="42E2FC22"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68" w:type="dxa"/>
            <w:tcBorders>
              <w:top w:val="nil"/>
              <w:left w:val="nil"/>
              <w:bottom w:val="single" w:sz="4" w:space="0" w:color="auto"/>
              <w:right w:val="single" w:sz="4" w:space="0" w:color="auto"/>
            </w:tcBorders>
            <w:vAlign w:val="center"/>
            <w:hideMark/>
          </w:tcPr>
          <w:p w14:paraId="5314DE0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Exibição do controle do zoom em tela</w:t>
            </w:r>
          </w:p>
        </w:tc>
        <w:tc>
          <w:tcPr>
            <w:tcW w:w="2094" w:type="dxa"/>
            <w:tcBorders>
              <w:top w:val="nil"/>
              <w:left w:val="nil"/>
              <w:bottom w:val="single" w:sz="4" w:space="0" w:color="auto"/>
              <w:right w:val="single" w:sz="4" w:space="0" w:color="auto"/>
            </w:tcBorders>
            <w:vAlign w:val="center"/>
            <w:hideMark/>
          </w:tcPr>
          <w:p w14:paraId="6297BAC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o controle é uma alternativa para acesso rápido aos controles do zoom</w:t>
            </w:r>
          </w:p>
        </w:tc>
      </w:tr>
      <w:tr w:rsidR="00FC5A1D" w:rsidRPr="00834FD0" w14:paraId="29097F71" w14:textId="77777777" w:rsidTr="00E42B73">
        <w:trPr>
          <w:trHeight w:val="600"/>
        </w:trPr>
        <w:tc>
          <w:tcPr>
            <w:tcW w:w="588" w:type="dxa"/>
            <w:tcBorders>
              <w:top w:val="nil"/>
              <w:left w:val="single" w:sz="4" w:space="0" w:color="auto"/>
              <w:bottom w:val="single" w:sz="4" w:space="0" w:color="auto"/>
              <w:right w:val="single" w:sz="4" w:space="0" w:color="auto"/>
            </w:tcBorders>
            <w:noWrap/>
            <w:vAlign w:val="center"/>
            <w:hideMark/>
          </w:tcPr>
          <w:p w14:paraId="18E88E8A"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5.4</w:t>
            </w:r>
          </w:p>
        </w:tc>
        <w:tc>
          <w:tcPr>
            <w:tcW w:w="703" w:type="dxa"/>
            <w:tcBorders>
              <w:top w:val="nil"/>
              <w:left w:val="nil"/>
              <w:bottom w:val="single" w:sz="4" w:space="0" w:color="auto"/>
              <w:right w:val="single" w:sz="4" w:space="0" w:color="auto"/>
            </w:tcBorders>
            <w:noWrap/>
            <w:vAlign w:val="center"/>
            <w:hideMark/>
          </w:tcPr>
          <w:p w14:paraId="2CB0FBF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1.2.4.</w:t>
            </w:r>
          </w:p>
        </w:tc>
        <w:tc>
          <w:tcPr>
            <w:tcW w:w="879" w:type="dxa"/>
            <w:tcBorders>
              <w:top w:val="nil"/>
              <w:left w:val="nil"/>
              <w:bottom w:val="single" w:sz="4" w:space="0" w:color="auto"/>
              <w:right w:val="single" w:sz="4" w:space="0" w:color="auto"/>
            </w:tcBorders>
            <w:vAlign w:val="center"/>
            <w:hideMark/>
          </w:tcPr>
          <w:p w14:paraId="1CBEA5D8" w14:textId="18EF6F35"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22" w:type="dxa"/>
            <w:tcBorders>
              <w:top w:val="nil"/>
              <w:left w:val="nil"/>
              <w:bottom w:val="single" w:sz="4" w:space="0" w:color="auto"/>
              <w:right w:val="single" w:sz="4" w:space="0" w:color="auto"/>
            </w:tcBorders>
            <w:vAlign w:val="center"/>
            <w:hideMark/>
          </w:tcPr>
          <w:p w14:paraId="58ED2004" w14:textId="348A095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88" w:type="dxa"/>
            <w:tcBorders>
              <w:top w:val="nil"/>
              <w:left w:val="nil"/>
              <w:bottom w:val="single" w:sz="4" w:space="0" w:color="auto"/>
              <w:right w:val="single" w:sz="4" w:space="0" w:color="auto"/>
            </w:tcBorders>
            <w:vAlign w:val="center"/>
            <w:hideMark/>
          </w:tcPr>
          <w:p w14:paraId="1BF21D69" w14:textId="2E95143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68" w:type="dxa"/>
            <w:tcBorders>
              <w:top w:val="nil"/>
              <w:left w:val="nil"/>
              <w:bottom w:val="single" w:sz="4" w:space="0" w:color="auto"/>
              <w:right w:val="single" w:sz="4" w:space="0" w:color="auto"/>
            </w:tcBorders>
            <w:vAlign w:val="center"/>
            <w:hideMark/>
          </w:tcPr>
          <w:p w14:paraId="325F047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Visibilidade do controle do zoom</w:t>
            </w:r>
          </w:p>
        </w:tc>
        <w:tc>
          <w:tcPr>
            <w:tcW w:w="2094" w:type="dxa"/>
            <w:tcBorders>
              <w:top w:val="nil"/>
              <w:left w:val="nil"/>
              <w:bottom w:val="single" w:sz="4" w:space="0" w:color="auto"/>
              <w:right w:val="single" w:sz="4" w:space="0" w:color="auto"/>
            </w:tcBorders>
            <w:vAlign w:val="center"/>
            <w:hideMark/>
          </w:tcPr>
          <w:p w14:paraId="023AE90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essa opção define o quão visível vai ficar o controle do zoom</w:t>
            </w:r>
          </w:p>
        </w:tc>
      </w:tr>
      <w:tr w:rsidR="00FC5A1D" w:rsidRPr="00834FD0" w14:paraId="3E918F71" w14:textId="77777777" w:rsidTr="00E42B73">
        <w:trPr>
          <w:trHeight w:val="900"/>
        </w:trPr>
        <w:tc>
          <w:tcPr>
            <w:tcW w:w="588" w:type="dxa"/>
            <w:tcBorders>
              <w:top w:val="nil"/>
              <w:left w:val="single" w:sz="4" w:space="0" w:color="auto"/>
              <w:bottom w:val="single" w:sz="4" w:space="0" w:color="auto"/>
              <w:right w:val="single" w:sz="4" w:space="0" w:color="auto"/>
            </w:tcBorders>
            <w:noWrap/>
            <w:vAlign w:val="center"/>
            <w:hideMark/>
          </w:tcPr>
          <w:p w14:paraId="6C6ACEBE"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5.5</w:t>
            </w:r>
          </w:p>
        </w:tc>
        <w:tc>
          <w:tcPr>
            <w:tcW w:w="703" w:type="dxa"/>
            <w:tcBorders>
              <w:top w:val="nil"/>
              <w:left w:val="nil"/>
              <w:bottom w:val="single" w:sz="4" w:space="0" w:color="auto"/>
              <w:right w:val="single" w:sz="4" w:space="0" w:color="auto"/>
            </w:tcBorders>
            <w:noWrap/>
            <w:vAlign w:val="center"/>
            <w:hideMark/>
          </w:tcPr>
          <w:p w14:paraId="588A44C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1.2.5.</w:t>
            </w:r>
          </w:p>
        </w:tc>
        <w:tc>
          <w:tcPr>
            <w:tcW w:w="879" w:type="dxa"/>
            <w:tcBorders>
              <w:top w:val="nil"/>
              <w:left w:val="nil"/>
              <w:bottom w:val="single" w:sz="4" w:space="0" w:color="auto"/>
              <w:right w:val="single" w:sz="4" w:space="0" w:color="auto"/>
            </w:tcBorders>
            <w:vAlign w:val="center"/>
            <w:hideMark/>
          </w:tcPr>
          <w:p w14:paraId="4B7EA7B8" w14:textId="28355201"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22" w:type="dxa"/>
            <w:tcBorders>
              <w:top w:val="nil"/>
              <w:left w:val="nil"/>
              <w:bottom w:val="single" w:sz="4" w:space="0" w:color="auto"/>
              <w:right w:val="single" w:sz="4" w:space="0" w:color="auto"/>
            </w:tcBorders>
            <w:vAlign w:val="center"/>
            <w:hideMark/>
          </w:tcPr>
          <w:p w14:paraId="54F5149C" w14:textId="2097C9E8"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88" w:type="dxa"/>
            <w:tcBorders>
              <w:top w:val="nil"/>
              <w:left w:val="nil"/>
              <w:bottom w:val="single" w:sz="4" w:space="0" w:color="auto"/>
              <w:right w:val="single" w:sz="4" w:space="0" w:color="auto"/>
            </w:tcBorders>
            <w:vAlign w:val="center"/>
            <w:hideMark/>
          </w:tcPr>
          <w:p w14:paraId="59248B8C" w14:textId="7A297F14"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68" w:type="dxa"/>
            <w:tcBorders>
              <w:top w:val="nil"/>
              <w:left w:val="nil"/>
              <w:bottom w:val="single" w:sz="4" w:space="0" w:color="auto"/>
              <w:right w:val="single" w:sz="4" w:space="0" w:color="auto"/>
            </w:tcBorders>
            <w:vAlign w:val="center"/>
            <w:hideMark/>
          </w:tcPr>
          <w:p w14:paraId="6A0A62C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Janela de ampliação e ampliação máxima</w:t>
            </w:r>
          </w:p>
        </w:tc>
        <w:tc>
          <w:tcPr>
            <w:tcW w:w="2094" w:type="dxa"/>
            <w:tcBorders>
              <w:top w:val="nil"/>
              <w:left w:val="nil"/>
              <w:bottom w:val="single" w:sz="4" w:space="0" w:color="auto"/>
              <w:right w:val="single" w:sz="4" w:space="0" w:color="auto"/>
            </w:tcBorders>
            <w:vAlign w:val="center"/>
            <w:hideMark/>
          </w:tcPr>
          <w:p w14:paraId="2B7B91B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define se a tela inteira será utilizada para visualizar o conteúdo ampliado ou se será utilizada uma janela para isso</w:t>
            </w:r>
          </w:p>
        </w:tc>
      </w:tr>
    </w:tbl>
    <w:p w14:paraId="6E39B276" w14:textId="179417D3" w:rsidR="0003372D" w:rsidRDefault="0003372D" w:rsidP="0003372D">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2698C201" w14:textId="77777777" w:rsidR="00FC5A1D" w:rsidRDefault="00FC5A1D" w:rsidP="00FC5A1D">
      <w:pPr>
        <w:spacing w:after="0" w:line="360" w:lineRule="auto"/>
        <w:jc w:val="both"/>
        <w:rPr>
          <w:rFonts w:ascii="Arial" w:hAnsi="Arial" w:cs="Arial"/>
          <w:sz w:val="24"/>
          <w:szCs w:val="24"/>
        </w:rPr>
      </w:pPr>
      <w:r>
        <w:rPr>
          <w:rFonts w:ascii="Arial" w:hAnsi="Arial" w:cs="Arial"/>
          <w:sz w:val="24"/>
          <w:szCs w:val="24"/>
        </w:rPr>
        <w:tab/>
      </w:r>
    </w:p>
    <w:p w14:paraId="2E2083C6" w14:textId="45A42B09" w:rsidR="00FC5A1D" w:rsidRDefault="00FC5A1D" w:rsidP="0051075A">
      <w:pPr>
        <w:spacing w:after="0" w:line="360" w:lineRule="auto"/>
        <w:ind w:firstLine="708"/>
        <w:jc w:val="both"/>
        <w:rPr>
          <w:rFonts w:ascii="Arial" w:hAnsi="Arial" w:cs="Arial"/>
          <w:color w:val="000000" w:themeColor="text1"/>
          <w:sz w:val="24"/>
          <w:szCs w:val="24"/>
        </w:rPr>
      </w:pPr>
      <w:r w:rsidRPr="0051075A">
        <w:rPr>
          <w:rFonts w:ascii="Arial" w:hAnsi="Arial" w:cs="Arial"/>
          <w:color w:val="000000" w:themeColor="text1"/>
          <w:sz w:val="24"/>
          <w:szCs w:val="24"/>
        </w:rPr>
        <w:t xml:space="preserve">No </w:t>
      </w:r>
      <w:r w:rsidR="002A1D02">
        <w:rPr>
          <w:rFonts w:ascii="Arial" w:hAnsi="Arial" w:cs="Arial"/>
          <w:color w:val="000000" w:themeColor="text1"/>
          <w:sz w:val="24"/>
          <w:szCs w:val="24"/>
        </w:rPr>
        <w:t>Quadro 20</w:t>
      </w:r>
      <w:r w:rsidR="0051075A">
        <w:rPr>
          <w:rFonts w:ascii="Arial" w:hAnsi="Arial" w:cs="Arial"/>
          <w:color w:val="000000" w:themeColor="text1"/>
          <w:sz w:val="24"/>
          <w:szCs w:val="24"/>
        </w:rPr>
        <w:t xml:space="preserve"> </w:t>
      </w:r>
      <w:r w:rsidRPr="0051075A">
        <w:rPr>
          <w:rFonts w:ascii="Arial" w:hAnsi="Arial" w:cs="Arial"/>
          <w:color w:val="000000" w:themeColor="text1"/>
          <w:sz w:val="24"/>
          <w:szCs w:val="24"/>
        </w:rPr>
        <w:t>temos</w:t>
      </w:r>
      <w:r w:rsidRPr="003F2750">
        <w:rPr>
          <w:rFonts w:ascii="Arial" w:hAnsi="Arial" w:cs="Arial"/>
          <w:color w:val="000000" w:themeColor="text1"/>
          <w:sz w:val="24"/>
          <w:szCs w:val="24"/>
        </w:rPr>
        <w:t xml:space="preserve"> as diretrizes relacionadas às configurações de entrada de dados. Estas diretrizes têm a finalidade de facilitar ao usuário a inserção de dados nos aplicativos, permitindo o destaque dos campos que estão sendo editados, a inserção de dados por voz, a sugestão de dados comuns etc.</w:t>
      </w:r>
    </w:p>
    <w:p w14:paraId="0D076899" w14:textId="6A0CA36F" w:rsidR="0018221E" w:rsidRPr="003F2750" w:rsidRDefault="0018221E" w:rsidP="0018221E">
      <w:pPr>
        <w:spacing w:after="0" w:line="360" w:lineRule="auto"/>
        <w:ind w:firstLine="708"/>
        <w:jc w:val="both"/>
        <w:rPr>
          <w:rFonts w:ascii="Arial" w:hAnsi="Arial" w:cs="Arial"/>
          <w:color w:val="000000" w:themeColor="text1"/>
          <w:sz w:val="24"/>
          <w:szCs w:val="24"/>
        </w:rPr>
      </w:pPr>
      <w:r>
        <w:rPr>
          <w:rFonts w:ascii="Arial" w:hAnsi="Arial" w:cs="Arial"/>
          <w:color w:val="000000" w:themeColor="text1"/>
          <w:sz w:val="24"/>
          <w:szCs w:val="24"/>
        </w:rPr>
        <w:t>Nessa lista de diretrizes, também foram acrescentados alguns itens que não estavam previstos no estudo de Nery (itens 6.6 a 6.9) e que são importantes para que o usuário possa configurar a melhor maneira de que deseja inserir dados de entrada.</w:t>
      </w:r>
    </w:p>
    <w:p w14:paraId="22B08C8C" w14:textId="77777777" w:rsidR="0018221E" w:rsidRDefault="0018221E" w:rsidP="00A20A60">
      <w:pPr>
        <w:pStyle w:val="Legenda"/>
      </w:pPr>
      <w:bookmarkStart w:id="138" w:name="_Ref173855313"/>
    </w:p>
    <w:p w14:paraId="0E1D39C6" w14:textId="77777777" w:rsidR="0018221E" w:rsidRDefault="0018221E">
      <w:pPr>
        <w:rPr>
          <w:rFonts w:ascii="Arial" w:hAnsi="Arial" w:cs="Arial"/>
          <w:iCs/>
          <w:color w:val="000000" w:themeColor="text1"/>
          <w:szCs w:val="24"/>
        </w:rPr>
      </w:pPr>
      <w:r>
        <w:rPr>
          <w:rFonts w:cs="Arial"/>
          <w:color w:val="000000" w:themeColor="text1"/>
          <w:szCs w:val="24"/>
        </w:rPr>
        <w:br w:type="page"/>
      </w:r>
    </w:p>
    <w:p w14:paraId="3C53DD5D" w14:textId="0A717CC6" w:rsidR="00FC5A1D" w:rsidRPr="003F2750" w:rsidRDefault="00B107F4" w:rsidP="00B107F4">
      <w:pPr>
        <w:pStyle w:val="Legenda"/>
      </w:pPr>
      <w:bookmarkStart w:id="139" w:name="_Toc223367532"/>
      <w:bookmarkEnd w:id="138"/>
      <w:r>
        <w:lastRenderedPageBreak/>
        <w:t xml:space="preserve">Quadro </w:t>
      </w:r>
      <w:fldSimple w:instr=" SEQ Quadro \* ARABIC ">
        <w:r>
          <w:rPr>
            <w:noProof/>
          </w:rPr>
          <w:t>20</w:t>
        </w:r>
      </w:fldSimple>
      <w:r>
        <w:t xml:space="preserve"> - </w:t>
      </w:r>
      <w:r w:rsidRPr="00AD775D">
        <w:t>Diretrizes relacionados a configurações de Entrada de Dados</w:t>
      </w:r>
      <w:r>
        <w:t>.</w:t>
      </w:r>
      <w:bookmarkEnd w:id="139"/>
    </w:p>
    <w:tbl>
      <w:tblPr>
        <w:tblW w:w="9067" w:type="dxa"/>
        <w:tblCellMar>
          <w:left w:w="70" w:type="dxa"/>
          <w:right w:w="70" w:type="dxa"/>
        </w:tblCellMar>
        <w:tblLook w:val="04A0" w:firstRow="1" w:lastRow="0" w:firstColumn="1" w:lastColumn="0" w:noHBand="0" w:noVBand="1"/>
      </w:tblPr>
      <w:tblGrid>
        <w:gridCol w:w="569"/>
        <w:gridCol w:w="691"/>
        <w:gridCol w:w="825"/>
        <w:gridCol w:w="957"/>
        <w:gridCol w:w="831"/>
        <w:gridCol w:w="2642"/>
        <w:gridCol w:w="2552"/>
      </w:tblGrid>
      <w:tr w:rsidR="00FC5A1D" w:rsidRPr="00834FD0" w14:paraId="7FFC649E" w14:textId="77777777" w:rsidTr="002A1D02">
        <w:trPr>
          <w:trHeight w:val="435"/>
        </w:trPr>
        <w:tc>
          <w:tcPr>
            <w:tcW w:w="555" w:type="dxa"/>
            <w:tcBorders>
              <w:top w:val="single" w:sz="4" w:space="0" w:color="auto"/>
              <w:left w:val="single" w:sz="4" w:space="0" w:color="auto"/>
              <w:bottom w:val="single" w:sz="4" w:space="0" w:color="auto"/>
              <w:right w:val="single" w:sz="4" w:space="0" w:color="auto"/>
            </w:tcBorders>
            <w:noWrap/>
            <w:vAlign w:val="bottom"/>
            <w:hideMark/>
          </w:tcPr>
          <w:p w14:paraId="60611E24"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Item</w:t>
            </w:r>
          </w:p>
        </w:tc>
        <w:tc>
          <w:tcPr>
            <w:tcW w:w="658" w:type="dxa"/>
            <w:tcBorders>
              <w:top w:val="single" w:sz="4" w:space="0" w:color="auto"/>
              <w:left w:val="nil"/>
              <w:bottom w:val="single" w:sz="4" w:space="0" w:color="auto"/>
              <w:right w:val="single" w:sz="4" w:space="0" w:color="auto"/>
            </w:tcBorders>
            <w:noWrap/>
            <w:vAlign w:val="bottom"/>
            <w:hideMark/>
          </w:tcPr>
          <w:p w14:paraId="08CE380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Nery</w:t>
            </w:r>
          </w:p>
        </w:tc>
        <w:tc>
          <w:tcPr>
            <w:tcW w:w="822" w:type="dxa"/>
            <w:tcBorders>
              <w:top w:val="single" w:sz="4" w:space="0" w:color="auto"/>
              <w:left w:val="nil"/>
              <w:bottom w:val="single" w:sz="4" w:space="0" w:color="auto"/>
              <w:right w:val="single" w:sz="4" w:space="0" w:color="auto"/>
            </w:tcBorders>
            <w:vAlign w:val="bottom"/>
            <w:hideMark/>
          </w:tcPr>
          <w:p w14:paraId="6A481C1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WCAG</w:t>
            </w:r>
          </w:p>
        </w:tc>
        <w:tc>
          <w:tcPr>
            <w:tcW w:w="957" w:type="dxa"/>
            <w:tcBorders>
              <w:top w:val="single" w:sz="4" w:space="0" w:color="auto"/>
              <w:left w:val="nil"/>
              <w:bottom w:val="single" w:sz="4" w:space="0" w:color="auto"/>
              <w:right w:val="single" w:sz="4" w:space="0" w:color="auto"/>
            </w:tcBorders>
            <w:vAlign w:val="bottom"/>
            <w:hideMark/>
          </w:tcPr>
          <w:p w14:paraId="6B69828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GDAMA</w:t>
            </w:r>
          </w:p>
        </w:tc>
        <w:tc>
          <w:tcPr>
            <w:tcW w:w="831" w:type="dxa"/>
            <w:tcBorders>
              <w:top w:val="single" w:sz="4" w:space="0" w:color="auto"/>
              <w:left w:val="nil"/>
              <w:bottom w:val="single" w:sz="4" w:space="0" w:color="auto"/>
              <w:right w:val="single" w:sz="4" w:space="0" w:color="auto"/>
            </w:tcBorders>
            <w:vAlign w:val="bottom"/>
            <w:hideMark/>
          </w:tcPr>
          <w:p w14:paraId="49C06FE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NBR</w:t>
            </w:r>
          </w:p>
        </w:tc>
        <w:tc>
          <w:tcPr>
            <w:tcW w:w="2665" w:type="dxa"/>
            <w:tcBorders>
              <w:top w:val="single" w:sz="4" w:space="0" w:color="auto"/>
              <w:left w:val="nil"/>
              <w:bottom w:val="single" w:sz="4" w:space="0" w:color="auto"/>
              <w:right w:val="single" w:sz="4" w:space="0" w:color="auto"/>
            </w:tcBorders>
            <w:vAlign w:val="bottom"/>
            <w:hideMark/>
          </w:tcPr>
          <w:p w14:paraId="769186B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Diretriz</w:t>
            </w:r>
          </w:p>
        </w:tc>
        <w:tc>
          <w:tcPr>
            <w:tcW w:w="2579" w:type="dxa"/>
            <w:tcBorders>
              <w:top w:val="single" w:sz="4" w:space="0" w:color="auto"/>
              <w:left w:val="nil"/>
              <w:bottom w:val="single" w:sz="4" w:space="0" w:color="auto"/>
              <w:right w:val="single" w:sz="4" w:space="0" w:color="auto"/>
            </w:tcBorders>
            <w:vAlign w:val="bottom"/>
            <w:hideMark/>
          </w:tcPr>
          <w:p w14:paraId="47EA3B9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Descrição</w:t>
            </w:r>
          </w:p>
        </w:tc>
      </w:tr>
      <w:tr w:rsidR="00FC5A1D" w:rsidRPr="00834FD0" w14:paraId="6634E7E5" w14:textId="77777777" w:rsidTr="0018221E">
        <w:trPr>
          <w:trHeight w:val="600"/>
        </w:trPr>
        <w:tc>
          <w:tcPr>
            <w:tcW w:w="555" w:type="dxa"/>
            <w:tcBorders>
              <w:top w:val="nil"/>
              <w:left w:val="single" w:sz="4" w:space="0" w:color="auto"/>
              <w:bottom w:val="single" w:sz="4" w:space="0" w:color="auto"/>
              <w:right w:val="single" w:sz="4" w:space="0" w:color="auto"/>
            </w:tcBorders>
            <w:noWrap/>
            <w:vAlign w:val="center"/>
            <w:hideMark/>
          </w:tcPr>
          <w:p w14:paraId="10AD0906"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6.1</w:t>
            </w:r>
          </w:p>
        </w:tc>
        <w:tc>
          <w:tcPr>
            <w:tcW w:w="658" w:type="dxa"/>
            <w:tcBorders>
              <w:top w:val="nil"/>
              <w:left w:val="nil"/>
              <w:bottom w:val="single" w:sz="4" w:space="0" w:color="auto"/>
              <w:right w:val="single" w:sz="4" w:space="0" w:color="auto"/>
            </w:tcBorders>
            <w:noWrap/>
            <w:vAlign w:val="center"/>
            <w:hideMark/>
          </w:tcPr>
          <w:p w14:paraId="593FD5F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2.3.1.</w:t>
            </w:r>
          </w:p>
        </w:tc>
        <w:tc>
          <w:tcPr>
            <w:tcW w:w="822" w:type="dxa"/>
            <w:tcBorders>
              <w:top w:val="nil"/>
              <w:left w:val="nil"/>
              <w:bottom w:val="single" w:sz="4" w:space="0" w:color="auto"/>
              <w:right w:val="single" w:sz="4" w:space="0" w:color="auto"/>
            </w:tcBorders>
            <w:vAlign w:val="center"/>
            <w:hideMark/>
          </w:tcPr>
          <w:p w14:paraId="010033B6" w14:textId="24FD0C24"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57" w:type="dxa"/>
            <w:tcBorders>
              <w:top w:val="nil"/>
              <w:left w:val="nil"/>
              <w:bottom w:val="single" w:sz="4" w:space="0" w:color="auto"/>
              <w:right w:val="single" w:sz="4" w:space="0" w:color="auto"/>
            </w:tcBorders>
            <w:vAlign w:val="center"/>
            <w:hideMark/>
          </w:tcPr>
          <w:p w14:paraId="7FCC6B76" w14:textId="1AC78DE2"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31" w:type="dxa"/>
            <w:tcBorders>
              <w:top w:val="nil"/>
              <w:left w:val="nil"/>
              <w:bottom w:val="single" w:sz="4" w:space="0" w:color="auto"/>
              <w:right w:val="single" w:sz="4" w:space="0" w:color="auto"/>
            </w:tcBorders>
            <w:vAlign w:val="center"/>
            <w:hideMark/>
          </w:tcPr>
          <w:p w14:paraId="60437D5C" w14:textId="749AD18B"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665" w:type="dxa"/>
            <w:tcBorders>
              <w:top w:val="nil"/>
              <w:left w:val="nil"/>
              <w:bottom w:val="single" w:sz="4" w:space="0" w:color="auto"/>
              <w:right w:val="single" w:sz="4" w:space="0" w:color="auto"/>
            </w:tcBorders>
            <w:vAlign w:val="center"/>
            <w:hideMark/>
          </w:tcPr>
          <w:p w14:paraId="182D229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Modelo do cursor</w:t>
            </w:r>
          </w:p>
        </w:tc>
        <w:tc>
          <w:tcPr>
            <w:tcW w:w="2579" w:type="dxa"/>
            <w:tcBorders>
              <w:top w:val="nil"/>
              <w:left w:val="nil"/>
              <w:bottom w:val="single" w:sz="4" w:space="0" w:color="auto"/>
              <w:right w:val="single" w:sz="4" w:space="0" w:color="auto"/>
            </w:tcBorders>
            <w:vAlign w:val="center"/>
            <w:hideMark/>
          </w:tcPr>
          <w:p w14:paraId="1694D17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deixa o contorno ao redor do item mais grosso para aumentar o destaque</w:t>
            </w:r>
          </w:p>
        </w:tc>
      </w:tr>
      <w:tr w:rsidR="00FC5A1D" w:rsidRPr="00834FD0" w14:paraId="5BA09717" w14:textId="77777777" w:rsidTr="0018221E">
        <w:trPr>
          <w:trHeight w:val="300"/>
        </w:trPr>
        <w:tc>
          <w:tcPr>
            <w:tcW w:w="555" w:type="dxa"/>
            <w:tcBorders>
              <w:top w:val="nil"/>
              <w:left w:val="single" w:sz="4" w:space="0" w:color="auto"/>
              <w:bottom w:val="single" w:sz="4" w:space="0" w:color="auto"/>
              <w:right w:val="single" w:sz="4" w:space="0" w:color="auto"/>
            </w:tcBorders>
            <w:noWrap/>
            <w:vAlign w:val="center"/>
            <w:hideMark/>
          </w:tcPr>
          <w:p w14:paraId="16B12D56"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6.2</w:t>
            </w:r>
          </w:p>
        </w:tc>
        <w:tc>
          <w:tcPr>
            <w:tcW w:w="658" w:type="dxa"/>
            <w:tcBorders>
              <w:top w:val="nil"/>
              <w:left w:val="nil"/>
              <w:bottom w:val="single" w:sz="4" w:space="0" w:color="auto"/>
              <w:right w:val="single" w:sz="4" w:space="0" w:color="auto"/>
            </w:tcBorders>
            <w:noWrap/>
            <w:vAlign w:val="center"/>
            <w:hideMark/>
          </w:tcPr>
          <w:p w14:paraId="2624FA5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2.3.2.</w:t>
            </w:r>
          </w:p>
        </w:tc>
        <w:tc>
          <w:tcPr>
            <w:tcW w:w="822" w:type="dxa"/>
            <w:tcBorders>
              <w:top w:val="nil"/>
              <w:left w:val="nil"/>
              <w:bottom w:val="single" w:sz="4" w:space="0" w:color="auto"/>
              <w:right w:val="single" w:sz="4" w:space="0" w:color="auto"/>
            </w:tcBorders>
            <w:vAlign w:val="center"/>
            <w:hideMark/>
          </w:tcPr>
          <w:p w14:paraId="73A56526" w14:textId="7265B568"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57" w:type="dxa"/>
            <w:tcBorders>
              <w:top w:val="nil"/>
              <w:left w:val="nil"/>
              <w:bottom w:val="single" w:sz="4" w:space="0" w:color="auto"/>
              <w:right w:val="single" w:sz="4" w:space="0" w:color="auto"/>
            </w:tcBorders>
            <w:vAlign w:val="center"/>
            <w:hideMark/>
          </w:tcPr>
          <w:p w14:paraId="2B2658D1" w14:textId="42ED56FC"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31" w:type="dxa"/>
            <w:tcBorders>
              <w:top w:val="nil"/>
              <w:left w:val="nil"/>
              <w:bottom w:val="single" w:sz="4" w:space="0" w:color="auto"/>
              <w:right w:val="single" w:sz="4" w:space="0" w:color="auto"/>
            </w:tcBorders>
            <w:vAlign w:val="center"/>
            <w:hideMark/>
          </w:tcPr>
          <w:p w14:paraId="792A270F" w14:textId="262ED34C"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665" w:type="dxa"/>
            <w:tcBorders>
              <w:top w:val="nil"/>
              <w:left w:val="nil"/>
              <w:bottom w:val="single" w:sz="4" w:space="0" w:color="auto"/>
              <w:right w:val="single" w:sz="4" w:space="0" w:color="auto"/>
            </w:tcBorders>
            <w:vAlign w:val="center"/>
            <w:hideMark/>
          </w:tcPr>
          <w:p w14:paraId="6129622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Visualização do cursor</w:t>
            </w:r>
          </w:p>
        </w:tc>
        <w:tc>
          <w:tcPr>
            <w:tcW w:w="2579" w:type="dxa"/>
            <w:tcBorders>
              <w:top w:val="nil"/>
              <w:left w:val="nil"/>
              <w:bottom w:val="single" w:sz="4" w:space="0" w:color="auto"/>
              <w:right w:val="single" w:sz="4" w:space="0" w:color="auto"/>
            </w:tcBorders>
            <w:vAlign w:val="center"/>
            <w:hideMark/>
          </w:tcPr>
          <w:p w14:paraId="0BA8891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a cor e transparência do contorno do cursor</w:t>
            </w:r>
          </w:p>
        </w:tc>
      </w:tr>
      <w:tr w:rsidR="00FC5A1D" w:rsidRPr="00834FD0" w14:paraId="3511E918" w14:textId="77777777" w:rsidTr="0018221E">
        <w:trPr>
          <w:trHeight w:val="645"/>
        </w:trPr>
        <w:tc>
          <w:tcPr>
            <w:tcW w:w="555" w:type="dxa"/>
            <w:tcBorders>
              <w:top w:val="nil"/>
              <w:left w:val="single" w:sz="4" w:space="0" w:color="auto"/>
              <w:bottom w:val="single" w:sz="4" w:space="0" w:color="auto"/>
              <w:right w:val="single" w:sz="4" w:space="0" w:color="auto"/>
            </w:tcBorders>
            <w:noWrap/>
            <w:vAlign w:val="center"/>
            <w:hideMark/>
          </w:tcPr>
          <w:p w14:paraId="3AD135BB"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6.3</w:t>
            </w:r>
          </w:p>
        </w:tc>
        <w:tc>
          <w:tcPr>
            <w:tcW w:w="658" w:type="dxa"/>
            <w:tcBorders>
              <w:top w:val="nil"/>
              <w:left w:val="nil"/>
              <w:bottom w:val="single" w:sz="4" w:space="0" w:color="auto"/>
              <w:right w:val="single" w:sz="4" w:space="0" w:color="auto"/>
            </w:tcBorders>
            <w:noWrap/>
            <w:vAlign w:val="center"/>
            <w:hideMark/>
          </w:tcPr>
          <w:p w14:paraId="070721C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4.1.1.</w:t>
            </w:r>
          </w:p>
        </w:tc>
        <w:tc>
          <w:tcPr>
            <w:tcW w:w="822" w:type="dxa"/>
            <w:tcBorders>
              <w:top w:val="nil"/>
              <w:left w:val="nil"/>
              <w:bottom w:val="single" w:sz="4" w:space="0" w:color="auto"/>
              <w:right w:val="single" w:sz="4" w:space="0" w:color="auto"/>
            </w:tcBorders>
            <w:vAlign w:val="center"/>
            <w:hideMark/>
          </w:tcPr>
          <w:p w14:paraId="37A67BEC" w14:textId="6D6CC49A"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57" w:type="dxa"/>
            <w:tcBorders>
              <w:top w:val="nil"/>
              <w:left w:val="nil"/>
              <w:bottom w:val="single" w:sz="4" w:space="0" w:color="auto"/>
              <w:right w:val="single" w:sz="4" w:space="0" w:color="auto"/>
            </w:tcBorders>
            <w:vAlign w:val="center"/>
            <w:hideMark/>
          </w:tcPr>
          <w:p w14:paraId="08ECD6EB" w14:textId="00BF386B"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31" w:type="dxa"/>
            <w:tcBorders>
              <w:top w:val="nil"/>
              <w:left w:val="nil"/>
              <w:bottom w:val="single" w:sz="4" w:space="0" w:color="auto"/>
              <w:right w:val="single" w:sz="4" w:space="0" w:color="auto"/>
            </w:tcBorders>
            <w:vAlign w:val="center"/>
            <w:hideMark/>
          </w:tcPr>
          <w:p w14:paraId="00FDA21C" w14:textId="42E406B6"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665" w:type="dxa"/>
            <w:tcBorders>
              <w:top w:val="nil"/>
              <w:left w:val="nil"/>
              <w:bottom w:val="single" w:sz="4" w:space="0" w:color="auto"/>
              <w:right w:val="single" w:sz="4" w:space="0" w:color="auto"/>
            </w:tcBorders>
            <w:vAlign w:val="center"/>
            <w:hideMark/>
          </w:tcPr>
          <w:p w14:paraId="1D40AA2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Ação a ser executada a cada tipo de movimento de toque</w:t>
            </w:r>
          </w:p>
        </w:tc>
        <w:tc>
          <w:tcPr>
            <w:tcW w:w="2579" w:type="dxa"/>
            <w:tcBorders>
              <w:top w:val="nil"/>
              <w:left w:val="nil"/>
              <w:bottom w:val="single" w:sz="4" w:space="0" w:color="auto"/>
              <w:right w:val="single" w:sz="4" w:space="0" w:color="auto"/>
            </w:tcBorders>
            <w:vAlign w:val="center"/>
            <w:hideMark/>
          </w:tcPr>
          <w:p w14:paraId="54CC1A1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qual ação: toque simples, toque com arraste, toque duplo, toque longo</w:t>
            </w:r>
          </w:p>
        </w:tc>
      </w:tr>
      <w:tr w:rsidR="00FC5A1D" w:rsidRPr="00834FD0" w14:paraId="0A47A2AB" w14:textId="77777777" w:rsidTr="0018221E">
        <w:trPr>
          <w:trHeight w:val="600"/>
        </w:trPr>
        <w:tc>
          <w:tcPr>
            <w:tcW w:w="555" w:type="dxa"/>
            <w:tcBorders>
              <w:top w:val="nil"/>
              <w:left w:val="single" w:sz="4" w:space="0" w:color="auto"/>
              <w:bottom w:val="single" w:sz="4" w:space="0" w:color="auto"/>
              <w:right w:val="single" w:sz="4" w:space="0" w:color="auto"/>
            </w:tcBorders>
            <w:noWrap/>
            <w:vAlign w:val="center"/>
            <w:hideMark/>
          </w:tcPr>
          <w:p w14:paraId="0B27FBC3"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6.4</w:t>
            </w:r>
          </w:p>
        </w:tc>
        <w:tc>
          <w:tcPr>
            <w:tcW w:w="658" w:type="dxa"/>
            <w:tcBorders>
              <w:top w:val="nil"/>
              <w:left w:val="nil"/>
              <w:bottom w:val="single" w:sz="4" w:space="0" w:color="auto"/>
              <w:right w:val="single" w:sz="4" w:space="0" w:color="auto"/>
            </w:tcBorders>
            <w:noWrap/>
            <w:vAlign w:val="center"/>
            <w:hideMark/>
          </w:tcPr>
          <w:p w14:paraId="17F22A9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4.1.2.</w:t>
            </w:r>
          </w:p>
        </w:tc>
        <w:tc>
          <w:tcPr>
            <w:tcW w:w="822" w:type="dxa"/>
            <w:tcBorders>
              <w:top w:val="nil"/>
              <w:left w:val="nil"/>
              <w:bottom w:val="single" w:sz="4" w:space="0" w:color="auto"/>
              <w:right w:val="single" w:sz="4" w:space="0" w:color="auto"/>
            </w:tcBorders>
            <w:vAlign w:val="center"/>
            <w:hideMark/>
          </w:tcPr>
          <w:p w14:paraId="405929B7" w14:textId="40E2438B"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57" w:type="dxa"/>
            <w:tcBorders>
              <w:top w:val="nil"/>
              <w:left w:val="nil"/>
              <w:bottom w:val="single" w:sz="4" w:space="0" w:color="auto"/>
              <w:right w:val="single" w:sz="4" w:space="0" w:color="auto"/>
            </w:tcBorders>
            <w:vAlign w:val="center"/>
            <w:hideMark/>
          </w:tcPr>
          <w:p w14:paraId="37A22E2B" w14:textId="4345FF1E"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31" w:type="dxa"/>
            <w:tcBorders>
              <w:top w:val="nil"/>
              <w:left w:val="nil"/>
              <w:bottom w:val="single" w:sz="4" w:space="0" w:color="auto"/>
              <w:right w:val="single" w:sz="4" w:space="0" w:color="auto"/>
            </w:tcBorders>
            <w:vAlign w:val="center"/>
            <w:hideMark/>
          </w:tcPr>
          <w:p w14:paraId="63D1F58B" w14:textId="6F58F0A5"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665" w:type="dxa"/>
            <w:tcBorders>
              <w:top w:val="nil"/>
              <w:left w:val="nil"/>
              <w:bottom w:val="single" w:sz="4" w:space="0" w:color="auto"/>
              <w:right w:val="single" w:sz="4" w:space="0" w:color="auto"/>
            </w:tcBorders>
            <w:vAlign w:val="center"/>
            <w:hideMark/>
          </w:tcPr>
          <w:p w14:paraId="08C5D21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Intervalo de tempo de um toque</w:t>
            </w:r>
          </w:p>
        </w:tc>
        <w:tc>
          <w:tcPr>
            <w:tcW w:w="2579" w:type="dxa"/>
            <w:tcBorders>
              <w:top w:val="nil"/>
              <w:left w:val="nil"/>
              <w:bottom w:val="single" w:sz="4" w:space="0" w:color="auto"/>
              <w:right w:val="single" w:sz="4" w:space="0" w:color="auto"/>
            </w:tcBorders>
            <w:vAlign w:val="center"/>
            <w:hideMark/>
          </w:tcPr>
          <w:p w14:paraId="281A0BE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qual o intervalo de tempo para um aplicativo reconhecer o toque</w:t>
            </w:r>
          </w:p>
        </w:tc>
      </w:tr>
      <w:tr w:rsidR="00FC5A1D" w:rsidRPr="00834FD0" w14:paraId="0C52241C" w14:textId="77777777" w:rsidTr="0018221E">
        <w:trPr>
          <w:trHeight w:val="600"/>
        </w:trPr>
        <w:tc>
          <w:tcPr>
            <w:tcW w:w="555" w:type="dxa"/>
            <w:tcBorders>
              <w:top w:val="nil"/>
              <w:left w:val="single" w:sz="4" w:space="0" w:color="auto"/>
              <w:bottom w:val="single" w:sz="4" w:space="0" w:color="auto"/>
              <w:right w:val="single" w:sz="4" w:space="0" w:color="auto"/>
            </w:tcBorders>
            <w:noWrap/>
            <w:vAlign w:val="center"/>
            <w:hideMark/>
          </w:tcPr>
          <w:p w14:paraId="7938365C"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6.5</w:t>
            </w:r>
          </w:p>
        </w:tc>
        <w:tc>
          <w:tcPr>
            <w:tcW w:w="658" w:type="dxa"/>
            <w:tcBorders>
              <w:top w:val="nil"/>
              <w:left w:val="nil"/>
              <w:bottom w:val="single" w:sz="4" w:space="0" w:color="auto"/>
              <w:right w:val="single" w:sz="4" w:space="0" w:color="auto"/>
            </w:tcBorders>
            <w:noWrap/>
            <w:vAlign w:val="center"/>
            <w:hideMark/>
          </w:tcPr>
          <w:p w14:paraId="7C8A691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4.1.3.</w:t>
            </w:r>
          </w:p>
        </w:tc>
        <w:tc>
          <w:tcPr>
            <w:tcW w:w="822" w:type="dxa"/>
            <w:tcBorders>
              <w:top w:val="nil"/>
              <w:left w:val="nil"/>
              <w:bottom w:val="single" w:sz="4" w:space="0" w:color="auto"/>
              <w:right w:val="single" w:sz="4" w:space="0" w:color="auto"/>
            </w:tcBorders>
            <w:vAlign w:val="center"/>
            <w:hideMark/>
          </w:tcPr>
          <w:p w14:paraId="64EFB449" w14:textId="4214E679"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57" w:type="dxa"/>
            <w:tcBorders>
              <w:top w:val="nil"/>
              <w:left w:val="nil"/>
              <w:bottom w:val="single" w:sz="4" w:space="0" w:color="auto"/>
              <w:right w:val="single" w:sz="4" w:space="0" w:color="auto"/>
            </w:tcBorders>
            <w:vAlign w:val="center"/>
            <w:hideMark/>
          </w:tcPr>
          <w:p w14:paraId="5AE42F42" w14:textId="36DA859A"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31" w:type="dxa"/>
            <w:tcBorders>
              <w:top w:val="nil"/>
              <w:left w:val="nil"/>
              <w:bottom w:val="single" w:sz="4" w:space="0" w:color="auto"/>
              <w:right w:val="single" w:sz="4" w:space="0" w:color="auto"/>
            </w:tcBorders>
            <w:vAlign w:val="center"/>
            <w:hideMark/>
          </w:tcPr>
          <w:p w14:paraId="7EF5CF8A" w14:textId="78443005"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665" w:type="dxa"/>
            <w:tcBorders>
              <w:top w:val="nil"/>
              <w:left w:val="nil"/>
              <w:bottom w:val="single" w:sz="4" w:space="0" w:color="auto"/>
              <w:right w:val="single" w:sz="4" w:space="0" w:color="auto"/>
            </w:tcBorders>
            <w:vAlign w:val="center"/>
            <w:hideMark/>
          </w:tcPr>
          <w:p w14:paraId="3727D5C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Intervalo de duração de um toque longo</w:t>
            </w:r>
          </w:p>
        </w:tc>
        <w:tc>
          <w:tcPr>
            <w:tcW w:w="2579" w:type="dxa"/>
            <w:tcBorders>
              <w:top w:val="nil"/>
              <w:left w:val="nil"/>
              <w:bottom w:val="single" w:sz="4" w:space="0" w:color="auto"/>
              <w:right w:val="single" w:sz="4" w:space="0" w:color="auto"/>
            </w:tcBorders>
            <w:vAlign w:val="center"/>
            <w:hideMark/>
          </w:tcPr>
          <w:p w14:paraId="0E41C5E9"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escolher qual o intervalo de tempo para um aplicativo reconhecer um toque longo</w:t>
            </w:r>
          </w:p>
        </w:tc>
      </w:tr>
      <w:tr w:rsidR="00FC5A1D" w:rsidRPr="00834FD0" w14:paraId="2AF15A62" w14:textId="77777777" w:rsidTr="0018221E">
        <w:trPr>
          <w:trHeight w:val="600"/>
        </w:trPr>
        <w:tc>
          <w:tcPr>
            <w:tcW w:w="555" w:type="dxa"/>
            <w:tcBorders>
              <w:top w:val="nil"/>
              <w:left w:val="single" w:sz="4" w:space="0" w:color="auto"/>
              <w:bottom w:val="single" w:sz="4" w:space="0" w:color="auto"/>
              <w:right w:val="single" w:sz="4" w:space="0" w:color="auto"/>
            </w:tcBorders>
            <w:noWrap/>
            <w:vAlign w:val="center"/>
            <w:hideMark/>
          </w:tcPr>
          <w:p w14:paraId="463FFCF2"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6.6</w:t>
            </w:r>
          </w:p>
        </w:tc>
        <w:tc>
          <w:tcPr>
            <w:tcW w:w="658" w:type="dxa"/>
            <w:tcBorders>
              <w:top w:val="nil"/>
              <w:left w:val="nil"/>
              <w:bottom w:val="single" w:sz="4" w:space="0" w:color="auto"/>
              <w:right w:val="single" w:sz="4" w:space="0" w:color="auto"/>
            </w:tcBorders>
            <w:noWrap/>
            <w:vAlign w:val="center"/>
            <w:hideMark/>
          </w:tcPr>
          <w:p w14:paraId="1FD7A14A" w14:textId="6AF3302B" w:rsidR="00FC5A1D" w:rsidRPr="00D84972" w:rsidRDefault="00193AE8"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w:t>
            </w:r>
          </w:p>
        </w:tc>
        <w:tc>
          <w:tcPr>
            <w:tcW w:w="822" w:type="dxa"/>
            <w:tcBorders>
              <w:top w:val="nil"/>
              <w:left w:val="nil"/>
              <w:bottom w:val="single" w:sz="4" w:space="0" w:color="auto"/>
              <w:right w:val="single" w:sz="4" w:space="0" w:color="auto"/>
            </w:tcBorders>
            <w:vAlign w:val="center"/>
            <w:hideMark/>
          </w:tcPr>
          <w:p w14:paraId="2E53516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2.5.5.</w:t>
            </w:r>
          </w:p>
        </w:tc>
        <w:tc>
          <w:tcPr>
            <w:tcW w:w="957" w:type="dxa"/>
            <w:tcBorders>
              <w:top w:val="nil"/>
              <w:left w:val="nil"/>
              <w:bottom w:val="single" w:sz="4" w:space="0" w:color="auto"/>
              <w:right w:val="single" w:sz="4" w:space="0" w:color="auto"/>
            </w:tcBorders>
            <w:vAlign w:val="center"/>
            <w:hideMark/>
          </w:tcPr>
          <w:p w14:paraId="4D6694C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R13</w:t>
            </w:r>
          </w:p>
        </w:tc>
        <w:tc>
          <w:tcPr>
            <w:tcW w:w="831" w:type="dxa"/>
            <w:tcBorders>
              <w:top w:val="nil"/>
              <w:left w:val="nil"/>
              <w:bottom w:val="single" w:sz="4" w:space="0" w:color="auto"/>
              <w:right w:val="single" w:sz="4" w:space="0" w:color="auto"/>
            </w:tcBorders>
            <w:vAlign w:val="center"/>
            <w:hideMark/>
          </w:tcPr>
          <w:p w14:paraId="7365ED74"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1.2.13.</w:t>
            </w:r>
          </w:p>
        </w:tc>
        <w:tc>
          <w:tcPr>
            <w:tcW w:w="2665" w:type="dxa"/>
            <w:tcBorders>
              <w:top w:val="nil"/>
              <w:left w:val="nil"/>
              <w:bottom w:val="single" w:sz="4" w:space="0" w:color="auto"/>
              <w:right w:val="single" w:sz="4" w:space="0" w:color="auto"/>
            </w:tcBorders>
            <w:vAlign w:val="center"/>
            <w:hideMark/>
          </w:tcPr>
          <w:p w14:paraId="28537B9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Aumentar área clicável</w:t>
            </w:r>
          </w:p>
        </w:tc>
        <w:tc>
          <w:tcPr>
            <w:tcW w:w="2579" w:type="dxa"/>
            <w:tcBorders>
              <w:top w:val="nil"/>
              <w:left w:val="nil"/>
              <w:bottom w:val="single" w:sz="4" w:space="0" w:color="auto"/>
              <w:right w:val="single" w:sz="4" w:space="0" w:color="auto"/>
            </w:tcBorders>
            <w:vAlign w:val="center"/>
            <w:hideMark/>
          </w:tcPr>
          <w:p w14:paraId="25B8506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xml:space="preserve">poder aumentar a área clicável em volta de um ícone </w:t>
            </w:r>
          </w:p>
        </w:tc>
      </w:tr>
      <w:tr w:rsidR="00FC5A1D" w:rsidRPr="00834FD0" w14:paraId="06870DE7" w14:textId="77777777" w:rsidTr="0018221E">
        <w:trPr>
          <w:trHeight w:val="600"/>
        </w:trPr>
        <w:tc>
          <w:tcPr>
            <w:tcW w:w="555" w:type="dxa"/>
            <w:tcBorders>
              <w:top w:val="nil"/>
              <w:left w:val="single" w:sz="4" w:space="0" w:color="auto"/>
              <w:bottom w:val="single" w:sz="4" w:space="0" w:color="auto"/>
              <w:right w:val="single" w:sz="4" w:space="0" w:color="auto"/>
            </w:tcBorders>
            <w:noWrap/>
            <w:vAlign w:val="center"/>
            <w:hideMark/>
          </w:tcPr>
          <w:p w14:paraId="082528B6"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6.7</w:t>
            </w:r>
          </w:p>
        </w:tc>
        <w:tc>
          <w:tcPr>
            <w:tcW w:w="658" w:type="dxa"/>
            <w:tcBorders>
              <w:top w:val="nil"/>
              <w:left w:val="nil"/>
              <w:bottom w:val="single" w:sz="4" w:space="0" w:color="auto"/>
              <w:right w:val="single" w:sz="4" w:space="0" w:color="auto"/>
            </w:tcBorders>
            <w:noWrap/>
            <w:vAlign w:val="center"/>
            <w:hideMark/>
          </w:tcPr>
          <w:p w14:paraId="1497900F" w14:textId="0E8BC14F" w:rsidR="00FC5A1D" w:rsidRPr="00D84972" w:rsidRDefault="00193AE8"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w:t>
            </w:r>
          </w:p>
        </w:tc>
        <w:tc>
          <w:tcPr>
            <w:tcW w:w="822" w:type="dxa"/>
            <w:tcBorders>
              <w:top w:val="nil"/>
              <w:left w:val="nil"/>
              <w:bottom w:val="single" w:sz="4" w:space="0" w:color="auto"/>
              <w:right w:val="single" w:sz="4" w:space="0" w:color="auto"/>
            </w:tcBorders>
            <w:vAlign w:val="center"/>
            <w:hideMark/>
          </w:tcPr>
          <w:p w14:paraId="157E3CE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2.4.7</w:t>
            </w:r>
          </w:p>
        </w:tc>
        <w:tc>
          <w:tcPr>
            <w:tcW w:w="957" w:type="dxa"/>
            <w:tcBorders>
              <w:top w:val="nil"/>
              <w:left w:val="nil"/>
              <w:bottom w:val="single" w:sz="4" w:space="0" w:color="auto"/>
              <w:right w:val="single" w:sz="4" w:space="0" w:color="auto"/>
            </w:tcBorders>
            <w:vAlign w:val="center"/>
            <w:hideMark/>
          </w:tcPr>
          <w:p w14:paraId="26F45A1E" w14:textId="2283A58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31" w:type="dxa"/>
            <w:tcBorders>
              <w:top w:val="nil"/>
              <w:left w:val="nil"/>
              <w:bottom w:val="single" w:sz="4" w:space="0" w:color="auto"/>
              <w:right w:val="single" w:sz="4" w:space="0" w:color="auto"/>
            </w:tcBorders>
            <w:vAlign w:val="center"/>
            <w:hideMark/>
          </w:tcPr>
          <w:p w14:paraId="0731FAB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1.1.15.</w:t>
            </w:r>
          </w:p>
        </w:tc>
        <w:tc>
          <w:tcPr>
            <w:tcW w:w="2665" w:type="dxa"/>
            <w:tcBorders>
              <w:top w:val="nil"/>
              <w:left w:val="nil"/>
              <w:bottom w:val="single" w:sz="4" w:space="0" w:color="auto"/>
              <w:right w:val="single" w:sz="4" w:space="0" w:color="auto"/>
            </w:tcBorders>
            <w:vAlign w:val="center"/>
            <w:hideMark/>
          </w:tcPr>
          <w:p w14:paraId="236BA20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Destaca o campo que está sendo editado</w:t>
            </w:r>
          </w:p>
        </w:tc>
        <w:tc>
          <w:tcPr>
            <w:tcW w:w="2579" w:type="dxa"/>
            <w:tcBorders>
              <w:top w:val="nil"/>
              <w:left w:val="nil"/>
              <w:bottom w:val="single" w:sz="4" w:space="0" w:color="auto"/>
              <w:right w:val="single" w:sz="4" w:space="0" w:color="auto"/>
            </w:tcBorders>
            <w:vAlign w:val="center"/>
            <w:hideMark/>
          </w:tcPr>
          <w:p w14:paraId="7332FFA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configurar uma borda visível ou realçar a cor do campo editado</w:t>
            </w:r>
          </w:p>
        </w:tc>
      </w:tr>
      <w:tr w:rsidR="00FC5A1D" w:rsidRPr="00834FD0" w14:paraId="5A2E375C" w14:textId="77777777" w:rsidTr="0018221E">
        <w:trPr>
          <w:trHeight w:val="675"/>
        </w:trPr>
        <w:tc>
          <w:tcPr>
            <w:tcW w:w="555" w:type="dxa"/>
            <w:tcBorders>
              <w:top w:val="nil"/>
              <w:left w:val="single" w:sz="4" w:space="0" w:color="auto"/>
              <w:bottom w:val="single" w:sz="4" w:space="0" w:color="auto"/>
              <w:right w:val="single" w:sz="4" w:space="0" w:color="auto"/>
            </w:tcBorders>
            <w:noWrap/>
            <w:vAlign w:val="center"/>
            <w:hideMark/>
          </w:tcPr>
          <w:p w14:paraId="062D1530"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6.8</w:t>
            </w:r>
          </w:p>
        </w:tc>
        <w:tc>
          <w:tcPr>
            <w:tcW w:w="658" w:type="dxa"/>
            <w:tcBorders>
              <w:top w:val="nil"/>
              <w:left w:val="nil"/>
              <w:bottom w:val="single" w:sz="4" w:space="0" w:color="auto"/>
              <w:right w:val="single" w:sz="4" w:space="0" w:color="auto"/>
            </w:tcBorders>
            <w:noWrap/>
            <w:vAlign w:val="center"/>
            <w:hideMark/>
          </w:tcPr>
          <w:p w14:paraId="0A9283BE" w14:textId="2F71FDDE" w:rsidR="00FC5A1D" w:rsidRPr="00D84972" w:rsidRDefault="00193AE8"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w:t>
            </w:r>
          </w:p>
        </w:tc>
        <w:tc>
          <w:tcPr>
            <w:tcW w:w="822" w:type="dxa"/>
            <w:tcBorders>
              <w:top w:val="nil"/>
              <w:left w:val="nil"/>
              <w:bottom w:val="single" w:sz="4" w:space="0" w:color="auto"/>
              <w:right w:val="single" w:sz="4" w:space="0" w:color="auto"/>
            </w:tcBorders>
            <w:vAlign w:val="center"/>
            <w:hideMark/>
          </w:tcPr>
          <w:p w14:paraId="31D4D76E"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1.3.5.</w:t>
            </w:r>
          </w:p>
        </w:tc>
        <w:tc>
          <w:tcPr>
            <w:tcW w:w="957" w:type="dxa"/>
            <w:tcBorders>
              <w:top w:val="nil"/>
              <w:left w:val="nil"/>
              <w:bottom w:val="single" w:sz="4" w:space="0" w:color="auto"/>
              <w:right w:val="single" w:sz="4" w:space="0" w:color="auto"/>
            </w:tcBorders>
            <w:vAlign w:val="center"/>
            <w:hideMark/>
          </w:tcPr>
          <w:p w14:paraId="4D5974C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R27</w:t>
            </w:r>
          </w:p>
        </w:tc>
        <w:tc>
          <w:tcPr>
            <w:tcW w:w="831" w:type="dxa"/>
            <w:tcBorders>
              <w:top w:val="nil"/>
              <w:left w:val="nil"/>
              <w:bottom w:val="single" w:sz="4" w:space="0" w:color="auto"/>
              <w:right w:val="single" w:sz="4" w:space="0" w:color="auto"/>
            </w:tcBorders>
            <w:vAlign w:val="center"/>
            <w:hideMark/>
          </w:tcPr>
          <w:p w14:paraId="7BE19349" w14:textId="4324EE9D"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665" w:type="dxa"/>
            <w:tcBorders>
              <w:top w:val="nil"/>
              <w:left w:val="nil"/>
              <w:bottom w:val="single" w:sz="4" w:space="0" w:color="auto"/>
              <w:right w:val="single" w:sz="4" w:space="0" w:color="auto"/>
            </w:tcBorders>
            <w:vAlign w:val="center"/>
            <w:hideMark/>
          </w:tcPr>
          <w:p w14:paraId="17DC630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Preenche automaticamente campos de acordo com o tipo</w:t>
            </w:r>
          </w:p>
        </w:tc>
        <w:tc>
          <w:tcPr>
            <w:tcW w:w="2579" w:type="dxa"/>
            <w:tcBorders>
              <w:top w:val="nil"/>
              <w:left w:val="nil"/>
              <w:bottom w:val="single" w:sz="4" w:space="0" w:color="auto"/>
              <w:right w:val="single" w:sz="4" w:space="0" w:color="auto"/>
            </w:tcBorders>
            <w:vAlign w:val="center"/>
            <w:hideMark/>
          </w:tcPr>
          <w:p w14:paraId="7CD0327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o usuário poderá habilitar / desabilitar o preenchimento automático de campos - Ex. nome, e-mail, telefone</w:t>
            </w:r>
          </w:p>
        </w:tc>
      </w:tr>
      <w:tr w:rsidR="00FC5A1D" w:rsidRPr="00834FD0" w14:paraId="1F405371" w14:textId="77777777" w:rsidTr="0018221E">
        <w:trPr>
          <w:trHeight w:val="600"/>
        </w:trPr>
        <w:tc>
          <w:tcPr>
            <w:tcW w:w="555" w:type="dxa"/>
            <w:tcBorders>
              <w:top w:val="nil"/>
              <w:left w:val="single" w:sz="4" w:space="0" w:color="auto"/>
              <w:bottom w:val="single" w:sz="4" w:space="0" w:color="auto"/>
              <w:right w:val="single" w:sz="4" w:space="0" w:color="auto"/>
            </w:tcBorders>
            <w:noWrap/>
            <w:vAlign w:val="center"/>
            <w:hideMark/>
          </w:tcPr>
          <w:p w14:paraId="3A0E9CC3"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6.9</w:t>
            </w:r>
          </w:p>
        </w:tc>
        <w:tc>
          <w:tcPr>
            <w:tcW w:w="658" w:type="dxa"/>
            <w:tcBorders>
              <w:top w:val="nil"/>
              <w:left w:val="nil"/>
              <w:bottom w:val="single" w:sz="4" w:space="0" w:color="auto"/>
              <w:right w:val="single" w:sz="4" w:space="0" w:color="auto"/>
            </w:tcBorders>
            <w:noWrap/>
            <w:vAlign w:val="center"/>
            <w:hideMark/>
          </w:tcPr>
          <w:p w14:paraId="5DA0C499" w14:textId="7AE2C304" w:rsidR="00FC5A1D" w:rsidRPr="00D84972" w:rsidRDefault="00193AE8"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w:t>
            </w:r>
          </w:p>
        </w:tc>
        <w:tc>
          <w:tcPr>
            <w:tcW w:w="822" w:type="dxa"/>
            <w:tcBorders>
              <w:top w:val="nil"/>
              <w:left w:val="nil"/>
              <w:bottom w:val="single" w:sz="4" w:space="0" w:color="auto"/>
              <w:right w:val="single" w:sz="4" w:space="0" w:color="auto"/>
            </w:tcBorders>
            <w:vAlign w:val="center"/>
            <w:hideMark/>
          </w:tcPr>
          <w:p w14:paraId="7BA300AA" w14:textId="68606351"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57" w:type="dxa"/>
            <w:tcBorders>
              <w:top w:val="nil"/>
              <w:left w:val="nil"/>
              <w:bottom w:val="single" w:sz="4" w:space="0" w:color="auto"/>
              <w:right w:val="single" w:sz="4" w:space="0" w:color="auto"/>
            </w:tcBorders>
            <w:vAlign w:val="center"/>
            <w:hideMark/>
          </w:tcPr>
          <w:p w14:paraId="375D66DB" w14:textId="54CF05CC"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31" w:type="dxa"/>
            <w:tcBorders>
              <w:top w:val="nil"/>
              <w:left w:val="nil"/>
              <w:bottom w:val="single" w:sz="4" w:space="0" w:color="auto"/>
              <w:right w:val="single" w:sz="4" w:space="0" w:color="auto"/>
            </w:tcBorders>
            <w:vAlign w:val="center"/>
            <w:hideMark/>
          </w:tcPr>
          <w:p w14:paraId="153FA505" w14:textId="251E481D"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665" w:type="dxa"/>
            <w:tcBorders>
              <w:top w:val="nil"/>
              <w:left w:val="nil"/>
              <w:bottom w:val="single" w:sz="4" w:space="0" w:color="auto"/>
              <w:right w:val="single" w:sz="4" w:space="0" w:color="auto"/>
            </w:tcBorders>
            <w:vAlign w:val="center"/>
            <w:hideMark/>
          </w:tcPr>
          <w:p w14:paraId="45AA72E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Campo obrigatório ser exibido com cor diferente</w:t>
            </w:r>
          </w:p>
        </w:tc>
        <w:tc>
          <w:tcPr>
            <w:tcW w:w="2579" w:type="dxa"/>
            <w:tcBorders>
              <w:top w:val="nil"/>
              <w:left w:val="nil"/>
              <w:bottom w:val="single" w:sz="4" w:space="0" w:color="auto"/>
              <w:right w:val="single" w:sz="4" w:space="0" w:color="auto"/>
            </w:tcBorders>
            <w:vAlign w:val="center"/>
            <w:hideMark/>
          </w:tcPr>
          <w:p w14:paraId="3706E9B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Configurar que campo obrigatório seja exibido com cor diferente</w:t>
            </w:r>
          </w:p>
        </w:tc>
      </w:tr>
      <w:tr w:rsidR="00FC5A1D" w:rsidRPr="00834FD0" w14:paraId="254390F3" w14:textId="77777777" w:rsidTr="0018221E">
        <w:trPr>
          <w:trHeight w:val="300"/>
        </w:trPr>
        <w:tc>
          <w:tcPr>
            <w:tcW w:w="555" w:type="dxa"/>
            <w:tcBorders>
              <w:top w:val="nil"/>
              <w:left w:val="single" w:sz="4" w:space="0" w:color="auto"/>
              <w:bottom w:val="single" w:sz="4" w:space="0" w:color="auto"/>
              <w:right w:val="single" w:sz="4" w:space="0" w:color="auto"/>
            </w:tcBorders>
            <w:noWrap/>
            <w:vAlign w:val="center"/>
            <w:hideMark/>
          </w:tcPr>
          <w:p w14:paraId="01CDE09C"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6.10</w:t>
            </w:r>
          </w:p>
        </w:tc>
        <w:tc>
          <w:tcPr>
            <w:tcW w:w="658" w:type="dxa"/>
            <w:tcBorders>
              <w:top w:val="nil"/>
              <w:left w:val="nil"/>
              <w:bottom w:val="single" w:sz="4" w:space="0" w:color="auto"/>
              <w:right w:val="single" w:sz="4" w:space="0" w:color="auto"/>
            </w:tcBorders>
            <w:noWrap/>
            <w:vAlign w:val="center"/>
            <w:hideMark/>
          </w:tcPr>
          <w:p w14:paraId="522E69E2"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4.2.1.</w:t>
            </w:r>
          </w:p>
        </w:tc>
        <w:tc>
          <w:tcPr>
            <w:tcW w:w="822" w:type="dxa"/>
            <w:tcBorders>
              <w:top w:val="nil"/>
              <w:left w:val="nil"/>
              <w:bottom w:val="single" w:sz="4" w:space="0" w:color="auto"/>
              <w:right w:val="single" w:sz="4" w:space="0" w:color="auto"/>
            </w:tcBorders>
            <w:vAlign w:val="center"/>
            <w:hideMark/>
          </w:tcPr>
          <w:p w14:paraId="59A0D932" w14:textId="15C154AF"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57" w:type="dxa"/>
            <w:tcBorders>
              <w:top w:val="nil"/>
              <w:left w:val="nil"/>
              <w:bottom w:val="single" w:sz="4" w:space="0" w:color="auto"/>
              <w:right w:val="single" w:sz="4" w:space="0" w:color="auto"/>
            </w:tcBorders>
            <w:vAlign w:val="center"/>
            <w:hideMark/>
          </w:tcPr>
          <w:p w14:paraId="0AB938B2" w14:textId="34DA7060"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31" w:type="dxa"/>
            <w:tcBorders>
              <w:top w:val="nil"/>
              <w:left w:val="nil"/>
              <w:bottom w:val="single" w:sz="4" w:space="0" w:color="auto"/>
              <w:right w:val="single" w:sz="4" w:space="0" w:color="auto"/>
            </w:tcBorders>
            <w:vAlign w:val="center"/>
            <w:hideMark/>
          </w:tcPr>
          <w:p w14:paraId="7EC0BCDB" w14:textId="3B15F28F"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665" w:type="dxa"/>
            <w:tcBorders>
              <w:top w:val="nil"/>
              <w:left w:val="nil"/>
              <w:bottom w:val="single" w:sz="4" w:space="0" w:color="auto"/>
              <w:right w:val="single" w:sz="4" w:space="0" w:color="auto"/>
            </w:tcBorders>
            <w:vAlign w:val="center"/>
            <w:hideMark/>
          </w:tcPr>
          <w:p w14:paraId="431A269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Digitação por toque direto</w:t>
            </w:r>
          </w:p>
        </w:tc>
        <w:tc>
          <w:tcPr>
            <w:tcW w:w="2579" w:type="dxa"/>
            <w:tcBorders>
              <w:top w:val="nil"/>
              <w:left w:val="nil"/>
              <w:bottom w:val="single" w:sz="4" w:space="0" w:color="auto"/>
              <w:right w:val="single" w:sz="4" w:space="0" w:color="auto"/>
            </w:tcBorders>
            <w:vAlign w:val="center"/>
            <w:hideMark/>
          </w:tcPr>
          <w:p w14:paraId="5D47C45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a letra que o usuário tocar será a letra digitada</w:t>
            </w:r>
          </w:p>
        </w:tc>
      </w:tr>
      <w:tr w:rsidR="00FC5A1D" w:rsidRPr="00834FD0" w14:paraId="72E86C04" w14:textId="77777777" w:rsidTr="0018221E">
        <w:trPr>
          <w:trHeight w:val="1200"/>
        </w:trPr>
        <w:tc>
          <w:tcPr>
            <w:tcW w:w="555" w:type="dxa"/>
            <w:tcBorders>
              <w:top w:val="nil"/>
              <w:left w:val="single" w:sz="4" w:space="0" w:color="auto"/>
              <w:bottom w:val="single" w:sz="4" w:space="0" w:color="auto"/>
              <w:right w:val="single" w:sz="4" w:space="0" w:color="auto"/>
            </w:tcBorders>
            <w:noWrap/>
            <w:vAlign w:val="center"/>
            <w:hideMark/>
          </w:tcPr>
          <w:p w14:paraId="2C1C8A3A"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6.11</w:t>
            </w:r>
          </w:p>
        </w:tc>
        <w:tc>
          <w:tcPr>
            <w:tcW w:w="658" w:type="dxa"/>
            <w:tcBorders>
              <w:top w:val="nil"/>
              <w:left w:val="nil"/>
              <w:bottom w:val="single" w:sz="4" w:space="0" w:color="auto"/>
              <w:right w:val="single" w:sz="4" w:space="0" w:color="auto"/>
            </w:tcBorders>
            <w:noWrap/>
            <w:vAlign w:val="center"/>
            <w:hideMark/>
          </w:tcPr>
          <w:p w14:paraId="5DEFA5A4"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4.2.2.</w:t>
            </w:r>
          </w:p>
        </w:tc>
        <w:tc>
          <w:tcPr>
            <w:tcW w:w="822" w:type="dxa"/>
            <w:tcBorders>
              <w:top w:val="nil"/>
              <w:left w:val="nil"/>
              <w:bottom w:val="single" w:sz="4" w:space="0" w:color="auto"/>
              <w:right w:val="single" w:sz="4" w:space="0" w:color="auto"/>
            </w:tcBorders>
            <w:vAlign w:val="center"/>
            <w:hideMark/>
          </w:tcPr>
          <w:p w14:paraId="4DB264DC" w14:textId="54073010"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57" w:type="dxa"/>
            <w:tcBorders>
              <w:top w:val="nil"/>
              <w:left w:val="nil"/>
              <w:bottom w:val="single" w:sz="4" w:space="0" w:color="auto"/>
              <w:right w:val="single" w:sz="4" w:space="0" w:color="auto"/>
            </w:tcBorders>
            <w:vAlign w:val="center"/>
            <w:hideMark/>
          </w:tcPr>
          <w:p w14:paraId="4FD4356C" w14:textId="32CBC708"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31" w:type="dxa"/>
            <w:tcBorders>
              <w:top w:val="nil"/>
              <w:left w:val="nil"/>
              <w:bottom w:val="single" w:sz="4" w:space="0" w:color="auto"/>
              <w:right w:val="single" w:sz="4" w:space="0" w:color="auto"/>
            </w:tcBorders>
            <w:vAlign w:val="center"/>
            <w:hideMark/>
          </w:tcPr>
          <w:p w14:paraId="1B12407C" w14:textId="4E9F42FD"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665" w:type="dxa"/>
            <w:tcBorders>
              <w:top w:val="nil"/>
              <w:left w:val="nil"/>
              <w:bottom w:val="single" w:sz="4" w:space="0" w:color="auto"/>
              <w:right w:val="single" w:sz="4" w:space="0" w:color="auto"/>
            </w:tcBorders>
            <w:vAlign w:val="center"/>
            <w:hideMark/>
          </w:tcPr>
          <w:p w14:paraId="26409D2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Digitação com confirmação de voz</w:t>
            </w:r>
          </w:p>
        </w:tc>
        <w:tc>
          <w:tcPr>
            <w:tcW w:w="2579" w:type="dxa"/>
            <w:tcBorders>
              <w:top w:val="nil"/>
              <w:left w:val="nil"/>
              <w:bottom w:val="single" w:sz="4" w:space="0" w:color="auto"/>
              <w:right w:val="single" w:sz="4" w:space="0" w:color="auto"/>
            </w:tcBorders>
            <w:vAlign w:val="center"/>
            <w:hideMark/>
          </w:tcPr>
          <w:p w14:paraId="17D8CAC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mova o dedo para esquerda ou direita no teclado. O aplicativo irá dizer por voz sobre qual letra seu dedo está e o usuário confirma com um ou dois toques se deseja digitá-la</w:t>
            </w:r>
          </w:p>
        </w:tc>
      </w:tr>
      <w:tr w:rsidR="00FC5A1D" w:rsidRPr="00834FD0" w14:paraId="3F7FD8A4" w14:textId="77777777" w:rsidTr="0018221E">
        <w:trPr>
          <w:trHeight w:val="600"/>
        </w:trPr>
        <w:tc>
          <w:tcPr>
            <w:tcW w:w="555" w:type="dxa"/>
            <w:tcBorders>
              <w:top w:val="nil"/>
              <w:left w:val="single" w:sz="4" w:space="0" w:color="auto"/>
              <w:bottom w:val="single" w:sz="4" w:space="0" w:color="auto"/>
              <w:right w:val="single" w:sz="4" w:space="0" w:color="auto"/>
            </w:tcBorders>
            <w:noWrap/>
            <w:vAlign w:val="center"/>
            <w:hideMark/>
          </w:tcPr>
          <w:p w14:paraId="5984BDFA"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6.12</w:t>
            </w:r>
          </w:p>
        </w:tc>
        <w:tc>
          <w:tcPr>
            <w:tcW w:w="658" w:type="dxa"/>
            <w:tcBorders>
              <w:top w:val="nil"/>
              <w:left w:val="nil"/>
              <w:bottom w:val="single" w:sz="4" w:space="0" w:color="auto"/>
              <w:right w:val="single" w:sz="4" w:space="0" w:color="auto"/>
            </w:tcBorders>
            <w:noWrap/>
            <w:vAlign w:val="center"/>
            <w:hideMark/>
          </w:tcPr>
          <w:p w14:paraId="547908A5"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4.2.3.</w:t>
            </w:r>
          </w:p>
        </w:tc>
        <w:tc>
          <w:tcPr>
            <w:tcW w:w="822" w:type="dxa"/>
            <w:tcBorders>
              <w:top w:val="nil"/>
              <w:left w:val="nil"/>
              <w:bottom w:val="single" w:sz="4" w:space="0" w:color="auto"/>
              <w:right w:val="single" w:sz="4" w:space="0" w:color="auto"/>
            </w:tcBorders>
            <w:vAlign w:val="center"/>
            <w:hideMark/>
          </w:tcPr>
          <w:p w14:paraId="424D8034" w14:textId="4ED9CFE2"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957" w:type="dxa"/>
            <w:tcBorders>
              <w:top w:val="nil"/>
              <w:left w:val="nil"/>
              <w:bottom w:val="single" w:sz="4" w:space="0" w:color="auto"/>
              <w:right w:val="single" w:sz="4" w:space="0" w:color="auto"/>
            </w:tcBorders>
            <w:vAlign w:val="center"/>
            <w:hideMark/>
          </w:tcPr>
          <w:p w14:paraId="323C11B3" w14:textId="1508E121"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31" w:type="dxa"/>
            <w:tcBorders>
              <w:top w:val="nil"/>
              <w:left w:val="nil"/>
              <w:bottom w:val="single" w:sz="4" w:space="0" w:color="auto"/>
              <w:right w:val="single" w:sz="4" w:space="0" w:color="auto"/>
            </w:tcBorders>
            <w:vAlign w:val="center"/>
            <w:hideMark/>
          </w:tcPr>
          <w:p w14:paraId="457FCC74" w14:textId="10B1622B"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665" w:type="dxa"/>
            <w:tcBorders>
              <w:top w:val="nil"/>
              <w:left w:val="nil"/>
              <w:bottom w:val="single" w:sz="4" w:space="0" w:color="auto"/>
              <w:right w:val="single" w:sz="4" w:space="0" w:color="auto"/>
            </w:tcBorders>
            <w:vAlign w:val="center"/>
            <w:hideMark/>
          </w:tcPr>
          <w:p w14:paraId="52D3627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Digitação datilográfica</w:t>
            </w:r>
          </w:p>
        </w:tc>
        <w:tc>
          <w:tcPr>
            <w:tcW w:w="2579" w:type="dxa"/>
            <w:tcBorders>
              <w:top w:val="nil"/>
              <w:left w:val="nil"/>
              <w:bottom w:val="single" w:sz="4" w:space="0" w:color="auto"/>
              <w:right w:val="single" w:sz="4" w:space="0" w:color="auto"/>
            </w:tcBorders>
            <w:vAlign w:val="center"/>
            <w:hideMark/>
          </w:tcPr>
          <w:p w14:paraId="127577C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o usuário seleciona tecla e, ao retirar o dedo da tecla, a letra é digitada</w:t>
            </w:r>
          </w:p>
        </w:tc>
      </w:tr>
    </w:tbl>
    <w:p w14:paraId="2CE2AD01" w14:textId="273C8D74" w:rsidR="00E70FB2" w:rsidRDefault="00E70FB2" w:rsidP="00E70FB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5F275347" w14:textId="6D97D21F" w:rsidR="00FC5A1D" w:rsidRPr="003F2750" w:rsidRDefault="00FC5A1D" w:rsidP="00FC5A1D">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ab/>
      </w:r>
      <w:r w:rsidRPr="003F2750">
        <w:rPr>
          <w:rFonts w:ascii="Arial" w:hAnsi="Arial" w:cs="Arial"/>
          <w:color w:val="000000" w:themeColor="text1"/>
          <w:sz w:val="24"/>
          <w:szCs w:val="24"/>
        </w:rPr>
        <w:t>No</w:t>
      </w:r>
      <w:r w:rsidR="002A1D02">
        <w:rPr>
          <w:rFonts w:ascii="Arial" w:hAnsi="Arial" w:cs="Arial"/>
          <w:color w:val="000000" w:themeColor="text1"/>
          <w:sz w:val="24"/>
          <w:szCs w:val="24"/>
        </w:rPr>
        <w:t xml:space="preserve"> Quadro 21 </w:t>
      </w:r>
      <w:r w:rsidRPr="003F2750">
        <w:rPr>
          <w:rFonts w:ascii="Arial" w:hAnsi="Arial" w:cs="Arial"/>
          <w:color w:val="000000" w:themeColor="text1"/>
          <w:sz w:val="24"/>
          <w:szCs w:val="24"/>
        </w:rPr>
        <w:t>estão relacionadas as diretrizes referentes ao controle de notificações e alertas de um aplicativo.</w:t>
      </w:r>
    </w:p>
    <w:p w14:paraId="02B2A589" w14:textId="77777777" w:rsidR="00FC5A1D" w:rsidRPr="003F2750" w:rsidRDefault="00FC5A1D" w:rsidP="00A20A60">
      <w:pPr>
        <w:pStyle w:val="Legenda"/>
      </w:pPr>
    </w:p>
    <w:p w14:paraId="1A852AF9" w14:textId="72E679D8" w:rsidR="00FC5A1D" w:rsidRPr="003F2750" w:rsidRDefault="00B107F4" w:rsidP="00B107F4">
      <w:pPr>
        <w:pStyle w:val="Legenda"/>
      </w:pPr>
      <w:bookmarkStart w:id="140" w:name="_Toc223367533"/>
      <w:r>
        <w:t xml:space="preserve">Quadro </w:t>
      </w:r>
      <w:fldSimple w:instr=" SEQ Quadro \* ARABIC ">
        <w:r>
          <w:rPr>
            <w:noProof/>
          </w:rPr>
          <w:t>21</w:t>
        </w:r>
      </w:fldSimple>
      <w:r>
        <w:t xml:space="preserve"> - </w:t>
      </w:r>
      <w:r w:rsidRPr="00B30583">
        <w:t>Diretrizes relacionadas a Notificações e Alertas</w:t>
      </w:r>
      <w:r>
        <w:t>.</w:t>
      </w:r>
      <w:bookmarkEnd w:id="140"/>
    </w:p>
    <w:tbl>
      <w:tblPr>
        <w:tblW w:w="8642" w:type="dxa"/>
        <w:tblCellMar>
          <w:left w:w="70" w:type="dxa"/>
          <w:right w:w="70" w:type="dxa"/>
        </w:tblCellMar>
        <w:tblLook w:val="04A0" w:firstRow="1" w:lastRow="0" w:firstColumn="1" w:lastColumn="0" w:noHBand="0" w:noVBand="1"/>
      </w:tblPr>
      <w:tblGrid>
        <w:gridCol w:w="575"/>
        <w:gridCol w:w="691"/>
        <w:gridCol w:w="859"/>
        <w:gridCol w:w="1000"/>
        <w:gridCol w:w="868"/>
        <w:gridCol w:w="2445"/>
        <w:gridCol w:w="2204"/>
      </w:tblGrid>
      <w:tr w:rsidR="00FC5A1D" w:rsidRPr="00834FD0" w14:paraId="3223F855" w14:textId="77777777" w:rsidTr="002A1D02">
        <w:trPr>
          <w:trHeight w:val="435"/>
        </w:trPr>
        <w:tc>
          <w:tcPr>
            <w:tcW w:w="575" w:type="dxa"/>
            <w:tcBorders>
              <w:top w:val="single" w:sz="4" w:space="0" w:color="auto"/>
              <w:left w:val="single" w:sz="4" w:space="0" w:color="auto"/>
              <w:bottom w:val="single" w:sz="4" w:space="0" w:color="auto"/>
              <w:right w:val="single" w:sz="4" w:space="0" w:color="auto"/>
            </w:tcBorders>
            <w:noWrap/>
            <w:vAlign w:val="bottom"/>
            <w:hideMark/>
          </w:tcPr>
          <w:p w14:paraId="1CA675A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Item</w:t>
            </w:r>
          </w:p>
        </w:tc>
        <w:tc>
          <w:tcPr>
            <w:tcW w:w="688" w:type="dxa"/>
            <w:tcBorders>
              <w:top w:val="single" w:sz="4" w:space="0" w:color="auto"/>
              <w:left w:val="nil"/>
              <w:bottom w:val="single" w:sz="4" w:space="0" w:color="auto"/>
              <w:right w:val="single" w:sz="4" w:space="0" w:color="auto"/>
            </w:tcBorders>
            <w:noWrap/>
            <w:vAlign w:val="bottom"/>
            <w:hideMark/>
          </w:tcPr>
          <w:p w14:paraId="38FD8D4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Nery</w:t>
            </w:r>
          </w:p>
        </w:tc>
        <w:tc>
          <w:tcPr>
            <w:tcW w:w="859" w:type="dxa"/>
            <w:tcBorders>
              <w:top w:val="single" w:sz="4" w:space="0" w:color="auto"/>
              <w:left w:val="nil"/>
              <w:bottom w:val="single" w:sz="4" w:space="0" w:color="auto"/>
              <w:right w:val="single" w:sz="4" w:space="0" w:color="auto"/>
            </w:tcBorders>
            <w:vAlign w:val="bottom"/>
            <w:hideMark/>
          </w:tcPr>
          <w:p w14:paraId="7222647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WCAG</w:t>
            </w:r>
          </w:p>
        </w:tc>
        <w:tc>
          <w:tcPr>
            <w:tcW w:w="1000" w:type="dxa"/>
            <w:tcBorders>
              <w:top w:val="single" w:sz="4" w:space="0" w:color="auto"/>
              <w:left w:val="nil"/>
              <w:bottom w:val="single" w:sz="4" w:space="0" w:color="auto"/>
              <w:right w:val="single" w:sz="4" w:space="0" w:color="auto"/>
            </w:tcBorders>
            <w:vAlign w:val="bottom"/>
            <w:hideMark/>
          </w:tcPr>
          <w:p w14:paraId="2C750A7D"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GDAMA</w:t>
            </w:r>
          </w:p>
        </w:tc>
        <w:tc>
          <w:tcPr>
            <w:tcW w:w="868" w:type="dxa"/>
            <w:tcBorders>
              <w:top w:val="single" w:sz="4" w:space="0" w:color="auto"/>
              <w:left w:val="nil"/>
              <w:bottom w:val="single" w:sz="4" w:space="0" w:color="auto"/>
              <w:right w:val="single" w:sz="4" w:space="0" w:color="auto"/>
            </w:tcBorders>
            <w:vAlign w:val="bottom"/>
            <w:hideMark/>
          </w:tcPr>
          <w:p w14:paraId="21202E8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NBR</w:t>
            </w:r>
          </w:p>
        </w:tc>
        <w:tc>
          <w:tcPr>
            <w:tcW w:w="2447" w:type="dxa"/>
            <w:tcBorders>
              <w:top w:val="single" w:sz="4" w:space="0" w:color="auto"/>
              <w:left w:val="nil"/>
              <w:bottom w:val="single" w:sz="4" w:space="0" w:color="auto"/>
              <w:right w:val="single" w:sz="4" w:space="0" w:color="auto"/>
            </w:tcBorders>
            <w:vAlign w:val="bottom"/>
            <w:hideMark/>
          </w:tcPr>
          <w:p w14:paraId="6AA6F2E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Diretriz</w:t>
            </w:r>
          </w:p>
        </w:tc>
        <w:tc>
          <w:tcPr>
            <w:tcW w:w="2205" w:type="dxa"/>
            <w:tcBorders>
              <w:top w:val="single" w:sz="4" w:space="0" w:color="auto"/>
              <w:left w:val="nil"/>
              <w:bottom w:val="single" w:sz="4" w:space="0" w:color="auto"/>
              <w:right w:val="single" w:sz="4" w:space="0" w:color="auto"/>
            </w:tcBorders>
            <w:vAlign w:val="bottom"/>
            <w:hideMark/>
          </w:tcPr>
          <w:p w14:paraId="21C232C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Descrição</w:t>
            </w:r>
          </w:p>
        </w:tc>
      </w:tr>
      <w:tr w:rsidR="00FC5A1D" w:rsidRPr="00834FD0" w14:paraId="7FE2B6CB" w14:textId="77777777" w:rsidTr="00E42B73">
        <w:trPr>
          <w:trHeight w:val="300"/>
        </w:trPr>
        <w:tc>
          <w:tcPr>
            <w:tcW w:w="575" w:type="dxa"/>
            <w:tcBorders>
              <w:top w:val="nil"/>
              <w:left w:val="single" w:sz="4" w:space="0" w:color="auto"/>
              <w:bottom w:val="single" w:sz="4" w:space="0" w:color="auto"/>
              <w:right w:val="single" w:sz="4" w:space="0" w:color="auto"/>
            </w:tcBorders>
            <w:noWrap/>
            <w:vAlign w:val="center"/>
            <w:hideMark/>
          </w:tcPr>
          <w:p w14:paraId="28FA9325"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7.1</w:t>
            </w:r>
          </w:p>
        </w:tc>
        <w:tc>
          <w:tcPr>
            <w:tcW w:w="688" w:type="dxa"/>
            <w:tcBorders>
              <w:top w:val="nil"/>
              <w:left w:val="nil"/>
              <w:bottom w:val="single" w:sz="4" w:space="0" w:color="auto"/>
              <w:right w:val="single" w:sz="4" w:space="0" w:color="auto"/>
            </w:tcBorders>
            <w:noWrap/>
            <w:vAlign w:val="center"/>
            <w:hideMark/>
          </w:tcPr>
          <w:p w14:paraId="2FEBCA1C"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1.1.5.</w:t>
            </w:r>
          </w:p>
        </w:tc>
        <w:tc>
          <w:tcPr>
            <w:tcW w:w="859" w:type="dxa"/>
            <w:tcBorders>
              <w:top w:val="nil"/>
              <w:left w:val="nil"/>
              <w:bottom w:val="single" w:sz="4" w:space="0" w:color="auto"/>
              <w:right w:val="single" w:sz="4" w:space="0" w:color="auto"/>
            </w:tcBorders>
            <w:vAlign w:val="center"/>
            <w:hideMark/>
          </w:tcPr>
          <w:p w14:paraId="03B55B95" w14:textId="000FC16D"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00" w:type="dxa"/>
            <w:tcBorders>
              <w:top w:val="nil"/>
              <w:left w:val="nil"/>
              <w:bottom w:val="single" w:sz="4" w:space="0" w:color="auto"/>
              <w:right w:val="single" w:sz="4" w:space="0" w:color="auto"/>
            </w:tcBorders>
            <w:vAlign w:val="center"/>
            <w:hideMark/>
          </w:tcPr>
          <w:p w14:paraId="5F871A93"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R46</w:t>
            </w:r>
          </w:p>
        </w:tc>
        <w:tc>
          <w:tcPr>
            <w:tcW w:w="868" w:type="dxa"/>
            <w:tcBorders>
              <w:top w:val="nil"/>
              <w:left w:val="nil"/>
              <w:bottom w:val="single" w:sz="4" w:space="0" w:color="auto"/>
              <w:right w:val="single" w:sz="4" w:space="0" w:color="auto"/>
            </w:tcBorders>
            <w:vAlign w:val="center"/>
            <w:hideMark/>
          </w:tcPr>
          <w:p w14:paraId="5D13632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1.2.3.</w:t>
            </w:r>
          </w:p>
        </w:tc>
        <w:tc>
          <w:tcPr>
            <w:tcW w:w="2447" w:type="dxa"/>
            <w:tcBorders>
              <w:top w:val="nil"/>
              <w:left w:val="nil"/>
              <w:bottom w:val="single" w:sz="4" w:space="0" w:color="auto"/>
              <w:right w:val="single" w:sz="4" w:space="0" w:color="auto"/>
            </w:tcBorders>
            <w:vAlign w:val="center"/>
            <w:hideMark/>
          </w:tcPr>
          <w:p w14:paraId="4BCEA7C7"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Ouvir notificações</w:t>
            </w:r>
          </w:p>
        </w:tc>
        <w:tc>
          <w:tcPr>
            <w:tcW w:w="2205" w:type="dxa"/>
            <w:tcBorders>
              <w:top w:val="nil"/>
              <w:left w:val="nil"/>
              <w:bottom w:val="single" w:sz="4" w:space="0" w:color="auto"/>
              <w:right w:val="single" w:sz="4" w:space="0" w:color="auto"/>
            </w:tcBorders>
            <w:vAlign w:val="center"/>
            <w:hideMark/>
          </w:tcPr>
          <w:p w14:paraId="52075F60"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o leitor de tela vai falar quando uma notificação chegar</w:t>
            </w:r>
          </w:p>
        </w:tc>
      </w:tr>
      <w:tr w:rsidR="00FC5A1D" w:rsidRPr="00834FD0" w14:paraId="5B86A6EF" w14:textId="77777777" w:rsidTr="00E42B73">
        <w:trPr>
          <w:trHeight w:val="600"/>
        </w:trPr>
        <w:tc>
          <w:tcPr>
            <w:tcW w:w="575" w:type="dxa"/>
            <w:tcBorders>
              <w:top w:val="nil"/>
              <w:left w:val="single" w:sz="4" w:space="0" w:color="auto"/>
              <w:bottom w:val="single" w:sz="4" w:space="0" w:color="auto"/>
              <w:right w:val="single" w:sz="4" w:space="0" w:color="auto"/>
            </w:tcBorders>
            <w:noWrap/>
            <w:vAlign w:val="center"/>
            <w:hideMark/>
          </w:tcPr>
          <w:p w14:paraId="378B908B"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7.2</w:t>
            </w:r>
          </w:p>
        </w:tc>
        <w:tc>
          <w:tcPr>
            <w:tcW w:w="688" w:type="dxa"/>
            <w:tcBorders>
              <w:top w:val="nil"/>
              <w:left w:val="nil"/>
              <w:bottom w:val="single" w:sz="4" w:space="0" w:color="auto"/>
              <w:right w:val="single" w:sz="4" w:space="0" w:color="auto"/>
            </w:tcBorders>
            <w:noWrap/>
            <w:vAlign w:val="center"/>
            <w:hideMark/>
          </w:tcPr>
          <w:p w14:paraId="0034F5A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1.1.6.</w:t>
            </w:r>
          </w:p>
        </w:tc>
        <w:tc>
          <w:tcPr>
            <w:tcW w:w="859" w:type="dxa"/>
            <w:tcBorders>
              <w:top w:val="nil"/>
              <w:left w:val="nil"/>
              <w:bottom w:val="single" w:sz="4" w:space="0" w:color="auto"/>
              <w:right w:val="single" w:sz="4" w:space="0" w:color="auto"/>
            </w:tcBorders>
            <w:vAlign w:val="center"/>
            <w:hideMark/>
          </w:tcPr>
          <w:p w14:paraId="0AC089EB" w14:textId="777C0FBE"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00" w:type="dxa"/>
            <w:tcBorders>
              <w:top w:val="nil"/>
              <w:left w:val="nil"/>
              <w:bottom w:val="single" w:sz="4" w:space="0" w:color="auto"/>
              <w:right w:val="single" w:sz="4" w:space="0" w:color="auto"/>
            </w:tcBorders>
            <w:vAlign w:val="center"/>
            <w:hideMark/>
          </w:tcPr>
          <w:p w14:paraId="1777C116" w14:textId="6D74DF1D" w:rsidR="00FC5A1D" w:rsidRPr="00D84972" w:rsidRDefault="00193AE8"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w:t>
            </w:r>
            <w:r w:rsidR="00FC5A1D" w:rsidRPr="00D84972">
              <w:rPr>
                <w:rFonts w:ascii="Arial" w:eastAsia="Times New Roman" w:hAnsi="Arial" w:cs="Arial"/>
                <w:color w:val="000000"/>
                <w:kern w:val="0"/>
                <w:lang w:eastAsia="pt-BR"/>
                <w14:ligatures w14:val="none"/>
              </w:rPr>
              <w:t> </w:t>
            </w:r>
          </w:p>
        </w:tc>
        <w:tc>
          <w:tcPr>
            <w:tcW w:w="868" w:type="dxa"/>
            <w:tcBorders>
              <w:top w:val="nil"/>
              <w:left w:val="nil"/>
              <w:bottom w:val="single" w:sz="4" w:space="0" w:color="auto"/>
              <w:right w:val="single" w:sz="4" w:space="0" w:color="auto"/>
            </w:tcBorders>
            <w:vAlign w:val="center"/>
            <w:hideMark/>
          </w:tcPr>
          <w:p w14:paraId="68371A22" w14:textId="37A04329"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2447" w:type="dxa"/>
            <w:tcBorders>
              <w:top w:val="nil"/>
              <w:left w:val="nil"/>
              <w:bottom w:val="single" w:sz="4" w:space="0" w:color="auto"/>
              <w:right w:val="single" w:sz="4" w:space="0" w:color="auto"/>
            </w:tcBorders>
            <w:vAlign w:val="center"/>
            <w:hideMark/>
          </w:tcPr>
          <w:p w14:paraId="24F2814D"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Piscar o flash para alertas</w:t>
            </w:r>
          </w:p>
        </w:tc>
        <w:tc>
          <w:tcPr>
            <w:tcW w:w="2205" w:type="dxa"/>
            <w:tcBorders>
              <w:top w:val="nil"/>
              <w:left w:val="nil"/>
              <w:bottom w:val="single" w:sz="4" w:space="0" w:color="auto"/>
              <w:right w:val="single" w:sz="4" w:space="0" w:color="auto"/>
            </w:tcBorders>
            <w:vAlign w:val="center"/>
            <w:hideMark/>
          </w:tcPr>
          <w:p w14:paraId="06573B3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o flash vai piscar quando chegar alguma mensagem ou ligação</w:t>
            </w:r>
          </w:p>
        </w:tc>
      </w:tr>
      <w:tr w:rsidR="00FC5A1D" w:rsidRPr="00834FD0" w14:paraId="3A524CAD" w14:textId="77777777" w:rsidTr="00E42B73">
        <w:trPr>
          <w:trHeight w:val="600"/>
        </w:trPr>
        <w:tc>
          <w:tcPr>
            <w:tcW w:w="575" w:type="dxa"/>
            <w:tcBorders>
              <w:top w:val="nil"/>
              <w:left w:val="single" w:sz="4" w:space="0" w:color="auto"/>
              <w:bottom w:val="single" w:sz="4" w:space="0" w:color="auto"/>
              <w:right w:val="single" w:sz="4" w:space="0" w:color="auto"/>
            </w:tcBorders>
            <w:noWrap/>
            <w:vAlign w:val="center"/>
            <w:hideMark/>
          </w:tcPr>
          <w:p w14:paraId="57BEFA63"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7.3</w:t>
            </w:r>
          </w:p>
        </w:tc>
        <w:tc>
          <w:tcPr>
            <w:tcW w:w="688" w:type="dxa"/>
            <w:tcBorders>
              <w:top w:val="nil"/>
              <w:left w:val="nil"/>
              <w:bottom w:val="single" w:sz="4" w:space="0" w:color="auto"/>
              <w:right w:val="single" w:sz="4" w:space="0" w:color="auto"/>
            </w:tcBorders>
            <w:noWrap/>
            <w:vAlign w:val="center"/>
            <w:hideMark/>
          </w:tcPr>
          <w:p w14:paraId="54988074" w14:textId="1A3D5DD4"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59" w:type="dxa"/>
            <w:tcBorders>
              <w:top w:val="nil"/>
              <w:left w:val="nil"/>
              <w:bottom w:val="single" w:sz="4" w:space="0" w:color="auto"/>
              <w:right w:val="single" w:sz="4" w:space="0" w:color="auto"/>
            </w:tcBorders>
            <w:vAlign w:val="center"/>
            <w:hideMark/>
          </w:tcPr>
          <w:p w14:paraId="7984CFD5" w14:textId="3F455100"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1000" w:type="dxa"/>
            <w:tcBorders>
              <w:top w:val="nil"/>
              <w:left w:val="nil"/>
              <w:bottom w:val="single" w:sz="4" w:space="0" w:color="auto"/>
              <w:right w:val="single" w:sz="4" w:space="0" w:color="auto"/>
            </w:tcBorders>
            <w:vAlign w:val="center"/>
            <w:hideMark/>
          </w:tcPr>
          <w:p w14:paraId="77261B9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R33</w:t>
            </w:r>
          </w:p>
        </w:tc>
        <w:tc>
          <w:tcPr>
            <w:tcW w:w="868" w:type="dxa"/>
            <w:tcBorders>
              <w:top w:val="nil"/>
              <w:left w:val="nil"/>
              <w:bottom w:val="single" w:sz="4" w:space="0" w:color="auto"/>
              <w:right w:val="single" w:sz="4" w:space="0" w:color="auto"/>
            </w:tcBorders>
            <w:vAlign w:val="center"/>
            <w:hideMark/>
          </w:tcPr>
          <w:p w14:paraId="0BFD110D"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1.1.20.</w:t>
            </w:r>
          </w:p>
        </w:tc>
        <w:tc>
          <w:tcPr>
            <w:tcW w:w="2447" w:type="dxa"/>
            <w:tcBorders>
              <w:top w:val="nil"/>
              <w:left w:val="nil"/>
              <w:bottom w:val="single" w:sz="4" w:space="0" w:color="auto"/>
              <w:right w:val="single" w:sz="4" w:space="0" w:color="auto"/>
            </w:tcBorders>
            <w:vAlign w:val="center"/>
            <w:hideMark/>
          </w:tcPr>
          <w:p w14:paraId="0683E52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E56FDF">
              <w:rPr>
                <w:rFonts w:ascii="Arial" w:eastAsia="Times New Roman" w:hAnsi="Arial" w:cs="Arial"/>
                <w:i/>
                <w:iCs/>
                <w:color w:val="000000"/>
                <w:kern w:val="0"/>
                <w:lang w:eastAsia="pt-BR"/>
                <w14:ligatures w14:val="none"/>
              </w:rPr>
              <w:t>Feedback</w:t>
            </w:r>
            <w:r w:rsidRPr="00D84972">
              <w:rPr>
                <w:rFonts w:ascii="Arial" w:eastAsia="Times New Roman" w:hAnsi="Arial" w:cs="Arial"/>
                <w:color w:val="000000"/>
                <w:kern w:val="0"/>
                <w:lang w:eastAsia="pt-BR"/>
                <w14:ligatures w14:val="none"/>
              </w:rPr>
              <w:t xml:space="preserve"> sonoro sobre ações</w:t>
            </w:r>
          </w:p>
        </w:tc>
        <w:tc>
          <w:tcPr>
            <w:tcW w:w="2205" w:type="dxa"/>
            <w:tcBorders>
              <w:top w:val="nil"/>
              <w:left w:val="nil"/>
              <w:bottom w:val="single" w:sz="4" w:space="0" w:color="auto"/>
              <w:right w:val="single" w:sz="4" w:space="0" w:color="auto"/>
            </w:tcBorders>
            <w:vAlign w:val="center"/>
            <w:hideMark/>
          </w:tcPr>
          <w:p w14:paraId="0CFBFE2A"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xml:space="preserve">poder habilitar que determinadas ações executadas pelo usuário tenham um </w:t>
            </w:r>
            <w:r w:rsidRPr="00E56FDF">
              <w:rPr>
                <w:rFonts w:ascii="Arial" w:eastAsia="Times New Roman" w:hAnsi="Arial" w:cs="Arial"/>
                <w:i/>
                <w:iCs/>
                <w:color w:val="000000"/>
                <w:kern w:val="0"/>
                <w:lang w:eastAsia="pt-BR"/>
                <w14:ligatures w14:val="none"/>
              </w:rPr>
              <w:t>feedback</w:t>
            </w:r>
            <w:r w:rsidRPr="00D84972">
              <w:rPr>
                <w:rFonts w:ascii="Arial" w:eastAsia="Times New Roman" w:hAnsi="Arial" w:cs="Arial"/>
                <w:color w:val="000000"/>
                <w:kern w:val="0"/>
                <w:lang w:eastAsia="pt-BR"/>
                <w14:ligatures w14:val="none"/>
              </w:rPr>
              <w:t xml:space="preserve"> sonoro</w:t>
            </w:r>
          </w:p>
        </w:tc>
      </w:tr>
    </w:tbl>
    <w:p w14:paraId="590B749B" w14:textId="532CFCF7" w:rsidR="00E70FB2" w:rsidRDefault="00E70FB2" w:rsidP="00E70FB2">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6F70E969" w14:textId="77777777" w:rsidR="00E70FB2" w:rsidRDefault="00E70FB2" w:rsidP="00E70FB2">
      <w:pPr>
        <w:pBdr>
          <w:top w:val="nil"/>
          <w:left w:val="nil"/>
          <w:bottom w:val="nil"/>
          <w:right w:val="nil"/>
          <w:between w:val="nil"/>
        </w:pBdr>
        <w:spacing w:after="0" w:line="360" w:lineRule="auto"/>
        <w:jc w:val="both"/>
        <w:rPr>
          <w:rFonts w:ascii="Arial" w:hAnsi="Arial" w:cs="Arial"/>
        </w:rPr>
      </w:pPr>
    </w:p>
    <w:p w14:paraId="1408A8C5" w14:textId="1D3DA1EA" w:rsidR="00FC5A1D" w:rsidRPr="003F2750" w:rsidRDefault="00FC5A1D" w:rsidP="00FC5A1D">
      <w:pPr>
        <w:spacing w:after="0" w:line="360" w:lineRule="auto"/>
        <w:ind w:firstLine="708"/>
        <w:jc w:val="both"/>
        <w:rPr>
          <w:rFonts w:ascii="Arial" w:hAnsi="Arial" w:cs="Arial"/>
          <w:color w:val="000000" w:themeColor="text1"/>
          <w:sz w:val="24"/>
          <w:szCs w:val="24"/>
        </w:rPr>
      </w:pPr>
      <w:r w:rsidRPr="003F2750">
        <w:rPr>
          <w:rFonts w:ascii="Arial" w:hAnsi="Arial" w:cs="Arial"/>
          <w:color w:val="000000" w:themeColor="text1"/>
          <w:sz w:val="24"/>
          <w:szCs w:val="24"/>
        </w:rPr>
        <w:t xml:space="preserve">Finalmente, no </w:t>
      </w:r>
      <w:r w:rsidR="002A1D02">
        <w:rPr>
          <w:rFonts w:ascii="Arial" w:hAnsi="Arial" w:cs="Arial"/>
          <w:color w:val="000000" w:themeColor="text1"/>
          <w:sz w:val="24"/>
          <w:szCs w:val="24"/>
        </w:rPr>
        <w:t>Quadro 22</w:t>
      </w:r>
      <w:r w:rsidRPr="003F2750">
        <w:rPr>
          <w:rFonts w:ascii="Arial" w:hAnsi="Arial" w:cs="Arial"/>
          <w:color w:val="000000" w:themeColor="text1"/>
          <w:sz w:val="24"/>
          <w:szCs w:val="24"/>
        </w:rPr>
        <w:fldChar w:fldCharType="begin"/>
      </w:r>
      <w:r w:rsidRPr="003F2750">
        <w:rPr>
          <w:rFonts w:ascii="Arial" w:hAnsi="Arial" w:cs="Arial"/>
          <w:color w:val="000000" w:themeColor="text1"/>
          <w:sz w:val="24"/>
          <w:szCs w:val="24"/>
        </w:rPr>
        <w:instrText xml:space="preserve"> REF _Ref173855245 \h  \* MERGEFORMAT </w:instrText>
      </w:r>
      <w:r w:rsidRPr="003F2750">
        <w:rPr>
          <w:rFonts w:ascii="Arial" w:hAnsi="Arial" w:cs="Arial"/>
          <w:color w:val="000000" w:themeColor="text1"/>
          <w:sz w:val="24"/>
          <w:szCs w:val="24"/>
        </w:rPr>
      </w:r>
      <w:r w:rsidRPr="003F2750">
        <w:rPr>
          <w:rFonts w:ascii="Arial" w:hAnsi="Arial" w:cs="Arial"/>
          <w:color w:val="000000" w:themeColor="text1"/>
          <w:sz w:val="24"/>
          <w:szCs w:val="24"/>
        </w:rPr>
        <w:fldChar w:fldCharType="separate"/>
      </w:r>
      <w:r w:rsidRPr="003F2750">
        <w:rPr>
          <w:rFonts w:ascii="Arial" w:hAnsi="Arial" w:cs="Arial"/>
          <w:color w:val="000000" w:themeColor="text1"/>
          <w:sz w:val="24"/>
          <w:szCs w:val="24"/>
        </w:rPr>
        <w:fldChar w:fldCharType="end"/>
      </w:r>
      <w:r w:rsidRPr="003F2750">
        <w:rPr>
          <w:rFonts w:ascii="Arial" w:hAnsi="Arial" w:cs="Arial"/>
          <w:color w:val="000000" w:themeColor="text1"/>
          <w:sz w:val="24"/>
          <w:szCs w:val="24"/>
        </w:rPr>
        <w:t>, temos a diretriz onde será tratado o controle do aplicativo através de gestos ou movimentos. Essa categoria, não foi prevista no trabalho de Nery, porém foi listada em todas as outras fontes.</w:t>
      </w:r>
    </w:p>
    <w:p w14:paraId="2B3F5460" w14:textId="77777777" w:rsidR="00FC5A1D" w:rsidRPr="003F2750" w:rsidRDefault="00FC5A1D" w:rsidP="00FC5A1D">
      <w:pPr>
        <w:spacing w:after="0" w:line="360" w:lineRule="auto"/>
        <w:jc w:val="both"/>
        <w:rPr>
          <w:rFonts w:ascii="Arial" w:hAnsi="Arial" w:cs="Arial"/>
          <w:color w:val="000000" w:themeColor="text1"/>
          <w:sz w:val="24"/>
          <w:szCs w:val="24"/>
        </w:rPr>
      </w:pPr>
    </w:p>
    <w:p w14:paraId="3794B34D" w14:textId="13EE8E2A" w:rsidR="00FC5A1D" w:rsidRPr="003F2750" w:rsidRDefault="00B107F4" w:rsidP="00B107F4">
      <w:pPr>
        <w:pStyle w:val="Legenda"/>
      </w:pPr>
      <w:bookmarkStart w:id="141" w:name="_Toc223367534"/>
      <w:r>
        <w:t xml:space="preserve">Quadro </w:t>
      </w:r>
      <w:fldSimple w:instr=" SEQ Quadro \* ARABIC ">
        <w:r>
          <w:rPr>
            <w:noProof/>
          </w:rPr>
          <w:t>22</w:t>
        </w:r>
      </w:fldSimple>
      <w:r>
        <w:t xml:space="preserve"> - </w:t>
      </w:r>
      <w:r w:rsidRPr="009571C1">
        <w:t>Diretriz relacionada a configurações de controle do aplicativo através de gestos</w:t>
      </w:r>
      <w:bookmarkEnd w:id="141"/>
    </w:p>
    <w:tbl>
      <w:tblPr>
        <w:tblW w:w="8642" w:type="dxa"/>
        <w:tblCellMar>
          <w:left w:w="70" w:type="dxa"/>
          <w:right w:w="70" w:type="dxa"/>
        </w:tblCellMar>
        <w:tblLook w:val="04A0" w:firstRow="1" w:lastRow="0" w:firstColumn="1" w:lastColumn="0" w:noHBand="0" w:noVBand="1"/>
      </w:tblPr>
      <w:tblGrid>
        <w:gridCol w:w="583"/>
        <w:gridCol w:w="607"/>
        <w:gridCol w:w="880"/>
        <w:gridCol w:w="1024"/>
        <w:gridCol w:w="815"/>
        <w:gridCol w:w="2534"/>
        <w:gridCol w:w="2199"/>
      </w:tblGrid>
      <w:tr w:rsidR="00FC5A1D" w:rsidRPr="00834FD0" w14:paraId="3054CECC" w14:textId="77777777" w:rsidTr="002A1D02">
        <w:trPr>
          <w:trHeight w:val="435"/>
        </w:trPr>
        <w:tc>
          <w:tcPr>
            <w:tcW w:w="583" w:type="dxa"/>
            <w:tcBorders>
              <w:top w:val="single" w:sz="4" w:space="0" w:color="auto"/>
              <w:left w:val="single" w:sz="4" w:space="0" w:color="auto"/>
              <w:bottom w:val="single" w:sz="4" w:space="0" w:color="auto"/>
              <w:right w:val="single" w:sz="4" w:space="0" w:color="auto"/>
            </w:tcBorders>
            <w:noWrap/>
            <w:vAlign w:val="bottom"/>
            <w:hideMark/>
          </w:tcPr>
          <w:p w14:paraId="3F1CE2E1" w14:textId="0908DAA3" w:rsidR="00FC5A1D" w:rsidRPr="00D84972" w:rsidRDefault="00D84972" w:rsidP="00E42B73">
            <w:pPr>
              <w:spacing w:after="0" w:line="240" w:lineRule="auto"/>
              <w:rPr>
                <w:rFonts w:ascii="Arial" w:eastAsia="Times New Roman" w:hAnsi="Arial" w:cs="Arial"/>
                <w:color w:val="000000"/>
                <w:kern w:val="0"/>
                <w:lang w:eastAsia="pt-BR"/>
                <w14:ligatures w14:val="none"/>
              </w:rPr>
            </w:pPr>
            <w:r>
              <w:rPr>
                <w:rFonts w:ascii="Arial" w:eastAsia="Times New Roman" w:hAnsi="Arial" w:cs="Arial"/>
                <w:color w:val="000000"/>
                <w:kern w:val="0"/>
                <w:lang w:eastAsia="pt-BR"/>
                <w14:ligatures w14:val="none"/>
              </w:rPr>
              <w:t>I</w:t>
            </w:r>
            <w:r w:rsidR="00FC5A1D" w:rsidRPr="00D84972">
              <w:rPr>
                <w:rFonts w:ascii="Arial" w:eastAsia="Times New Roman" w:hAnsi="Arial" w:cs="Arial"/>
                <w:color w:val="000000"/>
                <w:kern w:val="0"/>
                <w:lang w:eastAsia="pt-BR"/>
                <w14:ligatures w14:val="none"/>
              </w:rPr>
              <w:t>tem</w:t>
            </w:r>
          </w:p>
        </w:tc>
        <w:tc>
          <w:tcPr>
            <w:tcW w:w="607" w:type="dxa"/>
            <w:tcBorders>
              <w:top w:val="single" w:sz="4" w:space="0" w:color="auto"/>
              <w:left w:val="nil"/>
              <w:bottom w:val="single" w:sz="4" w:space="0" w:color="auto"/>
              <w:right w:val="single" w:sz="4" w:space="0" w:color="auto"/>
            </w:tcBorders>
            <w:noWrap/>
            <w:vAlign w:val="bottom"/>
            <w:hideMark/>
          </w:tcPr>
          <w:p w14:paraId="5238AE0D"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Nery</w:t>
            </w:r>
          </w:p>
        </w:tc>
        <w:tc>
          <w:tcPr>
            <w:tcW w:w="880" w:type="dxa"/>
            <w:tcBorders>
              <w:top w:val="single" w:sz="4" w:space="0" w:color="auto"/>
              <w:left w:val="nil"/>
              <w:bottom w:val="single" w:sz="4" w:space="0" w:color="auto"/>
              <w:right w:val="single" w:sz="4" w:space="0" w:color="auto"/>
            </w:tcBorders>
            <w:vAlign w:val="bottom"/>
            <w:hideMark/>
          </w:tcPr>
          <w:p w14:paraId="6379FA2B"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WCAG</w:t>
            </w:r>
          </w:p>
        </w:tc>
        <w:tc>
          <w:tcPr>
            <w:tcW w:w="1024" w:type="dxa"/>
            <w:tcBorders>
              <w:top w:val="single" w:sz="4" w:space="0" w:color="auto"/>
              <w:left w:val="nil"/>
              <w:bottom w:val="single" w:sz="4" w:space="0" w:color="auto"/>
              <w:right w:val="single" w:sz="4" w:space="0" w:color="auto"/>
            </w:tcBorders>
            <w:vAlign w:val="bottom"/>
            <w:hideMark/>
          </w:tcPr>
          <w:p w14:paraId="597F2E78"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GDAMA</w:t>
            </w:r>
          </w:p>
        </w:tc>
        <w:tc>
          <w:tcPr>
            <w:tcW w:w="815" w:type="dxa"/>
            <w:tcBorders>
              <w:top w:val="single" w:sz="4" w:space="0" w:color="auto"/>
              <w:left w:val="nil"/>
              <w:bottom w:val="single" w:sz="4" w:space="0" w:color="auto"/>
              <w:right w:val="single" w:sz="4" w:space="0" w:color="auto"/>
            </w:tcBorders>
            <w:vAlign w:val="bottom"/>
            <w:hideMark/>
          </w:tcPr>
          <w:p w14:paraId="7F268C2E"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NBR</w:t>
            </w:r>
          </w:p>
        </w:tc>
        <w:tc>
          <w:tcPr>
            <w:tcW w:w="2534" w:type="dxa"/>
            <w:tcBorders>
              <w:top w:val="single" w:sz="4" w:space="0" w:color="auto"/>
              <w:left w:val="nil"/>
              <w:bottom w:val="single" w:sz="4" w:space="0" w:color="auto"/>
              <w:right w:val="single" w:sz="4" w:space="0" w:color="auto"/>
            </w:tcBorders>
            <w:vAlign w:val="bottom"/>
            <w:hideMark/>
          </w:tcPr>
          <w:p w14:paraId="04DCB1B5"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Diretriz</w:t>
            </w:r>
          </w:p>
        </w:tc>
        <w:tc>
          <w:tcPr>
            <w:tcW w:w="2199" w:type="dxa"/>
            <w:tcBorders>
              <w:top w:val="single" w:sz="4" w:space="0" w:color="auto"/>
              <w:left w:val="nil"/>
              <w:bottom w:val="single" w:sz="4" w:space="0" w:color="auto"/>
              <w:right w:val="single" w:sz="4" w:space="0" w:color="auto"/>
            </w:tcBorders>
            <w:vAlign w:val="bottom"/>
            <w:hideMark/>
          </w:tcPr>
          <w:p w14:paraId="219A1CE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Descrição</w:t>
            </w:r>
          </w:p>
        </w:tc>
      </w:tr>
      <w:tr w:rsidR="00FC5A1D" w:rsidRPr="00834FD0" w14:paraId="2184F492" w14:textId="77777777" w:rsidTr="00E42B73">
        <w:trPr>
          <w:trHeight w:val="1500"/>
        </w:trPr>
        <w:tc>
          <w:tcPr>
            <w:tcW w:w="583" w:type="dxa"/>
            <w:tcBorders>
              <w:top w:val="nil"/>
              <w:left w:val="single" w:sz="4" w:space="0" w:color="auto"/>
              <w:bottom w:val="single" w:sz="4" w:space="0" w:color="auto"/>
              <w:right w:val="single" w:sz="4" w:space="0" w:color="auto"/>
            </w:tcBorders>
            <w:noWrap/>
            <w:vAlign w:val="center"/>
            <w:hideMark/>
          </w:tcPr>
          <w:p w14:paraId="408E3702" w14:textId="77777777" w:rsidR="00FC5A1D" w:rsidRPr="00D84972" w:rsidRDefault="00FC5A1D" w:rsidP="00E42B73">
            <w:pPr>
              <w:spacing w:after="0" w:line="240" w:lineRule="auto"/>
              <w:jc w:val="center"/>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8.1</w:t>
            </w:r>
          </w:p>
        </w:tc>
        <w:tc>
          <w:tcPr>
            <w:tcW w:w="607" w:type="dxa"/>
            <w:tcBorders>
              <w:top w:val="nil"/>
              <w:left w:val="nil"/>
              <w:bottom w:val="single" w:sz="4" w:space="0" w:color="auto"/>
              <w:right w:val="single" w:sz="4" w:space="0" w:color="auto"/>
            </w:tcBorders>
            <w:noWrap/>
            <w:vAlign w:val="center"/>
            <w:hideMark/>
          </w:tcPr>
          <w:p w14:paraId="2AE12BD5" w14:textId="614155AC"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 </w:t>
            </w:r>
            <w:r w:rsidR="00193AE8" w:rsidRPr="00D84972">
              <w:rPr>
                <w:rFonts w:ascii="Arial" w:eastAsia="Times New Roman" w:hAnsi="Arial" w:cs="Arial"/>
                <w:color w:val="000000"/>
                <w:kern w:val="0"/>
                <w:lang w:eastAsia="pt-BR"/>
                <w14:ligatures w14:val="none"/>
              </w:rPr>
              <w:t>-</w:t>
            </w:r>
          </w:p>
        </w:tc>
        <w:tc>
          <w:tcPr>
            <w:tcW w:w="880" w:type="dxa"/>
            <w:tcBorders>
              <w:top w:val="nil"/>
              <w:left w:val="nil"/>
              <w:bottom w:val="single" w:sz="4" w:space="0" w:color="auto"/>
              <w:right w:val="single" w:sz="4" w:space="0" w:color="auto"/>
            </w:tcBorders>
            <w:vAlign w:val="center"/>
            <w:hideMark/>
          </w:tcPr>
          <w:p w14:paraId="1B5B57A2"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2.5.1.  2.5.2.  2.5.4.  2.5.7.  2.5.8.</w:t>
            </w:r>
          </w:p>
        </w:tc>
        <w:tc>
          <w:tcPr>
            <w:tcW w:w="1024" w:type="dxa"/>
            <w:tcBorders>
              <w:top w:val="nil"/>
              <w:left w:val="nil"/>
              <w:bottom w:val="single" w:sz="4" w:space="0" w:color="auto"/>
              <w:right w:val="single" w:sz="4" w:space="0" w:color="auto"/>
            </w:tcBorders>
            <w:vAlign w:val="center"/>
            <w:hideMark/>
          </w:tcPr>
          <w:p w14:paraId="1A3D9FBF"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R27</w:t>
            </w:r>
          </w:p>
        </w:tc>
        <w:tc>
          <w:tcPr>
            <w:tcW w:w="815" w:type="dxa"/>
            <w:tcBorders>
              <w:top w:val="nil"/>
              <w:left w:val="nil"/>
              <w:bottom w:val="single" w:sz="4" w:space="0" w:color="auto"/>
              <w:right w:val="single" w:sz="4" w:space="0" w:color="auto"/>
            </w:tcBorders>
            <w:vAlign w:val="center"/>
            <w:hideMark/>
          </w:tcPr>
          <w:p w14:paraId="49261736"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1.2.2.</w:t>
            </w:r>
          </w:p>
        </w:tc>
        <w:tc>
          <w:tcPr>
            <w:tcW w:w="2534" w:type="dxa"/>
            <w:tcBorders>
              <w:top w:val="nil"/>
              <w:left w:val="nil"/>
              <w:bottom w:val="single" w:sz="4" w:space="0" w:color="auto"/>
              <w:right w:val="single" w:sz="4" w:space="0" w:color="auto"/>
            </w:tcBorders>
            <w:vAlign w:val="center"/>
            <w:hideMark/>
          </w:tcPr>
          <w:p w14:paraId="55554EA1"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Controle do app através de gestos / movimentos</w:t>
            </w:r>
          </w:p>
        </w:tc>
        <w:tc>
          <w:tcPr>
            <w:tcW w:w="2199" w:type="dxa"/>
            <w:tcBorders>
              <w:top w:val="nil"/>
              <w:left w:val="nil"/>
              <w:bottom w:val="single" w:sz="4" w:space="0" w:color="auto"/>
              <w:right w:val="single" w:sz="4" w:space="0" w:color="auto"/>
            </w:tcBorders>
            <w:vAlign w:val="center"/>
            <w:hideMark/>
          </w:tcPr>
          <w:p w14:paraId="44B6526D" w14:textId="77777777" w:rsidR="00FC5A1D" w:rsidRPr="00D84972" w:rsidRDefault="00FC5A1D" w:rsidP="00E42B73">
            <w:pPr>
              <w:spacing w:after="0" w:line="240" w:lineRule="auto"/>
              <w:rPr>
                <w:rFonts w:ascii="Arial" w:eastAsia="Times New Roman" w:hAnsi="Arial" w:cs="Arial"/>
                <w:color w:val="000000"/>
                <w:kern w:val="0"/>
                <w:lang w:eastAsia="pt-BR"/>
                <w14:ligatures w14:val="none"/>
              </w:rPr>
            </w:pPr>
            <w:r w:rsidRPr="00D84972">
              <w:rPr>
                <w:rFonts w:ascii="Arial" w:eastAsia="Times New Roman" w:hAnsi="Arial" w:cs="Arial"/>
                <w:color w:val="000000"/>
                <w:kern w:val="0"/>
                <w:lang w:eastAsia="pt-BR"/>
                <w14:ligatures w14:val="none"/>
              </w:rPr>
              <w:t>o usuário poderá configurar movimentos para controle de operações de entrada / navegação do aplicativo</w:t>
            </w:r>
          </w:p>
        </w:tc>
      </w:tr>
    </w:tbl>
    <w:p w14:paraId="59B74F5D" w14:textId="21CBD986" w:rsidR="00E70FB2" w:rsidRDefault="00E70FB2" w:rsidP="00E70FB2">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481AFD95" w14:textId="77777777" w:rsidR="00E70FB2" w:rsidRDefault="00E70FB2" w:rsidP="00E70FB2">
      <w:pPr>
        <w:pBdr>
          <w:top w:val="nil"/>
          <w:left w:val="nil"/>
          <w:bottom w:val="nil"/>
          <w:right w:val="nil"/>
          <w:between w:val="nil"/>
        </w:pBdr>
        <w:spacing w:after="0" w:line="360" w:lineRule="auto"/>
        <w:jc w:val="both"/>
        <w:rPr>
          <w:rFonts w:ascii="Arial" w:hAnsi="Arial" w:cs="Arial"/>
        </w:rPr>
      </w:pPr>
    </w:p>
    <w:p w14:paraId="61953D9B" w14:textId="03C49CF4" w:rsidR="002C3CE2" w:rsidRDefault="007C6558" w:rsidP="00FC5A1D">
      <w:pPr>
        <w:spacing w:after="0" w:line="360" w:lineRule="auto"/>
        <w:ind w:firstLine="709"/>
        <w:jc w:val="both"/>
        <w:rPr>
          <w:rFonts w:ascii="Arial" w:hAnsi="Arial" w:cs="Arial"/>
          <w:sz w:val="24"/>
          <w:szCs w:val="24"/>
        </w:rPr>
      </w:pPr>
      <w:r>
        <w:rPr>
          <w:rFonts w:ascii="Arial" w:hAnsi="Arial" w:cs="Arial"/>
          <w:sz w:val="24"/>
          <w:szCs w:val="24"/>
        </w:rPr>
        <w:t>O Quadro</w:t>
      </w:r>
      <w:r w:rsidR="005C3A51">
        <w:rPr>
          <w:rFonts w:ascii="Arial" w:hAnsi="Arial" w:cs="Arial"/>
          <w:sz w:val="24"/>
          <w:szCs w:val="24"/>
        </w:rPr>
        <w:t xml:space="preserve"> </w:t>
      </w:r>
      <w:r w:rsidR="002A1D02">
        <w:rPr>
          <w:rFonts w:ascii="Arial" w:hAnsi="Arial" w:cs="Arial"/>
          <w:sz w:val="24"/>
          <w:szCs w:val="24"/>
        </w:rPr>
        <w:t>23</w:t>
      </w:r>
      <w:r w:rsidR="005C3A51">
        <w:rPr>
          <w:rFonts w:ascii="Arial" w:hAnsi="Arial" w:cs="Arial"/>
          <w:sz w:val="24"/>
          <w:szCs w:val="24"/>
        </w:rPr>
        <w:t xml:space="preserve"> </w:t>
      </w:r>
      <w:r w:rsidR="00FC5A1D">
        <w:rPr>
          <w:rFonts w:ascii="Arial" w:hAnsi="Arial" w:cs="Arial"/>
          <w:sz w:val="24"/>
          <w:szCs w:val="24"/>
        </w:rPr>
        <w:t>mostra um resumo dos tipos e quantidades de diretrizes baseadas nos princípios do Desenho Universal, para a configuração de aplicativos móveis gerados neste processo e que serão utilizados para a proposição e implementação da biblioteca que proverá mecanismos aos desenvolvedores para o desenvolvimento de aplicativos para dispositivos móveis acessíveis e customizáveis.</w:t>
      </w:r>
    </w:p>
    <w:p w14:paraId="28C5FC08" w14:textId="77777777" w:rsidR="002C3CE2" w:rsidRDefault="002C3CE2">
      <w:pPr>
        <w:rPr>
          <w:rFonts w:ascii="Arial" w:hAnsi="Arial" w:cs="Arial"/>
          <w:sz w:val="24"/>
          <w:szCs w:val="24"/>
        </w:rPr>
      </w:pPr>
      <w:r>
        <w:rPr>
          <w:rFonts w:ascii="Arial" w:hAnsi="Arial" w:cs="Arial"/>
          <w:sz w:val="24"/>
          <w:szCs w:val="24"/>
        </w:rPr>
        <w:br w:type="page"/>
      </w:r>
    </w:p>
    <w:p w14:paraId="35695427" w14:textId="0BF9CB97" w:rsidR="00FC5A1D" w:rsidRPr="00F36E9A" w:rsidRDefault="00B107F4" w:rsidP="00B107F4">
      <w:pPr>
        <w:pStyle w:val="Legenda"/>
      </w:pPr>
      <w:bookmarkStart w:id="142" w:name="_Toc223367535"/>
      <w:r>
        <w:lastRenderedPageBreak/>
        <w:t xml:space="preserve">Quadro </w:t>
      </w:r>
      <w:fldSimple w:instr=" SEQ Quadro \* ARABIC ">
        <w:r>
          <w:rPr>
            <w:noProof/>
          </w:rPr>
          <w:t>23</w:t>
        </w:r>
      </w:fldSimple>
      <w:r>
        <w:t xml:space="preserve"> - </w:t>
      </w:r>
      <w:r w:rsidRPr="008857B3">
        <w:t>Resumo dos tipos de diretrizes geradas</w:t>
      </w:r>
      <w:r>
        <w:t>.</w:t>
      </w:r>
      <w:bookmarkEnd w:id="142"/>
    </w:p>
    <w:tbl>
      <w:tblPr>
        <w:tblStyle w:val="Tabelacomgrade"/>
        <w:tblW w:w="0" w:type="auto"/>
        <w:tblLook w:val="04A0" w:firstRow="1" w:lastRow="0" w:firstColumn="1" w:lastColumn="0" w:noHBand="0" w:noVBand="1"/>
      </w:tblPr>
      <w:tblGrid>
        <w:gridCol w:w="2831"/>
        <w:gridCol w:w="4252"/>
        <w:gridCol w:w="1458"/>
      </w:tblGrid>
      <w:tr w:rsidR="00FC5A1D" w14:paraId="0B695061" w14:textId="77777777" w:rsidTr="00E42B73">
        <w:tc>
          <w:tcPr>
            <w:tcW w:w="2831" w:type="dxa"/>
            <w:vAlign w:val="center"/>
          </w:tcPr>
          <w:p w14:paraId="24CE24C7" w14:textId="77777777" w:rsidR="00FC5A1D" w:rsidRDefault="00FC5A1D" w:rsidP="00E42B73">
            <w:pPr>
              <w:jc w:val="center"/>
              <w:rPr>
                <w:rFonts w:ascii="Arial" w:hAnsi="Arial" w:cs="Arial"/>
                <w:sz w:val="24"/>
                <w:szCs w:val="24"/>
              </w:rPr>
            </w:pPr>
          </w:p>
          <w:p w14:paraId="13659A25" w14:textId="77777777" w:rsidR="00FC5A1D" w:rsidRDefault="00FC5A1D" w:rsidP="00E42B73">
            <w:pPr>
              <w:jc w:val="center"/>
              <w:rPr>
                <w:rFonts w:ascii="Arial" w:hAnsi="Arial" w:cs="Arial"/>
                <w:sz w:val="24"/>
                <w:szCs w:val="24"/>
              </w:rPr>
            </w:pPr>
            <w:r w:rsidRPr="003224C2">
              <w:rPr>
                <w:rFonts w:ascii="Arial" w:hAnsi="Arial" w:cs="Arial"/>
                <w:sz w:val="24"/>
                <w:szCs w:val="24"/>
              </w:rPr>
              <w:t xml:space="preserve">Tipo de </w:t>
            </w:r>
            <w:r>
              <w:rPr>
                <w:rFonts w:ascii="Arial" w:hAnsi="Arial" w:cs="Arial"/>
                <w:sz w:val="24"/>
                <w:szCs w:val="24"/>
              </w:rPr>
              <w:t>Diretriz</w:t>
            </w:r>
          </w:p>
          <w:p w14:paraId="3BD74B98" w14:textId="77777777" w:rsidR="00FC5A1D" w:rsidRPr="003224C2" w:rsidRDefault="00FC5A1D" w:rsidP="00E42B73">
            <w:pPr>
              <w:jc w:val="center"/>
              <w:rPr>
                <w:rFonts w:ascii="Arial" w:hAnsi="Arial" w:cs="Arial"/>
                <w:sz w:val="24"/>
                <w:szCs w:val="24"/>
              </w:rPr>
            </w:pPr>
          </w:p>
        </w:tc>
        <w:tc>
          <w:tcPr>
            <w:tcW w:w="4252" w:type="dxa"/>
            <w:vAlign w:val="center"/>
          </w:tcPr>
          <w:p w14:paraId="4D7BCB01"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Descrição</w:t>
            </w:r>
          </w:p>
        </w:tc>
        <w:tc>
          <w:tcPr>
            <w:tcW w:w="1458" w:type="dxa"/>
            <w:vAlign w:val="center"/>
          </w:tcPr>
          <w:p w14:paraId="2127B577"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Quantidade</w:t>
            </w:r>
          </w:p>
        </w:tc>
      </w:tr>
      <w:tr w:rsidR="00FC5A1D" w14:paraId="24FC2E4F" w14:textId="77777777" w:rsidTr="00E42B73">
        <w:tc>
          <w:tcPr>
            <w:tcW w:w="2831" w:type="dxa"/>
          </w:tcPr>
          <w:p w14:paraId="623D4AEA" w14:textId="77777777" w:rsidR="00FC5A1D" w:rsidRPr="003224C2" w:rsidRDefault="00FC5A1D" w:rsidP="00E42B73">
            <w:pPr>
              <w:rPr>
                <w:rFonts w:ascii="Arial" w:hAnsi="Arial" w:cs="Arial"/>
                <w:sz w:val="24"/>
                <w:szCs w:val="24"/>
              </w:rPr>
            </w:pPr>
            <w:r w:rsidRPr="003224C2">
              <w:rPr>
                <w:rFonts w:ascii="Arial" w:hAnsi="Arial" w:cs="Arial"/>
                <w:sz w:val="24"/>
                <w:szCs w:val="24"/>
              </w:rPr>
              <w:t>Ambiente</w:t>
            </w:r>
          </w:p>
        </w:tc>
        <w:tc>
          <w:tcPr>
            <w:tcW w:w="4252" w:type="dxa"/>
          </w:tcPr>
          <w:p w14:paraId="646FDD41" w14:textId="77777777" w:rsidR="00FC5A1D" w:rsidRPr="003224C2" w:rsidRDefault="00FC5A1D" w:rsidP="00E42B73">
            <w:pPr>
              <w:rPr>
                <w:rFonts w:ascii="Arial" w:hAnsi="Arial" w:cs="Arial"/>
                <w:sz w:val="24"/>
                <w:szCs w:val="24"/>
              </w:rPr>
            </w:pPr>
            <w:r>
              <w:rPr>
                <w:rFonts w:ascii="Arial" w:hAnsi="Arial" w:cs="Arial"/>
                <w:sz w:val="24"/>
                <w:szCs w:val="24"/>
              </w:rPr>
              <w:t xml:space="preserve">Diretrizes relacionadas a </w:t>
            </w:r>
            <w:r w:rsidRPr="003224C2">
              <w:rPr>
                <w:rFonts w:ascii="Arial" w:hAnsi="Arial" w:cs="Arial"/>
                <w:sz w:val="24"/>
                <w:szCs w:val="24"/>
              </w:rPr>
              <w:t>configuração do ambiente:  cor, brilho, orientação de tela, idioma, etc.</w:t>
            </w:r>
          </w:p>
        </w:tc>
        <w:tc>
          <w:tcPr>
            <w:tcW w:w="1458" w:type="dxa"/>
            <w:vAlign w:val="center"/>
          </w:tcPr>
          <w:p w14:paraId="3287F62F"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11</w:t>
            </w:r>
          </w:p>
        </w:tc>
      </w:tr>
      <w:tr w:rsidR="00FC5A1D" w14:paraId="74B17B00" w14:textId="77777777" w:rsidTr="00E42B73">
        <w:tc>
          <w:tcPr>
            <w:tcW w:w="2831" w:type="dxa"/>
          </w:tcPr>
          <w:p w14:paraId="7989603E" w14:textId="77777777" w:rsidR="00FC5A1D" w:rsidRPr="003224C2" w:rsidRDefault="00FC5A1D" w:rsidP="00E42B73">
            <w:pPr>
              <w:rPr>
                <w:rFonts w:ascii="Arial" w:hAnsi="Arial" w:cs="Arial"/>
                <w:sz w:val="24"/>
                <w:szCs w:val="24"/>
              </w:rPr>
            </w:pPr>
            <w:r w:rsidRPr="003224C2">
              <w:rPr>
                <w:rFonts w:ascii="Arial" w:hAnsi="Arial" w:cs="Arial"/>
                <w:sz w:val="24"/>
                <w:szCs w:val="24"/>
              </w:rPr>
              <w:t>Texto</w:t>
            </w:r>
          </w:p>
        </w:tc>
        <w:tc>
          <w:tcPr>
            <w:tcW w:w="4252" w:type="dxa"/>
          </w:tcPr>
          <w:p w14:paraId="263E18AC" w14:textId="77777777" w:rsidR="00FC5A1D" w:rsidRPr="003224C2" w:rsidRDefault="00FC5A1D" w:rsidP="00E42B73">
            <w:pPr>
              <w:rPr>
                <w:rFonts w:ascii="Arial" w:hAnsi="Arial" w:cs="Arial"/>
                <w:sz w:val="24"/>
                <w:szCs w:val="24"/>
              </w:rPr>
            </w:pPr>
            <w:r>
              <w:rPr>
                <w:rFonts w:ascii="Arial" w:hAnsi="Arial" w:cs="Arial"/>
                <w:sz w:val="24"/>
                <w:szCs w:val="24"/>
              </w:rPr>
              <w:t>Diretrizes relacionadas a</w:t>
            </w:r>
            <w:r w:rsidRPr="003224C2">
              <w:rPr>
                <w:rFonts w:ascii="Arial" w:hAnsi="Arial" w:cs="Arial"/>
                <w:sz w:val="24"/>
                <w:szCs w:val="24"/>
              </w:rPr>
              <w:t xml:space="preserve"> configuração de elementos textuais: tipo da fonte, tamanho, contraste, espaçamento etc.</w:t>
            </w:r>
          </w:p>
        </w:tc>
        <w:tc>
          <w:tcPr>
            <w:tcW w:w="1458" w:type="dxa"/>
            <w:vAlign w:val="center"/>
          </w:tcPr>
          <w:p w14:paraId="3745328F"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6</w:t>
            </w:r>
          </w:p>
        </w:tc>
      </w:tr>
      <w:tr w:rsidR="00FC5A1D" w14:paraId="75C85EE3" w14:textId="77777777" w:rsidTr="00E42B73">
        <w:tc>
          <w:tcPr>
            <w:tcW w:w="2831" w:type="dxa"/>
          </w:tcPr>
          <w:p w14:paraId="57C8B425" w14:textId="77777777" w:rsidR="00FC5A1D" w:rsidRPr="003224C2" w:rsidRDefault="00FC5A1D" w:rsidP="00E42B73">
            <w:pPr>
              <w:rPr>
                <w:rFonts w:ascii="Arial" w:hAnsi="Arial" w:cs="Arial"/>
                <w:sz w:val="24"/>
                <w:szCs w:val="24"/>
              </w:rPr>
            </w:pPr>
            <w:r w:rsidRPr="003224C2">
              <w:rPr>
                <w:rFonts w:ascii="Arial" w:hAnsi="Arial" w:cs="Arial"/>
                <w:sz w:val="24"/>
                <w:szCs w:val="24"/>
              </w:rPr>
              <w:t>Som</w:t>
            </w:r>
          </w:p>
        </w:tc>
        <w:tc>
          <w:tcPr>
            <w:tcW w:w="4252" w:type="dxa"/>
          </w:tcPr>
          <w:p w14:paraId="49B3E71A" w14:textId="77777777" w:rsidR="00FC5A1D" w:rsidRPr="003224C2" w:rsidRDefault="00FC5A1D" w:rsidP="00E42B73">
            <w:pPr>
              <w:rPr>
                <w:rFonts w:ascii="Arial" w:hAnsi="Arial" w:cs="Arial"/>
                <w:sz w:val="24"/>
                <w:szCs w:val="24"/>
              </w:rPr>
            </w:pPr>
            <w:r>
              <w:rPr>
                <w:rFonts w:ascii="Arial" w:hAnsi="Arial" w:cs="Arial"/>
                <w:sz w:val="24"/>
                <w:szCs w:val="24"/>
              </w:rPr>
              <w:t>Diretrizes relacionadas a</w:t>
            </w:r>
            <w:r w:rsidRPr="003224C2">
              <w:rPr>
                <w:rFonts w:ascii="Arial" w:hAnsi="Arial" w:cs="Arial"/>
                <w:sz w:val="24"/>
                <w:szCs w:val="24"/>
              </w:rPr>
              <w:t xml:space="preserve"> configuração de som, leitor de tela e controle de áudio</w:t>
            </w:r>
          </w:p>
        </w:tc>
        <w:tc>
          <w:tcPr>
            <w:tcW w:w="1458" w:type="dxa"/>
            <w:vAlign w:val="center"/>
          </w:tcPr>
          <w:p w14:paraId="15B5AD5C"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15</w:t>
            </w:r>
          </w:p>
        </w:tc>
      </w:tr>
      <w:tr w:rsidR="00FC5A1D" w14:paraId="1B23C1AF" w14:textId="77777777" w:rsidTr="00E42B73">
        <w:tc>
          <w:tcPr>
            <w:tcW w:w="2831" w:type="dxa"/>
          </w:tcPr>
          <w:p w14:paraId="22ED1AB6" w14:textId="77777777" w:rsidR="00FC5A1D" w:rsidRPr="003224C2" w:rsidRDefault="00FC5A1D" w:rsidP="00E42B73">
            <w:pPr>
              <w:rPr>
                <w:rFonts w:ascii="Arial" w:hAnsi="Arial" w:cs="Arial"/>
                <w:sz w:val="24"/>
                <w:szCs w:val="24"/>
              </w:rPr>
            </w:pPr>
            <w:r w:rsidRPr="003224C2">
              <w:rPr>
                <w:rFonts w:ascii="Arial" w:hAnsi="Arial" w:cs="Arial"/>
                <w:sz w:val="24"/>
                <w:szCs w:val="24"/>
              </w:rPr>
              <w:t>Vídeo</w:t>
            </w:r>
          </w:p>
        </w:tc>
        <w:tc>
          <w:tcPr>
            <w:tcW w:w="4252" w:type="dxa"/>
          </w:tcPr>
          <w:p w14:paraId="7D266F7C" w14:textId="77777777" w:rsidR="00FC5A1D" w:rsidRPr="003224C2" w:rsidRDefault="00FC5A1D" w:rsidP="00E42B73">
            <w:pPr>
              <w:rPr>
                <w:rFonts w:ascii="Arial" w:hAnsi="Arial" w:cs="Arial"/>
                <w:sz w:val="24"/>
                <w:szCs w:val="24"/>
              </w:rPr>
            </w:pPr>
            <w:r>
              <w:rPr>
                <w:rFonts w:ascii="Arial" w:hAnsi="Arial" w:cs="Arial"/>
                <w:sz w:val="24"/>
                <w:szCs w:val="24"/>
              </w:rPr>
              <w:t xml:space="preserve">Diretrizes relacionadas a </w:t>
            </w:r>
            <w:r w:rsidRPr="003224C2">
              <w:rPr>
                <w:rFonts w:ascii="Arial" w:hAnsi="Arial" w:cs="Arial"/>
                <w:sz w:val="24"/>
                <w:szCs w:val="24"/>
              </w:rPr>
              <w:t>configuração de exibição de vídeos</w:t>
            </w:r>
          </w:p>
        </w:tc>
        <w:tc>
          <w:tcPr>
            <w:tcW w:w="1458" w:type="dxa"/>
            <w:vAlign w:val="center"/>
          </w:tcPr>
          <w:p w14:paraId="468FF12A"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7</w:t>
            </w:r>
          </w:p>
        </w:tc>
      </w:tr>
      <w:tr w:rsidR="00FC5A1D" w14:paraId="2F6FC0DC" w14:textId="77777777" w:rsidTr="00E42B73">
        <w:tc>
          <w:tcPr>
            <w:tcW w:w="2831" w:type="dxa"/>
          </w:tcPr>
          <w:p w14:paraId="45CA1FDB" w14:textId="77777777" w:rsidR="00FC5A1D" w:rsidRPr="003224C2" w:rsidRDefault="00FC5A1D" w:rsidP="00E42B73">
            <w:pPr>
              <w:rPr>
                <w:rFonts w:ascii="Arial" w:hAnsi="Arial" w:cs="Arial"/>
                <w:sz w:val="24"/>
                <w:szCs w:val="24"/>
              </w:rPr>
            </w:pPr>
            <w:r w:rsidRPr="003224C2">
              <w:rPr>
                <w:rFonts w:ascii="Arial" w:hAnsi="Arial" w:cs="Arial"/>
                <w:sz w:val="24"/>
                <w:szCs w:val="24"/>
              </w:rPr>
              <w:t>Zoom</w:t>
            </w:r>
          </w:p>
        </w:tc>
        <w:tc>
          <w:tcPr>
            <w:tcW w:w="4252" w:type="dxa"/>
          </w:tcPr>
          <w:p w14:paraId="7634E0C2" w14:textId="77777777" w:rsidR="00FC5A1D" w:rsidRPr="003224C2" w:rsidRDefault="00FC5A1D" w:rsidP="00E42B73">
            <w:pPr>
              <w:rPr>
                <w:rFonts w:ascii="Arial" w:hAnsi="Arial" w:cs="Arial"/>
                <w:sz w:val="24"/>
                <w:szCs w:val="24"/>
              </w:rPr>
            </w:pPr>
            <w:r>
              <w:rPr>
                <w:rFonts w:ascii="Arial" w:hAnsi="Arial" w:cs="Arial"/>
                <w:sz w:val="24"/>
                <w:szCs w:val="24"/>
              </w:rPr>
              <w:t xml:space="preserve">Diretrizes relacionadas </w:t>
            </w:r>
            <w:r w:rsidRPr="003224C2">
              <w:rPr>
                <w:rFonts w:ascii="Arial" w:hAnsi="Arial" w:cs="Arial"/>
                <w:sz w:val="24"/>
                <w:szCs w:val="24"/>
              </w:rPr>
              <w:t>ao controle de Zoom do aplicativo</w:t>
            </w:r>
          </w:p>
        </w:tc>
        <w:tc>
          <w:tcPr>
            <w:tcW w:w="1458" w:type="dxa"/>
            <w:vAlign w:val="center"/>
          </w:tcPr>
          <w:p w14:paraId="659F6843"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5</w:t>
            </w:r>
          </w:p>
        </w:tc>
      </w:tr>
      <w:tr w:rsidR="00FC5A1D" w14:paraId="5AF173F7" w14:textId="77777777" w:rsidTr="00E42B73">
        <w:tc>
          <w:tcPr>
            <w:tcW w:w="2831" w:type="dxa"/>
          </w:tcPr>
          <w:p w14:paraId="6D468EB0" w14:textId="77777777" w:rsidR="00FC5A1D" w:rsidRPr="003224C2" w:rsidRDefault="00FC5A1D" w:rsidP="00E42B73">
            <w:pPr>
              <w:rPr>
                <w:rFonts w:ascii="Arial" w:hAnsi="Arial" w:cs="Arial"/>
                <w:sz w:val="24"/>
                <w:szCs w:val="24"/>
              </w:rPr>
            </w:pPr>
            <w:r w:rsidRPr="003224C2">
              <w:rPr>
                <w:rFonts w:ascii="Arial" w:hAnsi="Arial" w:cs="Arial"/>
                <w:sz w:val="24"/>
                <w:szCs w:val="24"/>
              </w:rPr>
              <w:t>Entrada de Dados</w:t>
            </w:r>
          </w:p>
        </w:tc>
        <w:tc>
          <w:tcPr>
            <w:tcW w:w="4252" w:type="dxa"/>
          </w:tcPr>
          <w:p w14:paraId="46DCDCD0" w14:textId="77777777" w:rsidR="00FC5A1D" w:rsidRPr="003224C2" w:rsidRDefault="00FC5A1D" w:rsidP="00E42B73">
            <w:pPr>
              <w:rPr>
                <w:rFonts w:ascii="Arial" w:hAnsi="Arial" w:cs="Arial"/>
                <w:sz w:val="24"/>
                <w:szCs w:val="24"/>
              </w:rPr>
            </w:pPr>
            <w:r>
              <w:rPr>
                <w:rFonts w:ascii="Arial" w:hAnsi="Arial" w:cs="Arial"/>
                <w:sz w:val="24"/>
                <w:szCs w:val="24"/>
              </w:rPr>
              <w:t>Diretrizes relacionadas a</w:t>
            </w:r>
            <w:r w:rsidRPr="003224C2">
              <w:rPr>
                <w:rFonts w:ascii="Arial" w:hAnsi="Arial" w:cs="Arial"/>
                <w:sz w:val="24"/>
                <w:szCs w:val="24"/>
              </w:rPr>
              <w:t>o controle de entrada de dados do usuário</w:t>
            </w:r>
          </w:p>
        </w:tc>
        <w:tc>
          <w:tcPr>
            <w:tcW w:w="1458" w:type="dxa"/>
            <w:vAlign w:val="center"/>
          </w:tcPr>
          <w:p w14:paraId="2210008A"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12</w:t>
            </w:r>
          </w:p>
        </w:tc>
      </w:tr>
      <w:tr w:rsidR="00FC5A1D" w14:paraId="771EA033" w14:textId="77777777" w:rsidTr="00E42B73">
        <w:tc>
          <w:tcPr>
            <w:tcW w:w="2831" w:type="dxa"/>
          </w:tcPr>
          <w:p w14:paraId="7BFAAFA8" w14:textId="77777777" w:rsidR="00FC5A1D" w:rsidRPr="003224C2" w:rsidRDefault="00FC5A1D" w:rsidP="00E42B73">
            <w:pPr>
              <w:rPr>
                <w:rFonts w:ascii="Arial" w:hAnsi="Arial" w:cs="Arial"/>
                <w:sz w:val="24"/>
                <w:szCs w:val="24"/>
              </w:rPr>
            </w:pPr>
            <w:r w:rsidRPr="003224C2">
              <w:rPr>
                <w:rFonts w:ascii="Arial" w:hAnsi="Arial" w:cs="Arial"/>
                <w:sz w:val="24"/>
                <w:szCs w:val="24"/>
              </w:rPr>
              <w:t>Notificações e Alertas</w:t>
            </w:r>
          </w:p>
        </w:tc>
        <w:tc>
          <w:tcPr>
            <w:tcW w:w="4252" w:type="dxa"/>
          </w:tcPr>
          <w:p w14:paraId="5B31B392" w14:textId="77777777" w:rsidR="00FC5A1D" w:rsidRPr="003224C2" w:rsidRDefault="00FC5A1D" w:rsidP="00E42B73">
            <w:pPr>
              <w:rPr>
                <w:rFonts w:ascii="Arial" w:hAnsi="Arial" w:cs="Arial"/>
                <w:sz w:val="24"/>
                <w:szCs w:val="24"/>
              </w:rPr>
            </w:pPr>
            <w:r>
              <w:rPr>
                <w:rFonts w:ascii="Arial" w:hAnsi="Arial" w:cs="Arial"/>
                <w:sz w:val="24"/>
                <w:szCs w:val="24"/>
              </w:rPr>
              <w:t>Diretrizes relacionadas a</w:t>
            </w:r>
            <w:r w:rsidRPr="003224C2">
              <w:rPr>
                <w:rFonts w:ascii="Arial" w:hAnsi="Arial" w:cs="Arial"/>
                <w:sz w:val="24"/>
                <w:szCs w:val="24"/>
              </w:rPr>
              <w:t>o controle de notificações e alertas do aplicativo</w:t>
            </w:r>
          </w:p>
        </w:tc>
        <w:tc>
          <w:tcPr>
            <w:tcW w:w="1458" w:type="dxa"/>
            <w:vAlign w:val="center"/>
          </w:tcPr>
          <w:p w14:paraId="1CC2C57A"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3</w:t>
            </w:r>
          </w:p>
        </w:tc>
      </w:tr>
      <w:tr w:rsidR="00FC5A1D" w14:paraId="6D6E8393" w14:textId="77777777" w:rsidTr="00E42B73">
        <w:tc>
          <w:tcPr>
            <w:tcW w:w="2831" w:type="dxa"/>
          </w:tcPr>
          <w:p w14:paraId="6CF4BE49" w14:textId="77777777" w:rsidR="00FC5A1D" w:rsidRPr="003224C2" w:rsidRDefault="00FC5A1D" w:rsidP="00E42B73">
            <w:pPr>
              <w:rPr>
                <w:rFonts w:ascii="Arial" w:hAnsi="Arial" w:cs="Arial"/>
                <w:sz w:val="24"/>
                <w:szCs w:val="24"/>
              </w:rPr>
            </w:pPr>
            <w:r w:rsidRPr="003224C2">
              <w:rPr>
                <w:rFonts w:ascii="Arial" w:hAnsi="Arial" w:cs="Arial"/>
                <w:sz w:val="24"/>
                <w:szCs w:val="24"/>
              </w:rPr>
              <w:t>Gestos</w:t>
            </w:r>
          </w:p>
        </w:tc>
        <w:tc>
          <w:tcPr>
            <w:tcW w:w="4252" w:type="dxa"/>
          </w:tcPr>
          <w:p w14:paraId="0434D6CE" w14:textId="77777777" w:rsidR="00FC5A1D" w:rsidRPr="003224C2" w:rsidRDefault="00FC5A1D" w:rsidP="00E42B73">
            <w:pPr>
              <w:rPr>
                <w:rFonts w:ascii="Arial" w:hAnsi="Arial" w:cs="Arial"/>
                <w:sz w:val="24"/>
                <w:szCs w:val="24"/>
              </w:rPr>
            </w:pPr>
            <w:r>
              <w:rPr>
                <w:rFonts w:ascii="Arial" w:hAnsi="Arial" w:cs="Arial"/>
                <w:sz w:val="24"/>
                <w:szCs w:val="24"/>
              </w:rPr>
              <w:t>Diretrizes relacionadas ao</w:t>
            </w:r>
            <w:r w:rsidRPr="003224C2">
              <w:rPr>
                <w:rFonts w:ascii="Arial" w:hAnsi="Arial" w:cs="Arial"/>
                <w:sz w:val="24"/>
                <w:szCs w:val="24"/>
              </w:rPr>
              <w:t xml:space="preserve"> controle do aplicativo através de gestos</w:t>
            </w:r>
          </w:p>
        </w:tc>
        <w:tc>
          <w:tcPr>
            <w:tcW w:w="1458" w:type="dxa"/>
            <w:vAlign w:val="center"/>
          </w:tcPr>
          <w:p w14:paraId="7A21600B"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1</w:t>
            </w:r>
          </w:p>
        </w:tc>
      </w:tr>
    </w:tbl>
    <w:p w14:paraId="4E7F28E0" w14:textId="361B4F9F" w:rsidR="00E70FB2" w:rsidRDefault="00E70FB2" w:rsidP="00E70FB2">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661C17D1" w14:textId="77777777" w:rsidR="00FC5A1D" w:rsidRPr="00814D97" w:rsidRDefault="00FC5A1D" w:rsidP="00FC5A1D">
      <w:pPr>
        <w:spacing w:after="0" w:line="360" w:lineRule="auto"/>
        <w:ind w:firstLine="363"/>
        <w:jc w:val="both"/>
        <w:rPr>
          <w:rFonts w:ascii="Arial" w:hAnsi="Arial" w:cs="Arial"/>
          <w:sz w:val="18"/>
          <w:szCs w:val="18"/>
        </w:rPr>
      </w:pPr>
    </w:p>
    <w:p w14:paraId="1C0C29A8" w14:textId="77777777" w:rsidR="00D84972" w:rsidRDefault="00641FF0" w:rsidP="0018221E">
      <w:pPr>
        <w:spacing w:after="0" w:line="360" w:lineRule="auto"/>
        <w:ind w:firstLine="708"/>
        <w:jc w:val="both"/>
        <w:rPr>
          <w:rFonts w:ascii="Arial" w:hAnsi="Arial" w:cs="Arial"/>
          <w:color w:val="000000" w:themeColor="text1"/>
          <w:sz w:val="24"/>
          <w:szCs w:val="24"/>
        </w:rPr>
      </w:pPr>
      <w:r w:rsidRPr="00641FF0">
        <w:rPr>
          <w:rFonts w:ascii="Arial" w:hAnsi="Arial" w:cs="Arial"/>
          <w:color w:val="000000" w:themeColor="text1"/>
          <w:sz w:val="24"/>
          <w:szCs w:val="24"/>
        </w:rPr>
        <w:t xml:space="preserve">A consolidação das diretrizes apresentadas nos Quadros </w:t>
      </w:r>
      <w:r w:rsidR="002A1D02">
        <w:rPr>
          <w:rFonts w:ascii="Arial" w:hAnsi="Arial" w:cs="Arial"/>
          <w:color w:val="000000" w:themeColor="text1"/>
          <w:sz w:val="24"/>
          <w:szCs w:val="24"/>
        </w:rPr>
        <w:t>15</w:t>
      </w:r>
      <w:r w:rsidRPr="00641FF0">
        <w:rPr>
          <w:rFonts w:ascii="Arial" w:hAnsi="Arial" w:cs="Arial"/>
          <w:color w:val="000000" w:themeColor="text1"/>
          <w:sz w:val="24"/>
          <w:szCs w:val="24"/>
        </w:rPr>
        <w:t xml:space="preserve"> a </w:t>
      </w:r>
      <w:r w:rsidR="002A1D02">
        <w:rPr>
          <w:rFonts w:ascii="Arial" w:hAnsi="Arial" w:cs="Arial"/>
          <w:color w:val="000000" w:themeColor="text1"/>
          <w:sz w:val="24"/>
          <w:szCs w:val="24"/>
        </w:rPr>
        <w:t>23</w:t>
      </w:r>
      <w:r w:rsidRPr="00641FF0">
        <w:rPr>
          <w:rFonts w:ascii="Arial" w:hAnsi="Arial" w:cs="Arial"/>
          <w:color w:val="000000" w:themeColor="text1"/>
          <w:sz w:val="24"/>
          <w:szCs w:val="24"/>
        </w:rPr>
        <w:t xml:space="preserve"> evidencia que o processo de análise e sistematização permitiu ampliar e reorganizar, de forma consistente, o conjunto de configurações de acessibilidade aplicáveis a aplicativos móveis. O resultado desse processo é um conjunto estruturado de diretrizes que abrange diferentes dimensões da interação, contemplando desde aspectos gerais de ambiente e apresentação da informação até mecanismos específicos de entrada, notificação e controle por gestos. Fundamentadas nos princípios do Desenho Universal, essas diretrizes não se restringem a perfis específicos de usuários ou tipos de deficiência, mas buscam atender à diversidade de necessidades e contextos de uso. </w:t>
      </w:r>
    </w:p>
    <w:p w14:paraId="0853BC49" w14:textId="5E41C414" w:rsidR="00062AC3" w:rsidRDefault="00641FF0" w:rsidP="0018221E">
      <w:pPr>
        <w:spacing w:after="0" w:line="360" w:lineRule="auto"/>
        <w:ind w:firstLine="708"/>
        <w:jc w:val="both"/>
        <w:rPr>
          <w:rFonts w:ascii="Arial" w:hAnsi="Arial" w:cs="Arial"/>
          <w:color w:val="000000" w:themeColor="text1"/>
          <w:sz w:val="24"/>
          <w:szCs w:val="24"/>
        </w:rPr>
      </w:pPr>
      <w:r w:rsidRPr="00641FF0">
        <w:rPr>
          <w:rFonts w:ascii="Arial" w:hAnsi="Arial" w:cs="Arial"/>
          <w:color w:val="000000" w:themeColor="text1"/>
          <w:sz w:val="24"/>
          <w:szCs w:val="24"/>
        </w:rPr>
        <w:t>Esse conjunto sistematizado fornece a base conceitual e técnica para a proposição da biblioteca de software apresentada nas seções subsequentes, a qual, e</w:t>
      </w:r>
      <w:r w:rsidR="005B5D43">
        <w:rPr>
          <w:rFonts w:ascii="Arial" w:hAnsi="Arial" w:cs="Arial"/>
          <w:color w:val="000000" w:themeColor="text1"/>
          <w:sz w:val="24"/>
          <w:szCs w:val="24"/>
        </w:rPr>
        <w:t>nquanto biblioteca de software funcional</w:t>
      </w:r>
      <w:r w:rsidRPr="00641FF0">
        <w:rPr>
          <w:rFonts w:ascii="Arial" w:hAnsi="Arial" w:cs="Arial"/>
          <w:color w:val="000000" w:themeColor="text1"/>
          <w:sz w:val="24"/>
          <w:szCs w:val="24"/>
        </w:rPr>
        <w:t>, implementa um subconjunto dessas diretrizes, selecionadas com o objetivo de demonstrar a viabilidade técnica, a aplicabilidade prática e o potencial de reutilização da abordagem proposta no desenvolvimento de aplicativos móveis acessíveis e customizáveis.</w:t>
      </w:r>
      <w:r w:rsidR="00062AC3">
        <w:rPr>
          <w:rFonts w:ascii="Arial" w:hAnsi="Arial" w:cs="Arial"/>
          <w:color w:val="000000" w:themeColor="text1"/>
          <w:sz w:val="24"/>
          <w:szCs w:val="24"/>
        </w:rPr>
        <w:br w:type="page"/>
      </w:r>
    </w:p>
    <w:p w14:paraId="1820125B" w14:textId="0EBF0F2D" w:rsidR="0097756A" w:rsidRDefault="0097756A" w:rsidP="0097756A">
      <w:pPr>
        <w:pStyle w:val="Ttulo1"/>
        <w:rPr>
          <w:color w:val="000000" w:themeColor="text1"/>
        </w:rPr>
      </w:pPr>
      <w:bookmarkStart w:id="143" w:name="_Toc223367636"/>
      <w:r>
        <w:lastRenderedPageBreak/>
        <w:t>BIBLIOTECA MOBILEDU</w:t>
      </w:r>
      <w:bookmarkEnd w:id="143"/>
    </w:p>
    <w:p w14:paraId="6C6B2981" w14:textId="77777777" w:rsidR="00901CCB" w:rsidRPr="00814D97" w:rsidRDefault="00901CCB" w:rsidP="00901CCB">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Este capítulo apresenta a concepção, o desenvolvimento e a estrutura arquitetural da biblioteca MobileDU, proposta como materialização técnica das diretrizes sistematizadas no capítulo anterior. Enquanto o Capítulo 3 concentrou-se na identificação, consolidação e organização conceitual das diretrizes de acessibilidade fundamentadas nos princípios do Desenho Universal, o presente capítulo descreve o processo metodológico adotado para sua operacionalização em forma de artefato tecnológico reutilizável.</w:t>
      </w:r>
    </w:p>
    <w:p w14:paraId="66242D2D" w14:textId="77777777" w:rsidR="00901CCB" w:rsidRPr="00901CCB" w:rsidRDefault="00901CCB" w:rsidP="00901CCB">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A elaboração da biblioteca é compreendida, neste trabalho, como parte integrante do processo de investigação científica, na medida em que a construção e análise do artefato constituem mecanismos de produção de conhecimento sobre a viabilidade técnica de incorporar diretrizes de acessibilidade ao desenvolvimento de aplicações móveis. Assim, a MobileDU não é apresentada apenas como produto técnico, mas como resultado de um percurso metodológico estruturado, orientado à construção e avaliação de um artefato de pesquisa.</w:t>
      </w:r>
    </w:p>
    <w:p w14:paraId="69C9E63C" w14:textId="6559BE62" w:rsidR="00986D7E" w:rsidRPr="00DD0548" w:rsidRDefault="00986D7E" w:rsidP="00523255">
      <w:pPr>
        <w:pStyle w:val="Ttulo2"/>
      </w:pPr>
      <w:bookmarkStart w:id="144" w:name="_Toc223367637"/>
      <w:bookmarkStart w:id="145" w:name="_Hlk217056701"/>
      <w:bookmarkStart w:id="146" w:name="_Hlk216885735"/>
      <w:r>
        <w:t>M</w:t>
      </w:r>
      <w:r w:rsidR="00843B6A">
        <w:t>etodologia para elaboração da Biblioteca MobileDU</w:t>
      </w:r>
      <w:bookmarkEnd w:id="144"/>
    </w:p>
    <w:p w14:paraId="02B7260E" w14:textId="4F017338" w:rsidR="00154095" w:rsidRDefault="00506771" w:rsidP="00154095">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A</w:t>
      </w:r>
      <w:r w:rsidR="00154095" w:rsidRPr="006A6526">
        <w:rPr>
          <w:rFonts w:ascii="Arial" w:hAnsi="Arial" w:cs="Arial"/>
          <w:sz w:val="24"/>
          <w:szCs w:val="24"/>
        </w:rPr>
        <w:t xml:space="preserve"> metodologia adotada para a elaboração da biblioteca MobileDU, </w:t>
      </w:r>
      <w:r>
        <w:rPr>
          <w:rFonts w:ascii="Arial" w:hAnsi="Arial" w:cs="Arial"/>
          <w:sz w:val="24"/>
          <w:szCs w:val="24"/>
        </w:rPr>
        <w:t xml:space="preserve">foi </w:t>
      </w:r>
      <w:r w:rsidR="00154095" w:rsidRPr="006A6526">
        <w:rPr>
          <w:rFonts w:ascii="Arial" w:hAnsi="Arial" w:cs="Arial"/>
          <w:sz w:val="24"/>
          <w:szCs w:val="24"/>
        </w:rPr>
        <w:t xml:space="preserve">concebida a partir dos princípios do Desenho Universal e da acessibilidade digital aplicados ao desenvolvimento de aplicativos móveis. </w:t>
      </w:r>
      <w:r>
        <w:rPr>
          <w:rFonts w:ascii="Arial" w:hAnsi="Arial" w:cs="Arial"/>
          <w:sz w:val="24"/>
          <w:szCs w:val="24"/>
        </w:rPr>
        <w:t>F</w:t>
      </w:r>
      <w:r w:rsidR="00154095" w:rsidRPr="006A6526">
        <w:rPr>
          <w:rFonts w:ascii="Arial" w:hAnsi="Arial" w:cs="Arial"/>
          <w:sz w:val="24"/>
          <w:szCs w:val="24"/>
        </w:rPr>
        <w:t>oi estruturada com o propósito de explicitar, de forma sistemática, o percurso seguido para a proposição, modelagem, implementação e preparação de um artefato tecnológico, caracterizando o processo de construção da biblioteca como objeto de pesquisa.</w:t>
      </w:r>
    </w:p>
    <w:p w14:paraId="28BA0A3D" w14:textId="4459AB62" w:rsidR="007514E3" w:rsidRPr="007514E3" w:rsidRDefault="007514E3" w:rsidP="0097756A">
      <w:pPr>
        <w:pStyle w:val="Ttulo3"/>
      </w:pPr>
      <w:bookmarkStart w:id="147" w:name="_Toc223367638"/>
      <w:r w:rsidRPr="007514E3">
        <w:t>Natureza e abordagem da pesquisa</w:t>
      </w:r>
      <w:bookmarkEnd w:id="147"/>
    </w:p>
    <w:p w14:paraId="10F66B16" w14:textId="77777777" w:rsidR="00154095" w:rsidRPr="006A6526"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A pesquisa desenvolvida enquadra-se como aplicada, uma vez que tem como finalidade a proposição de uma solução tecnológica voltada à mitigação de um problema concreto no contexto do desenvolvimento de aplicativos móveis acessíveis. Do ponto de vista metodológico, assume caráter qualitativo e tecnológico, pois envolve análise conceitual, decisões de projeto, definição arquitetural e desenvolvimento de software, sem a pretensão de realizar generalizações estatísticas.</w:t>
      </w:r>
    </w:p>
    <w:p w14:paraId="5876DCE5" w14:textId="77777777" w:rsidR="00154095"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lastRenderedPageBreak/>
        <w:t>A investigação insere-se no campo de pesquisas orientadas à construção de artefatos, nas quais o conhecimento é produzido a partir do processo de concepção, desenvolvimento e análise de uma solução tecnológica.</w:t>
      </w:r>
    </w:p>
    <w:p w14:paraId="1B583BCC" w14:textId="501F7B60" w:rsidR="00901CCB" w:rsidRPr="00814D97" w:rsidRDefault="00901CCB" w:rsidP="00901CCB">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Essa abordagem encontra respaldo na literatura sobre Design Science Research (DSR), que caracteriza pesquisas orientadas à construção de artefatos como aquelas que buscam gerar conhecimento científico por meio da concepção, desenvolvimento e avaliação de soluções tecnológicas destinadas à resolução de problemas identificados na prática (</w:t>
      </w:r>
      <w:r w:rsidR="00EB60CB" w:rsidRPr="00814D97">
        <w:rPr>
          <w:rFonts w:ascii="Arial" w:hAnsi="Arial" w:cs="Arial"/>
          <w:sz w:val="24"/>
          <w:szCs w:val="24"/>
        </w:rPr>
        <w:t xml:space="preserve">Hevner </w:t>
      </w:r>
      <w:r w:rsidR="0039157E" w:rsidRPr="0039157E">
        <w:rPr>
          <w:rFonts w:ascii="Arial" w:hAnsi="Arial" w:cs="Arial"/>
          <w:i/>
          <w:sz w:val="24"/>
          <w:szCs w:val="24"/>
        </w:rPr>
        <w:t>et al.</w:t>
      </w:r>
      <w:r w:rsidRPr="00814D97">
        <w:rPr>
          <w:rFonts w:ascii="Arial" w:hAnsi="Arial" w:cs="Arial"/>
          <w:sz w:val="24"/>
          <w:szCs w:val="24"/>
        </w:rPr>
        <w:t xml:space="preserve">, 2004). De forma complementar, Peffers </w:t>
      </w:r>
      <w:r w:rsidR="0039157E" w:rsidRPr="0039157E">
        <w:rPr>
          <w:rFonts w:ascii="Arial" w:hAnsi="Arial" w:cs="Arial"/>
          <w:i/>
          <w:sz w:val="24"/>
          <w:szCs w:val="24"/>
        </w:rPr>
        <w:t>et al.</w:t>
      </w:r>
      <w:r w:rsidRPr="00814D97">
        <w:rPr>
          <w:rFonts w:ascii="Arial" w:hAnsi="Arial" w:cs="Arial"/>
          <w:sz w:val="24"/>
          <w:szCs w:val="24"/>
        </w:rPr>
        <w:t xml:space="preserve"> (2007) propõem um modelo processual para pesquisas em DSR que contempla etapas como identificação do problema, definição de objetivos da solução, projeto e desenvolvimento, demonstração e avaliação do artefato.</w:t>
      </w:r>
    </w:p>
    <w:p w14:paraId="22FAC4C6" w14:textId="77777777" w:rsidR="00901CCB" w:rsidRPr="00814D97" w:rsidRDefault="00901CCB" w:rsidP="00901CCB">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Embora o presente estudo não adote formalmente um modelo prescritivo específico de DSR, sua organização metodológica apresenta convergência com esses princípios, ao articular sistematização conceitual das diretrizes, modelagem arquitetural, desenvolvimento incremental da biblioteca e posterior avaliação empírica.</w:t>
      </w:r>
    </w:p>
    <w:p w14:paraId="095B943C" w14:textId="4FE0EF63" w:rsidR="00901CCB" w:rsidRPr="00901CCB" w:rsidRDefault="00901CCB" w:rsidP="00901CCB">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No que se refere à abordagem incremental e iterativa adotada, tal escolha encontra respaldo na literatura de engenharia de software, que destaca o desenvolvimento incremental como estratégia adequada para projetos em que requisitos podem evoluir ao longo do processo e ajustes sucessivos são necessários para refinamento da solução (</w:t>
      </w:r>
      <w:r w:rsidR="00EB60CB" w:rsidRPr="00814D97">
        <w:rPr>
          <w:rFonts w:ascii="Arial" w:hAnsi="Arial" w:cs="Arial"/>
          <w:sz w:val="24"/>
          <w:szCs w:val="24"/>
        </w:rPr>
        <w:t>Pressman</w:t>
      </w:r>
      <w:r w:rsidRPr="00814D97">
        <w:rPr>
          <w:rFonts w:ascii="Arial" w:hAnsi="Arial" w:cs="Arial"/>
          <w:sz w:val="24"/>
          <w:szCs w:val="24"/>
        </w:rPr>
        <w:t xml:space="preserve">; </w:t>
      </w:r>
      <w:r w:rsidR="00EB60CB" w:rsidRPr="00814D97">
        <w:rPr>
          <w:rFonts w:ascii="Arial" w:hAnsi="Arial" w:cs="Arial"/>
          <w:sz w:val="24"/>
          <w:szCs w:val="24"/>
        </w:rPr>
        <w:t>Maxim</w:t>
      </w:r>
      <w:r w:rsidRPr="00814D97">
        <w:rPr>
          <w:rFonts w:ascii="Arial" w:hAnsi="Arial" w:cs="Arial"/>
          <w:sz w:val="24"/>
          <w:szCs w:val="24"/>
        </w:rPr>
        <w:t xml:space="preserve">, 2016; </w:t>
      </w:r>
      <w:r w:rsidR="00EB60CB" w:rsidRPr="00814D97">
        <w:rPr>
          <w:rFonts w:ascii="Arial" w:hAnsi="Arial" w:cs="Arial"/>
          <w:sz w:val="24"/>
          <w:szCs w:val="24"/>
        </w:rPr>
        <w:t>Sommerville</w:t>
      </w:r>
      <w:r w:rsidRPr="00814D97">
        <w:rPr>
          <w:rFonts w:ascii="Arial" w:hAnsi="Arial" w:cs="Arial"/>
          <w:sz w:val="24"/>
          <w:szCs w:val="24"/>
        </w:rPr>
        <w:t>, 2019).</w:t>
      </w:r>
    </w:p>
    <w:p w14:paraId="630515FB" w14:textId="77777777" w:rsidR="00154095" w:rsidRPr="006A6526"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CE47F0">
        <w:rPr>
          <w:rFonts w:ascii="Arial" w:hAnsi="Arial" w:cs="Arial"/>
          <w:sz w:val="24"/>
          <w:szCs w:val="24"/>
        </w:rPr>
        <w:t>No contexto desta pesquisa aplicada e orientada à construção de artefatos, a biblioteca MobileDU foi concebida como a materialização técnica das diretrizes de acessibilidade e Desenho Universal sistematizadas ao longo do trabalho.</w:t>
      </w:r>
    </w:p>
    <w:p w14:paraId="51E5C3AA" w14:textId="77777777" w:rsidR="007514E3" w:rsidRPr="007514E3" w:rsidRDefault="007514E3" w:rsidP="0097756A">
      <w:pPr>
        <w:pStyle w:val="Ttulo3"/>
      </w:pPr>
      <w:bookmarkStart w:id="148" w:name="_Toc223367639"/>
      <w:r w:rsidRPr="007514E3">
        <w:t>Visão geral da metodologia adotada</w:t>
      </w:r>
      <w:bookmarkEnd w:id="148"/>
    </w:p>
    <w:bookmarkEnd w:id="145"/>
    <w:p w14:paraId="135D8018" w14:textId="77777777" w:rsidR="00154095" w:rsidRPr="006A6526"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Para a elaboração da MobileDU, adotou-se uma abordagem incremental e iterativa, adequada às características do desenvolvimento de software e à natureza exploratória da pesquisa. Essa abordagem possibilitou a construção progressiva da biblioteca, permitindo revisões e ajustes contínuos ao longo do processo, à medida que novas necessidades e decisões projetuais eram identificadas.</w:t>
      </w:r>
    </w:p>
    <w:p w14:paraId="0507CB9A" w14:textId="60AB43CF" w:rsidR="00154095" w:rsidRPr="00C70270"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C70270">
        <w:rPr>
          <w:rFonts w:ascii="Arial" w:hAnsi="Arial" w:cs="Arial"/>
          <w:sz w:val="24"/>
          <w:szCs w:val="24"/>
        </w:rPr>
        <w:t xml:space="preserve">As etapas da metodologia adotada neste trabalho estão sintetizadas na </w:t>
      </w:r>
      <w:r w:rsidR="0036122A">
        <w:rPr>
          <w:rFonts w:ascii="Arial" w:hAnsi="Arial" w:cs="Arial"/>
          <w:sz w:val="24"/>
          <w:szCs w:val="24"/>
        </w:rPr>
        <w:t xml:space="preserve">Figura 17, </w:t>
      </w:r>
      <w:r w:rsidRPr="00C70270">
        <w:rPr>
          <w:rFonts w:ascii="Arial" w:hAnsi="Arial" w:cs="Arial"/>
          <w:sz w:val="24"/>
          <w:szCs w:val="24"/>
        </w:rPr>
        <w:t xml:space="preserve">a qual apresenta, de forma estruturada, o encadeamento das atividades realizadas desde a definição dos requisitos até a preparação para a validação da solução proposta. As etapas ilustradas nessa figura não correspondem à adoção formal de um </w:t>
      </w:r>
      <w:r w:rsidRPr="00C70270">
        <w:rPr>
          <w:rFonts w:ascii="Arial" w:hAnsi="Arial" w:cs="Arial"/>
          <w:sz w:val="24"/>
          <w:szCs w:val="24"/>
        </w:rPr>
        <w:lastRenderedPageBreak/>
        <w:t>modelo específico de processo de desenvolvimento de software, como modelos tradicionais ou metodologias ágeis, mas representam uma organização metodológica das atividades necessárias à proposição, construção e avaliação de um artefato de pesquisa, neste caso, uma biblioteca de software voltada à acessibilidade em aplicativos móveis.</w:t>
      </w:r>
    </w:p>
    <w:p w14:paraId="171A83E0" w14:textId="77777777" w:rsidR="00154095"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0B0583">
        <w:rPr>
          <w:rFonts w:ascii="Arial" w:hAnsi="Arial" w:cs="Arial"/>
          <w:sz w:val="24"/>
          <w:szCs w:val="24"/>
        </w:rPr>
        <w:t>Essa organização metodológica sistematiza as atividades realizadas na proposição, no desenvolvimento e na preparação da MobileDU para avaliação, explicitando o encadeamento lógico entre definição do problema, especificação de requisitos, decisões arquiteturais, implementação incremental e testes iniciais. Ressalta-se que o objetivo desta estrutura é descrever, com transparência, o percurso adotado para a construção do artefato, e não caracterizar a pesquisa como aderente, de forma estrita, a um método específico de pesquisa orientada a design.</w:t>
      </w:r>
    </w:p>
    <w:p w14:paraId="173E5752" w14:textId="77777777" w:rsidR="007532C4" w:rsidRDefault="007532C4" w:rsidP="00A20A60">
      <w:pPr>
        <w:pStyle w:val="Legenda"/>
      </w:pPr>
    </w:p>
    <w:p w14:paraId="629D62D9" w14:textId="30E5F244" w:rsidR="007532C4" w:rsidRPr="007532C4" w:rsidRDefault="007C6558" w:rsidP="00A20A60">
      <w:pPr>
        <w:pStyle w:val="Legenda"/>
      </w:pPr>
      <w:bookmarkStart w:id="149" w:name="_Ref174203724"/>
      <w:r>
        <w:t xml:space="preserve"> </w:t>
      </w:r>
      <w:bookmarkStart w:id="150" w:name="_Toc223367413"/>
      <w:r w:rsidR="007532C4" w:rsidRPr="007532C4">
        <w:t xml:space="preserve">Figura </w:t>
      </w:r>
      <w:fldSimple w:instr=" SEQ Figura \* ARABIC ">
        <w:r w:rsidR="00F06553">
          <w:rPr>
            <w:noProof/>
          </w:rPr>
          <w:t>17</w:t>
        </w:r>
      </w:fldSimple>
      <w:bookmarkEnd w:id="149"/>
      <w:r w:rsidR="007532C4" w:rsidRPr="007532C4">
        <w:t xml:space="preserve"> - Etapas da Metodologia para elaboração d</w:t>
      </w:r>
      <w:r w:rsidR="002A66A2">
        <w:t>a biblioteca MobileDU</w:t>
      </w:r>
      <w:bookmarkEnd w:id="150"/>
    </w:p>
    <w:p w14:paraId="468BCDB7" w14:textId="4EE19B64" w:rsidR="00BF43E7" w:rsidRDefault="00BF43E7" w:rsidP="00BF43E7">
      <w:pPr>
        <w:rPr>
          <w:b/>
          <w:bCs/>
        </w:rPr>
      </w:pPr>
      <w:r>
        <w:rPr>
          <w:b/>
          <w:bCs/>
          <w:noProof/>
        </w:rPr>
        <w:drawing>
          <wp:inline distT="0" distB="0" distL="0" distR="0" wp14:anchorId="4E5B69A3" wp14:editId="3C426A0B">
            <wp:extent cx="5400040" cy="3150235"/>
            <wp:effectExtent l="38100" t="0" r="67310" b="0"/>
            <wp:docPr id="1987120265" name="Diagrama 1" descr="Figura com as etapas da Metodologia para elaboração da biblioteca Mobile DU que serão descritas posteriormente - Definição de Requisitos, Modelagem da Biblioteca, Desenvolvimento da Biblioteca, Prototipagem e Implementação, Testes e Validação e Análise de Resultados e Refinam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5013E118" w14:textId="2865C02E" w:rsidR="00C11AFB" w:rsidRDefault="00C11AFB" w:rsidP="00C11AFB">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347A81FB" w14:textId="79E4B75A" w:rsidR="00E63651" w:rsidRDefault="00E63651">
      <w:pPr>
        <w:rPr>
          <w:rFonts w:ascii="Arial" w:hAnsi="Arial" w:cs="Arial"/>
          <w:b/>
          <w:bCs/>
          <w:sz w:val="24"/>
          <w:szCs w:val="24"/>
        </w:rPr>
      </w:pPr>
      <w:r>
        <w:br w:type="page"/>
      </w:r>
    </w:p>
    <w:p w14:paraId="58DE84C5" w14:textId="4A34ED4B" w:rsidR="00E32381" w:rsidRDefault="00E32381" w:rsidP="0097756A">
      <w:pPr>
        <w:pStyle w:val="Ttulo3"/>
      </w:pPr>
      <w:bookmarkStart w:id="151" w:name="_Toc223367640"/>
      <w:r>
        <w:lastRenderedPageBreak/>
        <w:t>Ambiente, plataforma e tecnologias adotadas</w:t>
      </w:r>
      <w:bookmarkEnd w:id="151"/>
    </w:p>
    <w:p w14:paraId="3AAB7904" w14:textId="6099952A" w:rsidR="00154095" w:rsidRDefault="00154095" w:rsidP="00154095">
      <w:pPr>
        <w:pBdr>
          <w:top w:val="nil"/>
          <w:left w:val="nil"/>
          <w:bottom w:val="nil"/>
          <w:right w:val="nil"/>
          <w:between w:val="nil"/>
        </w:pBdr>
        <w:spacing w:after="0" w:line="360" w:lineRule="auto"/>
        <w:ind w:firstLine="709"/>
        <w:jc w:val="both"/>
        <w:rPr>
          <w:ins w:id="152" w:author="Juliana Cristina Braga" w:date="2026-01-10T09:41:00Z" w16du:dateUtc="2026-01-10T12:41:00Z"/>
          <w:rFonts w:ascii="Arial" w:hAnsi="Arial" w:cs="Arial"/>
          <w:sz w:val="24"/>
          <w:szCs w:val="24"/>
        </w:rPr>
      </w:pPr>
      <w:r w:rsidRPr="00E32381">
        <w:rPr>
          <w:rFonts w:ascii="Arial" w:hAnsi="Arial" w:cs="Arial"/>
          <w:sz w:val="24"/>
          <w:szCs w:val="24"/>
        </w:rPr>
        <w:t>No que se refere às decisões técnicas que sustentaram a execução da metodologia, a biblioteca MobileDU foi desenvolvida para a plataforma Android, considerando sua ampla adoção no mercado de dispositivos móveis, sua relevância no contexto de aplicativos móveis e o fato de ser o sistema operacional utilizado por mais de 70% dos smartphones em uso atualmente (</w:t>
      </w:r>
      <w:r w:rsidR="00EB60CB" w:rsidRPr="00E32381">
        <w:rPr>
          <w:rFonts w:ascii="Arial" w:hAnsi="Arial" w:cs="Arial"/>
          <w:sz w:val="24"/>
          <w:szCs w:val="24"/>
        </w:rPr>
        <w:t>Statcounter</w:t>
      </w:r>
      <w:r w:rsidRPr="00E32381">
        <w:rPr>
          <w:rFonts w:ascii="Arial" w:hAnsi="Arial" w:cs="Arial"/>
          <w:sz w:val="24"/>
          <w:szCs w:val="24"/>
        </w:rPr>
        <w:t xml:space="preserve">, 2023). </w:t>
      </w:r>
    </w:p>
    <w:p w14:paraId="5F4E5110" w14:textId="77777777" w:rsidR="00154095" w:rsidRPr="00E32381"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E32381">
        <w:rPr>
          <w:rFonts w:ascii="Arial" w:hAnsi="Arial" w:cs="Arial"/>
          <w:sz w:val="24"/>
          <w:szCs w:val="24"/>
        </w:rPr>
        <w:t>Essa escolha metodológica possibilitou avaliar a proposta em um ambiente representativo e amplamente difundido, além de se justificar pela disponibilidade de recursos voltados à acessibilidade em nível de sistema operacional, pela existência de documentação técnica consolidada, por comunidades ativas de desenvolvedores e pelo suporte contínuo à evolução das Interfaces de Programação de Aplicações (APIs) relacionadas à acessibilidade.</w:t>
      </w:r>
    </w:p>
    <w:p w14:paraId="5A88BF02" w14:textId="69C4C2AC" w:rsidR="00154095" w:rsidRPr="00C70270"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C70270">
        <w:rPr>
          <w:rFonts w:ascii="Arial" w:hAnsi="Arial" w:cs="Arial"/>
          <w:sz w:val="24"/>
          <w:szCs w:val="24"/>
        </w:rPr>
        <w:t>A linguagem de programação Kotlin foi adotada por ser atualmente a linguagem oficialmente recomendada para o desenvolvimento de aplicações Android</w:t>
      </w:r>
      <w:r w:rsidR="00AA2359">
        <w:rPr>
          <w:rFonts w:ascii="Arial" w:hAnsi="Arial" w:cs="Arial"/>
          <w:sz w:val="24"/>
          <w:szCs w:val="24"/>
        </w:rPr>
        <w:t xml:space="preserve"> </w:t>
      </w:r>
      <w:r w:rsidR="00AA2359" w:rsidRPr="00AA2359">
        <w:rPr>
          <w:rFonts w:ascii="Arial" w:hAnsi="Arial" w:cs="Arial"/>
          <w:sz w:val="24"/>
          <w:szCs w:val="24"/>
        </w:rPr>
        <w:t>(</w:t>
      </w:r>
      <w:r w:rsidR="00EB60CB" w:rsidRPr="00AA2359">
        <w:rPr>
          <w:rFonts w:ascii="Arial" w:hAnsi="Arial" w:cs="Arial"/>
          <w:sz w:val="24"/>
          <w:szCs w:val="24"/>
        </w:rPr>
        <w:t>Android Developers</w:t>
      </w:r>
      <w:r w:rsidR="00AA2359" w:rsidRPr="00AA2359">
        <w:rPr>
          <w:rFonts w:ascii="Arial" w:hAnsi="Arial" w:cs="Arial"/>
          <w:sz w:val="24"/>
          <w:szCs w:val="24"/>
        </w:rPr>
        <w:t>, 2025)</w:t>
      </w:r>
      <w:r w:rsidRPr="00C70270">
        <w:rPr>
          <w:rFonts w:ascii="Arial" w:hAnsi="Arial" w:cs="Arial"/>
          <w:sz w:val="24"/>
          <w:szCs w:val="24"/>
        </w:rPr>
        <w:t>. A escolha do Kotlin fundamenta-se em características técnicas como maior segurança de tipos, melhor tratamento de valores nulos, sintaxe mais concisa e integração nativa com as APIs modernas da plataforma Android. Esses aspectos contribuíram para a redução de erros recorrentes, para a melhoria da legibilidade do código e para a facilitação da manutenção e evolução da biblioteca ao longo do desenvolvimento</w:t>
      </w:r>
      <w:r w:rsidR="00AB5402">
        <w:rPr>
          <w:rFonts w:ascii="Arial" w:hAnsi="Arial" w:cs="Arial"/>
          <w:sz w:val="24"/>
          <w:szCs w:val="24"/>
        </w:rPr>
        <w:t>.</w:t>
      </w:r>
    </w:p>
    <w:p w14:paraId="4B1494A8" w14:textId="7E10E914" w:rsidR="00154095" w:rsidRPr="00E32381"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C70270">
        <w:rPr>
          <w:rFonts w:ascii="Arial" w:hAnsi="Arial" w:cs="Arial"/>
          <w:sz w:val="24"/>
          <w:szCs w:val="24"/>
        </w:rPr>
        <w:t>Como ambiente de desenvolvimento, utilizou-se o Android Studio</w:t>
      </w:r>
      <w:r w:rsidR="00DD248E">
        <w:rPr>
          <w:rFonts w:ascii="Arial" w:hAnsi="Arial" w:cs="Arial"/>
          <w:sz w:val="24"/>
          <w:szCs w:val="24"/>
        </w:rPr>
        <w:t xml:space="preserve"> (</w:t>
      </w:r>
      <w:r w:rsidR="00EB60CB">
        <w:rPr>
          <w:rFonts w:ascii="Arial" w:hAnsi="Arial" w:cs="Arial"/>
          <w:sz w:val="24"/>
          <w:szCs w:val="24"/>
        </w:rPr>
        <w:t>Google</w:t>
      </w:r>
      <w:r w:rsidR="00DD248E">
        <w:rPr>
          <w:rFonts w:ascii="Arial" w:hAnsi="Arial" w:cs="Arial"/>
          <w:sz w:val="24"/>
          <w:szCs w:val="24"/>
        </w:rPr>
        <w:t>, 202</w:t>
      </w:r>
      <w:r w:rsidR="00F92213">
        <w:rPr>
          <w:rFonts w:ascii="Arial" w:hAnsi="Arial" w:cs="Arial"/>
          <w:sz w:val="24"/>
          <w:szCs w:val="24"/>
        </w:rPr>
        <w:t>5</w:t>
      </w:r>
      <w:r w:rsidR="00DD248E">
        <w:rPr>
          <w:rFonts w:ascii="Arial" w:hAnsi="Arial" w:cs="Arial"/>
          <w:sz w:val="24"/>
          <w:szCs w:val="24"/>
        </w:rPr>
        <w:t>)</w:t>
      </w:r>
      <w:r w:rsidRPr="00C70270">
        <w:rPr>
          <w:rFonts w:ascii="Arial" w:hAnsi="Arial" w:cs="Arial"/>
          <w:sz w:val="24"/>
          <w:szCs w:val="24"/>
        </w:rPr>
        <w:t>,</w:t>
      </w:r>
      <w:r>
        <w:rPr>
          <w:rFonts w:ascii="Arial" w:hAnsi="Arial" w:cs="Arial"/>
          <w:sz w:val="24"/>
          <w:szCs w:val="24"/>
        </w:rPr>
        <w:t xml:space="preserve"> que é </w:t>
      </w:r>
      <w:r w:rsidR="007C6558">
        <w:rPr>
          <w:rFonts w:ascii="Arial" w:hAnsi="Arial" w:cs="Arial"/>
          <w:sz w:val="24"/>
          <w:szCs w:val="24"/>
        </w:rPr>
        <w:t>um</w:t>
      </w:r>
      <w:r w:rsidR="00BB3686">
        <w:rPr>
          <w:rFonts w:ascii="Arial" w:hAnsi="Arial" w:cs="Arial"/>
          <w:sz w:val="24"/>
          <w:szCs w:val="24"/>
        </w:rPr>
        <w:t xml:space="preserve"> Ambiente de Desenvolvimento Integrado (</w:t>
      </w:r>
      <w:r w:rsidR="007C6558" w:rsidRPr="00C70270">
        <w:rPr>
          <w:rFonts w:ascii="Arial" w:hAnsi="Arial" w:cs="Arial"/>
          <w:sz w:val="24"/>
          <w:szCs w:val="24"/>
        </w:rPr>
        <w:t>IDE</w:t>
      </w:r>
      <w:r w:rsidR="00BB3686">
        <w:rPr>
          <w:rFonts w:ascii="Arial" w:hAnsi="Arial" w:cs="Arial"/>
          <w:sz w:val="24"/>
          <w:szCs w:val="24"/>
        </w:rPr>
        <w:t>)</w:t>
      </w:r>
      <w:r w:rsidRPr="00C70270">
        <w:rPr>
          <w:rFonts w:ascii="Arial" w:hAnsi="Arial" w:cs="Arial"/>
          <w:sz w:val="24"/>
          <w:szCs w:val="24"/>
        </w:rPr>
        <w:t xml:space="preserve"> </w:t>
      </w:r>
      <w:r>
        <w:rPr>
          <w:rFonts w:ascii="Arial" w:hAnsi="Arial" w:cs="Arial"/>
          <w:sz w:val="24"/>
          <w:szCs w:val="24"/>
        </w:rPr>
        <w:t>gratuit</w:t>
      </w:r>
      <w:r w:rsidR="00BB3686">
        <w:rPr>
          <w:rFonts w:ascii="Arial" w:hAnsi="Arial" w:cs="Arial"/>
          <w:sz w:val="24"/>
          <w:szCs w:val="24"/>
        </w:rPr>
        <w:t>o</w:t>
      </w:r>
      <w:r>
        <w:rPr>
          <w:rFonts w:ascii="Arial" w:hAnsi="Arial" w:cs="Arial"/>
          <w:sz w:val="24"/>
          <w:szCs w:val="24"/>
        </w:rPr>
        <w:t xml:space="preserve">, oficialmente mantida pela Google, distribuída sob licença de uso sem custos para </w:t>
      </w:r>
      <w:r w:rsidR="00B75B72">
        <w:rPr>
          <w:rFonts w:ascii="Arial" w:hAnsi="Arial" w:cs="Arial"/>
          <w:sz w:val="24"/>
          <w:szCs w:val="24"/>
        </w:rPr>
        <w:t xml:space="preserve">o </w:t>
      </w:r>
      <w:r w:rsidR="00B75B72" w:rsidRPr="00C70270">
        <w:rPr>
          <w:rFonts w:ascii="Arial" w:hAnsi="Arial" w:cs="Arial"/>
          <w:sz w:val="24"/>
          <w:szCs w:val="24"/>
        </w:rPr>
        <w:t>desenvolvimento</w:t>
      </w:r>
      <w:r w:rsidRPr="00C70270">
        <w:rPr>
          <w:rFonts w:ascii="Arial" w:hAnsi="Arial" w:cs="Arial"/>
          <w:sz w:val="24"/>
          <w:szCs w:val="24"/>
        </w:rPr>
        <w:t xml:space="preserve"> de aplicações Android. </w:t>
      </w:r>
      <w:r w:rsidRPr="00F53BD4">
        <w:rPr>
          <w:rFonts w:ascii="Arial" w:hAnsi="Arial" w:cs="Arial"/>
          <w:sz w:val="24"/>
          <w:szCs w:val="24"/>
        </w:rPr>
        <w:t>Seu uso não implica pagamento de licenças, taxas de assinatura ou custos de aquisição de software.</w:t>
      </w:r>
      <w:r>
        <w:rPr>
          <w:rFonts w:ascii="Arial" w:hAnsi="Arial" w:cs="Arial"/>
          <w:sz w:val="24"/>
          <w:szCs w:val="24"/>
        </w:rPr>
        <w:t xml:space="preserve"> </w:t>
      </w:r>
      <w:r w:rsidRPr="00C70270">
        <w:rPr>
          <w:rFonts w:ascii="Arial" w:hAnsi="Arial" w:cs="Arial"/>
          <w:sz w:val="24"/>
          <w:szCs w:val="24"/>
        </w:rPr>
        <w:t xml:space="preserve">A adoção desse ambiente justifica-se pelo suporte nativo à criação de projetos modulares, pela integração com o sistema de </w:t>
      </w:r>
      <w:r w:rsidRPr="00E95333">
        <w:rPr>
          <w:rFonts w:ascii="Arial" w:hAnsi="Arial" w:cs="Arial"/>
          <w:i/>
          <w:iCs/>
          <w:sz w:val="24"/>
          <w:szCs w:val="24"/>
        </w:rPr>
        <w:t>build</w:t>
      </w:r>
      <w:r w:rsidRPr="00C70270">
        <w:rPr>
          <w:rFonts w:ascii="Arial" w:hAnsi="Arial" w:cs="Arial"/>
          <w:sz w:val="24"/>
          <w:szCs w:val="24"/>
        </w:rPr>
        <w:t xml:space="preserve"> Gradle</w:t>
      </w:r>
      <w:r w:rsidR="0020720D">
        <w:rPr>
          <w:rStyle w:val="Refdenotaderodap"/>
          <w:rFonts w:ascii="Arial" w:hAnsi="Arial" w:cs="Arial"/>
          <w:sz w:val="24"/>
          <w:szCs w:val="24"/>
        </w:rPr>
        <w:footnoteReference w:id="15"/>
      </w:r>
      <w:r w:rsidRPr="00C70270">
        <w:rPr>
          <w:rFonts w:ascii="Arial" w:hAnsi="Arial" w:cs="Arial"/>
          <w:sz w:val="24"/>
          <w:szCs w:val="24"/>
        </w:rPr>
        <w:t xml:space="preserve"> e pela disponibilidade de ferramentas avançadas para depuração, inspeção de código e testes. Esses recursos foram fundamentais para a organização da MobileDU como uma biblioteca reutilizável, para o gerenciamento de </w:t>
      </w:r>
      <w:r w:rsidRPr="00E32381">
        <w:rPr>
          <w:rFonts w:ascii="Arial" w:hAnsi="Arial" w:cs="Arial"/>
          <w:sz w:val="24"/>
          <w:szCs w:val="24"/>
        </w:rPr>
        <w:t>dependências.</w:t>
      </w:r>
    </w:p>
    <w:p w14:paraId="6F97BE34" w14:textId="77777777" w:rsidR="00154095" w:rsidRPr="00C70270"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C70270">
        <w:rPr>
          <w:rFonts w:ascii="Arial" w:hAnsi="Arial" w:cs="Arial"/>
          <w:sz w:val="24"/>
          <w:szCs w:val="24"/>
        </w:rPr>
        <w:lastRenderedPageBreak/>
        <w:t>Essas decisões técnicas não constituem resultados do trabalho, mas condições metodológicas que viabilizaram a execução das etapas da pesquisa, influenciando diretamente o modo como a biblioteca foi concebida, implementada e preparada para validação.</w:t>
      </w:r>
    </w:p>
    <w:p w14:paraId="2B68D48B" w14:textId="77777777" w:rsidR="00154095" w:rsidRPr="00C70270"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C70270">
        <w:rPr>
          <w:rFonts w:ascii="Arial" w:hAnsi="Arial" w:cs="Arial"/>
          <w:sz w:val="24"/>
          <w:szCs w:val="24"/>
        </w:rPr>
        <w:t>Assim, as etapas descritas a seguir devem ser compreendidas como um percurso metodológico, voltado à produção de conhecimento científico por meio da construção e análise de um artefato tecnológico, e não como a simples implementação de um processo prescritivo de engenharia de software.</w:t>
      </w:r>
    </w:p>
    <w:p w14:paraId="6FAE9184" w14:textId="77777777" w:rsidR="00154095" w:rsidRPr="006A6526"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Ressalta-se que a escolha pela plataforma Android não implica limitação conceitual da proposta. A MobileDU foi concebida com base em princípios independentes de plataforma, de modo que sua arquitetura e conceitos podem ser adaptados para outros ecossistemas móveis em trabalhos futuros.</w:t>
      </w:r>
    </w:p>
    <w:p w14:paraId="5BFE56CC" w14:textId="67F1900C" w:rsidR="007514E3" w:rsidRDefault="007514E3" w:rsidP="0097756A">
      <w:pPr>
        <w:pStyle w:val="Ttulo3"/>
      </w:pPr>
      <w:bookmarkStart w:id="153" w:name="_Toc223367641"/>
      <w:r w:rsidRPr="007514E3">
        <w:t>Etapas para elaboração da biblioteca MobileDU</w:t>
      </w:r>
      <w:bookmarkEnd w:id="153"/>
    </w:p>
    <w:p w14:paraId="2D9BB8BF" w14:textId="77777777" w:rsidR="00AB5402" w:rsidRPr="00AB5402" w:rsidRDefault="00AB5402" w:rsidP="00AB5402">
      <w:pPr>
        <w:pBdr>
          <w:top w:val="nil"/>
          <w:left w:val="nil"/>
          <w:bottom w:val="nil"/>
          <w:right w:val="nil"/>
          <w:between w:val="nil"/>
        </w:pBdr>
        <w:spacing w:after="0" w:line="360" w:lineRule="auto"/>
        <w:ind w:firstLine="709"/>
        <w:jc w:val="both"/>
        <w:rPr>
          <w:rFonts w:ascii="Arial" w:hAnsi="Arial" w:cs="Arial"/>
          <w:sz w:val="24"/>
          <w:szCs w:val="24"/>
        </w:rPr>
      </w:pPr>
      <w:r w:rsidRPr="00AB5402">
        <w:rPr>
          <w:rFonts w:ascii="Arial" w:hAnsi="Arial" w:cs="Arial"/>
          <w:sz w:val="24"/>
          <w:szCs w:val="24"/>
        </w:rPr>
        <w:t>Esta subseção descreve as etapas metodológicas que orientaram a construção da MobileDU:</w:t>
      </w:r>
    </w:p>
    <w:p w14:paraId="4A0B5486" w14:textId="77777777" w:rsidR="00AB5402" w:rsidRPr="00AB5402" w:rsidRDefault="00AB5402" w:rsidP="00AB5402">
      <w:pPr>
        <w:numPr>
          <w:ilvl w:val="0"/>
          <w:numId w:val="38"/>
        </w:numPr>
        <w:pBdr>
          <w:top w:val="nil"/>
          <w:left w:val="nil"/>
          <w:bottom w:val="nil"/>
          <w:right w:val="nil"/>
          <w:between w:val="nil"/>
        </w:pBdr>
        <w:spacing w:after="0" w:line="360" w:lineRule="auto"/>
        <w:jc w:val="both"/>
        <w:rPr>
          <w:rFonts w:ascii="Arial" w:hAnsi="Arial" w:cs="Arial"/>
          <w:sz w:val="24"/>
          <w:szCs w:val="24"/>
        </w:rPr>
      </w:pPr>
      <w:r w:rsidRPr="00AB5402">
        <w:rPr>
          <w:rFonts w:ascii="Arial" w:hAnsi="Arial" w:cs="Arial"/>
          <w:b/>
          <w:bCs/>
          <w:sz w:val="24"/>
          <w:szCs w:val="24"/>
        </w:rPr>
        <w:t>Definição dos requisitos</w:t>
      </w:r>
      <w:r w:rsidRPr="00AB5402">
        <w:rPr>
          <w:rFonts w:ascii="Arial" w:hAnsi="Arial" w:cs="Arial"/>
          <w:sz w:val="24"/>
          <w:szCs w:val="24"/>
        </w:rPr>
        <w:t>, a partir das diretrizes sistematizadas nos capítulos anteriores, com identificação das funcionalidades passíveis de operacionalização no contexto de uma biblioteca reutilizável;</w:t>
      </w:r>
    </w:p>
    <w:p w14:paraId="2FB66A0E" w14:textId="38E6916B" w:rsidR="00AB5402" w:rsidRPr="00AB5402" w:rsidRDefault="00AB5402" w:rsidP="00AB5402">
      <w:pPr>
        <w:numPr>
          <w:ilvl w:val="0"/>
          <w:numId w:val="38"/>
        </w:numPr>
        <w:pBdr>
          <w:top w:val="nil"/>
          <w:left w:val="nil"/>
          <w:bottom w:val="nil"/>
          <w:right w:val="nil"/>
          <w:between w:val="nil"/>
        </w:pBdr>
        <w:spacing w:after="0" w:line="360" w:lineRule="auto"/>
        <w:jc w:val="both"/>
        <w:rPr>
          <w:rFonts w:ascii="Arial" w:hAnsi="Arial" w:cs="Arial"/>
          <w:sz w:val="24"/>
          <w:szCs w:val="24"/>
        </w:rPr>
      </w:pPr>
      <w:r w:rsidRPr="00AB5402">
        <w:rPr>
          <w:rFonts w:ascii="Arial" w:hAnsi="Arial" w:cs="Arial"/>
          <w:b/>
          <w:bCs/>
          <w:sz w:val="24"/>
          <w:szCs w:val="24"/>
        </w:rPr>
        <w:t>Modelagem conceitual e arquitetural</w:t>
      </w:r>
      <w:r w:rsidRPr="00AB5402">
        <w:rPr>
          <w:rFonts w:ascii="Arial" w:hAnsi="Arial" w:cs="Arial"/>
          <w:sz w:val="24"/>
          <w:szCs w:val="24"/>
        </w:rPr>
        <w:t>, envolvendo a definição de uma arquitetura em camadas e a decisão pelo desenvolvimento de uma biblioteca</w:t>
      </w:r>
      <w:r w:rsidR="00E95333">
        <w:rPr>
          <w:rFonts w:ascii="Arial" w:hAnsi="Arial" w:cs="Arial"/>
          <w:sz w:val="24"/>
          <w:szCs w:val="24"/>
        </w:rPr>
        <w:t>,</w:t>
      </w:r>
      <w:r w:rsidRPr="00AB5402">
        <w:rPr>
          <w:rFonts w:ascii="Arial" w:hAnsi="Arial" w:cs="Arial"/>
          <w:sz w:val="24"/>
          <w:szCs w:val="24"/>
        </w:rPr>
        <w:t xml:space="preserve">  e não de um </w:t>
      </w:r>
      <w:r w:rsidRPr="00E56FDF">
        <w:rPr>
          <w:rFonts w:ascii="Arial" w:hAnsi="Arial" w:cs="Arial"/>
          <w:i/>
          <w:iCs/>
          <w:sz w:val="24"/>
          <w:szCs w:val="24"/>
        </w:rPr>
        <w:t>framework</w:t>
      </w:r>
      <w:r w:rsidR="00E95333">
        <w:rPr>
          <w:rFonts w:ascii="Arial" w:hAnsi="Arial" w:cs="Arial"/>
          <w:sz w:val="24"/>
          <w:szCs w:val="24"/>
        </w:rPr>
        <w:t>,</w:t>
      </w:r>
      <w:r w:rsidRPr="00AB5402">
        <w:rPr>
          <w:rFonts w:ascii="Arial" w:hAnsi="Arial" w:cs="Arial"/>
          <w:sz w:val="24"/>
          <w:szCs w:val="24"/>
        </w:rPr>
        <w:t xml:space="preserve"> com o objetivo de garantir maior flexibilidade de uso e menor imposição estrutural aos aplicativos consumidores;</w:t>
      </w:r>
    </w:p>
    <w:p w14:paraId="040F589B" w14:textId="77777777" w:rsidR="00AB5402" w:rsidRPr="00AB5402" w:rsidRDefault="00AB5402" w:rsidP="00AB5402">
      <w:pPr>
        <w:numPr>
          <w:ilvl w:val="0"/>
          <w:numId w:val="38"/>
        </w:numPr>
        <w:pBdr>
          <w:top w:val="nil"/>
          <w:left w:val="nil"/>
          <w:bottom w:val="nil"/>
          <w:right w:val="nil"/>
          <w:between w:val="nil"/>
        </w:pBdr>
        <w:spacing w:after="0" w:line="360" w:lineRule="auto"/>
        <w:jc w:val="both"/>
        <w:rPr>
          <w:rFonts w:ascii="Arial" w:hAnsi="Arial" w:cs="Arial"/>
          <w:sz w:val="24"/>
          <w:szCs w:val="24"/>
        </w:rPr>
      </w:pPr>
      <w:r w:rsidRPr="00AB5402">
        <w:rPr>
          <w:rFonts w:ascii="Arial" w:hAnsi="Arial" w:cs="Arial"/>
          <w:b/>
          <w:bCs/>
          <w:sz w:val="24"/>
          <w:szCs w:val="24"/>
        </w:rPr>
        <w:t>Implementação da biblioteca</w:t>
      </w:r>
      <w:r w:rsidRPr="00AB5402">
        <w:rPr>
          <w:rFonts w:ascii="Arial" w:hAnsi="Arial" w:cs="Arial"/>
          <w:sz w:val="24"/>
          <w:szCs w:val="24"/>
        </w:rPr>
        <w:t>, realizada de forma incremental, com priorização das funcionalidades consideradas essenciais para a validação da proposta arquitetural;</w:t>
      </w:r>
    </w:p>
    <w:p w14:paraId="5BC6EAA7" w14:textId="77777777" w:rsidR="00AB5402" w:rsidRPr="00AB5402" w:rsidRDefault="00AB5402" w:rsidP="00AB5402">
      <w:pPr>
        <w:numPr>
          <w:ilvl w:val="0"/>
          <w:numId w:val="38"/>
        </w:numPr>
        <w:pBdr>
          <w:top w:val="nil"/>
          <w:left w:val="nil"/>
          <w:bottom w:val="nil"/>
          <w:right w:val="nil"/>
          <w:between w:val="nil"/>
        </w:pBdr>
        <w:spacing w:after="0" w:line="360" w:lineRule="auto"/>
        <w:jc w:val="both"/>
        <w:rPr>
          <w:rFonts w:ascii="Arial" w:hAnsi="Arial" w:cs="Arial"/>
          <w:sz w:val="24"/>
          <w:szCs w:val="24"/>
        </w:rPr>
      </w:pPr>
      <w:r w:rsidRPr="00AB5402">
        <w:rPr>
          <w:rFonts w:ascii="Arial" w:hAnsi="Arial" w:cs="Arial"/>
          <w:b/>
          <w:bCs/>
          <w:sz w:val="24"/>
          <w:szCs w:val="24"/>
        </w:rPr>
        <w:t>Prototipagem de aplicativos consumidores</w:t>
      </w:r>
      <w:r w:rsidRPr="00AB5402">
        <w:rPr>
          <w:rFonts w:ascii="Arial" w:hAnsi="Arial" w:cs="Arial"/>
          <w:sz w:val="24"/>
          <w:szCs w:val="24"/>
        </w:rPr>
        <w:t>, com a finalidade de avaliar a integração, o nível de acoplamento e a aplicabilidade das funcionalidades implementadas;</w:t>
      </w:r>
    </w:p>
    <w:p w14:paraId="7924F948" w14:textId="77777777" w:rsidR="00AB5402" w:rsidRPr="00AB5402" w:rsidRDefault="00AB5402" w:rsidP="00AB5402">
      <w:pPr>
        <w:numPr>
          <w:ilvl w:val="0"/>
          <w:numId w:val="38"/>
        </w:numPr>
        <w:pBdr>
          <w:top w:val="nil"/>
          <w:left w:val="nil"/>
          <w:bottom w:val="nil"/>
          <w:right w:val="nil"/>
          <w:between w:val="nil"/>
        </w:pBdr>
        <w:spacing w:after="0" w:line="360" w:lineRule="auto"/>
        <w:jc w:val="both"/>
        <w:rPr>
          <w:rFonts w:ascii="Arial" w:hAnsi="Arial" w:cs="Arial"/>
          <w:sz w:val="24"/>
          <w:szCs w:val="24"/>
        </w:rPr>
      </w:pPr>
      <w:r w:rsidRPr="00AB5402">
        <w:rPr>
          <w:rFonts w:ascii="Arial" w:hAnsi="Arial" w:cs="Arial"/>
          <w:b/>
          <w:bCs/>
          <w:sz w:val="24"/>
          <w:szCs w:val="24"/>
        </w:rPr>
        <w:t>Testes funcionais e de integração</w:t>
      </w:r>
      <w:r w:rsidRPr="00AB5402">
        <w:rPr>
          <w:rFonts w:ascii="Arial" w:hAnsi="Arial" w:cs="Arial"/>
          <w:sz w:val="24"/>
          <w:szCs w:val="24"/>
        </w:rPr>
        <w:t>, destinados à verificação do correto funcionamento dos componentes, da aplicação das configurações de acessibilidade e da consistência da inicialização e persistência das preferências;</w:t>
      </w:r>
    </w:p>
    <w:p w14:paraId="1A7C3F96" w14:textId="77777777" w:rsidR="00AB5402" w:rsidRPr="00AB5402" w:rsidRDefault="00AB5402" w:rsidP="00AB5402">
      <w:pPr>
        <w:numPr>
          <w:ilvl w:val="0"/>
          <w:numId w:val="38"/>
        </w:numPr>
        <w:pBdr>
          <w:top w:val="nil"/>
          <w:left w:val="nil"/>
          <w:bottom w:val="nil"/>
          <w:right w:val="nil"/>
          <w:between w:val="nil"/>
        </w:pBdr>
        <w:spacing w:after="0" w:line="360" w:lineRule="auto"/>
        <w:jc w:val="both"/>
        <w:rPr>
          <w:rFonts w:ascii="Arial" w:hAnsi="Arial" w:cs="Arial"/>
          <w:sz w:val="24"/>
          <w:szCs w:val="24"/>
        </w:rPr>
      </w:pPr>
      <w:r w:rsidRPr="00AB5402">
        <w:rPr>
          <w:rFonts w:ascii="Arial" w:hAnsi="Arial" w:cs="Arial"/>
          <w:b/>
          <w:bCs/>
          <w:sz w:val="24"/>
          <w:szCs w:val="24"/>
        </w:rPr>
        <w:lastRenderedPageBreak/>
        <w:t>Análise e refinamento da solução</w:t>
      </w:r>
      <w:r w:rsidRPr="00AB5402">
        <w:rPr>
          <w:rFonts w:ascii="Arial" w:hAnsi="Arial" w:cs="Arial"/>
          <w:sz w:val="24"/>
          <w:szCs w:val="24"/>
        </w:rPr>
        <w:t>, contemplando ajustes arquiteturais, correções de comportamento e preparação da versão estável utilizada na validação empírica.</w:t>
      </w:r>
    </w:p>
    <w:p w14:paraId="51E9D555" w14:textId="77777777" w:rsidR="00154095"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Essas etapas devem ser compreendidas como parte de um percurso metodológico orientado à produção de conhecimento científico por meio da construção e análise de um artefato tecnológico.</w:t>
      </w:r>
    </w:p>
    <w:p w14:paraId="61FACF0F" w14:textId="3E2D3F29" w:rsidR="004E5B2C" w:rsidRPr="00814D97" w:rsidRDefault="004E5B2C" w:rsidP="004E5B2C">
      <w:pPr>
        <w:pStyle w:val="Ttulo3"/>
      </w:pPr>
      <w:bookmarkStart w:id="154" w:name="_Toc223367642"/>
      <w:r w:rsidRPr="00814D97">
        <w:t>Transposição das diretrizes para a implementação da Biblioteca MobileDU</w:t>
      </w:r>
      <w:bookmarkEnd w:id="154"/>
    </w:p>
    <w:p w14:paraId="131E276D" w14:textId="77777777" w:rsidR="004E5B2C" w:rsidRPr="00814D97" w:rsidRDefault="004E5B2C" w:rsidP="004E5B2C">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A transposição das diretrizes sistematizadas no Capítulo 3 para a implementação da biblioteca MobileDU foi realizada por meio de um processo estruturado de tradução conceitual-técnica. Inicialmente, cada diretriz foi analisada quanto à sua natureza funcional, verificando-se se correspondia a um mecanismo de configuração passível de controle direto pelo usuário no contexto de aplicações móveis.</w:t>
      </w:r>
    </w:p>
    <w:p w14:paraId="06DB471C" w14:textId="77777777" w:rsidR="004E5B2C" w:rsidRPr="00814D97" w:rsidRDefault="004E5B2C" w:rsidP="004E5B2C">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Em seguida, procedeu-se à definição de requisitos técnicos derivados dessas diretrizes, buscando identificar quais poderiam ser operacionalizadas por meio de componentes reutilizáveis no nível da aplicação cliente, sem dependência exclusiva de modificações no sistema operacional. Essa etapa envolveu a identificação do tipo de configuração envolvida (visual, textual, sonora, ambiental ou de interação), bem como a definição de estratégias arquiteturais adequadas para sua implementação.</w:t>
      </w:r>
    </w:p>
    <w:p w14:paraId="2543ADBA" w14:textId="77777777" w:rsidR="004E5B2C" w:rsidRPr="00814D97" w:rsidRDefault="004E5B2C" w:rsidP="004E5B2C">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 xml:space="preserve">As diretrizes consideradas implementáveis no escopo de uma biblioteca foram então associadas a componentes específicos da arquitetura da MobileDU, tais como os </w:t>
      </w:r>
      <w:r w:rsidRPr="00814D97">
        <w:rPr>
          <w:rFonts w:ascii="Arial" w:hAnsi="Arial" w:cs="Arial"/>
          <w:i/>
          <w:iCs/>
          <w:sz w:val="24"/>
          <w:szCs w:val="24"/>
        </w:rPr>
        <w:t>appliers</w:t>
      </w:r>
      <w:r w:rsidRPr="00814D97">
        <w:rPr>
          <w:rFonts w:ascii="Arial" w:hAnsi="Arial" w:cs="Arial"/>
          <w:sz w:val="24"/>
          <w:szCs w:val="24"/>
        </w:rPr>
        <w:t xml:space="preserve"> especializados (</w:t>
      </w:r>
      <w:r w:rsidRPr="00814D97">
        <w:rPr>
          <w:rFonts w:ascii="Arial" w:hAnsi="Arial" w:cs="Arial"/>
          <w:i/>
          <w:iCs/>
          <w:sz w:val="24"/>
          <w:szCs w:val="24"/>
        </w:rPr>
        <w:t>TextApplier, EnvironmentApplier, SoundApplier</w:t>
      </w:r>
      <w:r w:rsidRPr="00814D97">
        <w:rPr>
          <w:rFonts w:ascii="Arial" w:hAnsi="Arial" w:cs="Arial"/>
          <w:sz w:val="24"/>
          <w:szCs w:val="24"/>
        </w:rPr>
        <w:t>), mecanismos de persistência (AppConfig) e elementos de interface de configuração. Esse processo permitiu manter rastreabilidade entre a diretriz conceitual e sua materialização técnica no artefato.</w:t>
      </w:r>
    </w:p>
    <w:p w14:paraId="004C1526" w14:textId="34171E9B" w:rsidR="00371A7B" w:rsidRPr="00814D97" w:rsidRDefault="00371A7B" w:rsidP="00371A7B">
      <w:pPr>
        <w:pStyle w:val="Ttulo3"/>
      </w:pPr>
      <w:bookmarkStart w:id="155" w:name="_Toc223367643"/>
      <w:r w:rsidRPr="00814D97">
        <w:t>Organização dos ciclos iterativos, marcos e duração do desenvolvimento</w:t>
      </w:r>
      <w:bookmarkEnd w:id="155"/>
    </w:p>
    <w:p w14:paraId="59E2CDF4" w14:textId="77777777" w:rsidR="00371A7B" w:rsidRPr="00814D97" w:rsidRDefault="00371A7B" w:rsidP="00371A7B">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 xml:space="preserve">O desenvolvimento da biblioteca MobileDU foi iniciado em setembro de 2024, poucos dias após a realização do exame de qualificação, ocorrido em 29 de agosto de 2024. A partir desse marco acadêmico, deu-se início ao processo estruturado de </w:t>
      </w:r>
      <w:r w:rsidRPr="00814D97">
        <w:rPr>
          <w:rFonts w:ascii="Arial" w:hAnsi="Arial" w:cs="Arial"/>
          <w:sz w:val="24"/>
          <w:szCs w:val="24"/>
        </w:rPr>
        <w:lastRenderedPageBreak/>
        <w:t>aprendizagem aprofundada da linguagem Kotlin e das APIs da plataforma Android, concomitantemente à definição arquitetural e à implementação progressiva da biblioteca. O ciclo principal de desenvolvimento estendeu-se até junho de 2025, período em que foi consolidada uma versão estável e funcional do artefato, apta à validação empírica.</w:t>
      </w:r>
    </w:p>
    <w:p w14:paraId="6D03F7A2" w14:textId="77777777" w:rsidR="00371A7B" w:rsidRPr="00814D97" w:rsidRDefault="00371A7B" w:rsidP="00371A7B">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O processo foi organizado em ciclos iterativos sucessivos, com marcos técnicos intermediários que orientaram a evolução da solução.</w:t>
      </w:r>
    </w:p>
    <w:p w14:paraId="4C3FF491" w14:textId="77777777" w:rsidR="00371A7B" w:rsidRPr="00814D97" w:rsidRDefault="00371A7B" w:rsidP="00371A7B">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 xml:space="preserve">O primeiro ciclo, compreendido entre setembro e novembro de 2024, concentrou-se na imersão tecnológica e na definição da arquitetura da biblioteca. Nesse período foram estabelecidas as camadas estruturais da MobileDU, definidos os componentes centrais (como </w:t>
      </w:r>
      <w:r w:rsidRPr="00814D97">
        <w:rPr>
          <w:rFonts w:ascii="Arial" w:hAnsi="Arial" w:cs="Arial"/>
          <w:i/>
          <w:iCs/>
          <w:sz w:val="24"/>
          <w:szCs w:val="24"/>
        </w:rPr>
        <w:t xml:space="preserve">AppConfig </w:t>
      </w:r>
      <w:r w:rsidRPr="00814D97">
        <w:rPr>
          <w:rFonts w:ascii="Arial" w:hAnsi="Arial" w:cs="Arial"/>
          <w:sz w:val="24"/>
          <w:szCs w:val="24"/>
        </w:rPr>
        <w:t xml:space="preserve">e </w:t>
      </w:r>
      <w:r w:rsidRPr="00814D97">
        <w:rPr>
          <w:rFonts w:ascii="Arial" w:hAnsi="Arial" w:cs="Arial"/>
          <w:i/>
          <w:iCs/>
          <w:sz w:val="24"/>
          <w:szCs w:val="24"/>
        </w:rPr>
        <w:t>DUSettingsApplier</w:t>
      </w:r>
      <w:r w:rsidRPr="00814D97">
        <w:rPr>
          <w:rFonts w:ascii="Arial" w:hAnsi="Arial" w:cs="Arial"/>
          <w:sz w:val="24"/>
          <w:szCs w:val="24"/>
        </w:rPr>
        <w:t>) e criada a estrutura modular da biblioteca. O marco dessa etapa foi a obtenção de uma versão inicial compilável e integrável a um aplicativo cliente simples.</w:t>
      </w:r>
    </w:p>
    <w:p w14:paraId="4C963C1C" w14:textId="77777777" w:rsidR="00371A7B" w:rsidRPr="00814D97" w:rsidRDefault="00371A7B" w:rsidP="00371A7B">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O segundo ciclo, entre dezembro de 2024 e fevereiro de 2025, dedicou-se à implementação das funcionalidades prioritárias derivadas das diretrizes sistematizadas, especialmente aquelas relacionadas à configuração de texto, ambiente e mecanismos básicos de som. Nessa fase foram desenvolvidos os aplicadores especializados e a estrutura inicial do painel de configurações. O marco correspondente foi a aplicação transversal automática dessas configurações no aplicativo consumidor.</w:t>
      </w:r>
    </w:p>
    <w:p w14:paraId="3A8CEB6B" w14:textId="77777777" w:rsidR="00371A7B" w:rsidRPr="00814D97" w:rsidRDefault="00371A7B" w:rsidP="00371A7B">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O terceiro ciclo, entre março e abril de 2025, envolveu a integração ampliada da biblioteca a protótipos mais completos, com foco na redução de acoplamento, refinamento arquitetural e estabilização do comportamento dos componentes. Foram realizados testes técnicos de integração, ajustes de inicialização automática e melhoria na persistência das preferências. O marco dessa etapa foi a consolidação de uma versão tecnicamente estável.</w:t>
      </w:r>
    </w:p>
    <w:p w14:paraId="4B303B44" w14:textId="77777777" w:rsidR="00371A7B" w:rsidRPr="00814D97" w:rsidRDefault="00371A7B" w:rsidP="00371A7B">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O quarto ciclo, entre maio e junho de 2025, concentrou-se no refinamento da interface de configuração, melhoria da usabilidade do painel de ajustes e preparação da versão definitiva utilizada no curso de extensão. Em junho de 2025 foi considerada finalizada a versão estável da MobileDU empregada na validação empírica.</w:t>
      </w:r>
    </w:p>
    <w:p w14:paraId="145E7FEA" w14:textId="77777777" w:rsidR="00371A7B" w:rsidRPr="00814D97" w:rsidRDefault="00371A7B" w:rsidP="00371A7B">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A partir de julho de 2025, o foco da pesquisa deslocou-se para a estruturação pedagógica e operacional do curso de extensão que serviu como ambiente de validação, incluindo elaboração de materiais didáticos, planejamento das atividades práticas e organização da infraestrutura de suporte.</w:t>
      </w:r>
    </w:p>
    <w:p w14:paraId="085DF02E" w14:textId="77777777" w:rsidR="00371A7B" w:rsidRPr="00371A7B" w:rsidRDefault="00371A7B" w:rsidP="00371A7B">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lastRenderedPageBreak/>
        <w:t>Essa organização temporal evidencia que o desenvolvimento da MobileDU ocorreu de forma planejada, incremental e articulada com os marcos acadêmicos da pesquisa, permitindo a consolidação progressiva do artefato antes de sua exposição a avaliação externa.</w:t>
      </w:r>
    </w:p>
    <w:p w14:paraId="555185F8" w14:textId="23747021" w:rsidR="00154095" w:rsidRPr="006A6526" w:rsidRDefault="00154095" w:rsidP="00523255">
      <w:pPr>
        <w:pStyle w:val="Ttulo2"/>
      </w:pPr>
      <w:bookmarkStart w:id="156" w:name="_Toc223367644"/>
      <w:r w:rsidRPr="006A6526">
        <w:t>Resultados do desenvolvimento da Biblioteca MobileDU</w:t>
      </w:r>
      <w:bookmarkEnd w:id="156"/>
    </w:p>
    <w:p w14:paraId="0DBE944B" w14:textId="77777777" w:rsidR="00154095" w:rsidRPr="006A6526"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Esta seção apresenta os resultados obtidos a partir do desenvolvimento da MobileDU, considerando sua arquitetura, implementação incremental, prototipagem e funcionalidades efetivamente materializadas. Diferentemente da validação empírica</w:t>
      </w:r>
      <w:r>
        <w:rPr>
          <w:rFonts w:ascii="Arial" w:hAnsi="Arial" w:cs="Arial"/>
          <w:sz w:val="24"/>
          <w:szCs w:val="24"/>
        </w:rPr>
        <w:t>,</w:t>
      </w:r>
      <w:r w:rsidRPr="006A6526">
        <w:rPr>
          <w:rFonts w:ascii="Arial" w:hAnsi="Arial" w:cs="Arial"/>
          <w:sz w:val="24"/>
          <w:szCs w:val="24"/>
        </w:rPr>
        <w:t xml:space="preserve"> tratada em capítulo próprio</w:t>
      </w:r>
      <w:r>
        <w:rPr>
          <w:rFonts w:ascii="Arial" w:hAnsi="Arial" w:cs="Arial"/>
          <w:sz w:val="24"/>
          <w:szCs w:val="24"/>
        </w:rPr>
        <w:t xml:space="preserve">, </w:t>
      </w:r>
      <w:r w:rsidRPr="006A6526">
        <w:rPr>
          <w:rFonts w:ascii="Arial" w:hAnsi="Arial" w:cs="Arial"/>
          <w:sz w:val="24"/>
          <w:szCs w:val="24"/>
        </w:rPr>
        <w:t>os resultados aqui discutidos concentram-se no artefato tecnológico em si.</w:t>
      </w:r>
    </w:p>
    <w:p w14:paraId="6793E711" w14:textId="09E27814" w:rsidR="00154095" w:rsidRPr="006A6526" w:rsidRDefault="00154095" w:rsidP="00154095">
      <w:pPr>
        <w:pStyle w:val="Ttulo3"/>
      </w:pPr>
      <w:bookmarkStart w:id="157" w:name="_Toc223367645"/>
      <w:r w:rsidRPr="006A6526">
        <w:t>Arquitetura da biblioteca MobileDU</w:t>
      </w:r>
      <w:bookmarkEnd w:id="157"/>
    </w:p>
    <w:p w14:paraId="69DAE836" w14:textId="77777777" w:rsidR="00B1069B" w:rsidRPr="00B1069B" w:rsidRDefault="00B1069B" w:rsidP="00B1069B">
      <w:pPr>
        <w:pBdr>
          <w:top w:val="nil"/>
          <w:left w:val="nil"/>
          <w:bottom w:val="nil"/>
          <w:right w:val="nil"/>
          <w:between w:val="nil"/>
        </w:pBdr>
        <w:spacing w:after="0" w:line="360" w:lineRule="auto"/>
        <w:ind w:firstLine="709"/>
        <w:jc w:val="both"/>
        <w:rPr>
          <w:rFonts w:ascii="Arial" w:hAnsi="Arial" w:cs="Arial"/>
          <w:sz w:val="24"/>
          <w:szCs w:val="24"/>
        </w:rPr>
      </w:pPr>
      <w:r w:rsidRPr="00B1069B">
        <w:rPr>
          <w:rFonts w:ascii="Arial" w:hAnsi="Arial" w:cs="Arial"/>
          <w:sz w:val="24"/>
          <w:szCs w:val="24"/>
        </w:rPr>
        <w:t>A MobileDU foi concebida segundo uma arquitetura em camadas, adotada como decisão de projeto com o objetivo de organizar as responsabilidades da biblioteca, favorecer a reutilização de código, possibilitar sua extensibilidade e estruturar a incorporação dos princípios do Desenho Universal no desenvolvimento de aplicativos móveis.</w:t>
      </w:r>
    </w:p>
    <w:p w14:paraId="0E0B46B9" w14:textId="77777777" w:rsidR="00B1069B" w:rsidRPr="00B1069B" w:rsidRDefault="00B1069B" w:rsidP="00B1069B">
      <w:pPr>
        <w:pBdr>
          <w:top w:val="nil"/>
          <w:left w:val="nil"/>
          <w:bottom w:val="nil"/>
          <w:right w:val="nil"/>
          <w:between w:val="nil"/>
        </w:pBdr>
        <w:spacing w:after="0" w:line="360" w:lineRule="auto"/>
        <w:ind w:firstLine="709"/>
        <w:jc w:val="both"/>
        <w:rPr>
          <w:rFonts w:ascii="Arial" w:hAnsi="Arial" w:cs="Arial"/>
          <w:sz w:val="24"/>
          <w:szCs w:val="24"/>
        </w:rPr>
      </w:pPr>
      <w:r w:rsidRPr="00B1069B">
        <w:rPr>
          <w:rFonts w:ascii="Arial" w:hAnsi="Arial" w:cs="Arial"/>
          <w:sz w:val="24"/>
          <w:szCs w:val="24"/>
        </w:rPr>
        <w:t>Essa organização arquitetural foi definida para separar as preocupações relacionadas à interface, à interação, à orquestração das configurações de acessibilidade e aos serviços assistivos, permitindo que cada conjunto de funcionalidades seja tratado de forma modular e independente. A opção por uma arquitetura em camadas visa facilitar tanto a integração da biblioteca aos aplicativos clientes quanto sua evolução futura, sem a necessidade de alterações estruturais em seus componentes centrais.</w:t>
      </w:r>
    </w:p>
    <w:p w14:paraId="23875859" w14:textId="40D09AC6" w:rsidR="00154095" w:rsidRPr="006A6526"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 xml:space="preserve">A </w:t>
      </w:r>
      <w:r w:rsidR="0036122A">
        <w:rPr>
          <w:rFonts w:ascii="Arial" w:hAnsi="Arial" w:cs="Arial"/>
          <w:sz w:val="24"/>
          <w:szCs w:val="24"/>
        </w:rPr>
        <w:t>Figura 18</w:t>
      </w:r>
      <w:r w:rsidRPr="006A6526">
        <w:rPr>
          <w:rFonts w:ascii="Arial" w:hAnsi="Arial" w:cs="Arial"/>
          <w:sz w:val="24"/>
          <w:szCs w:val="24"/>
        </w:rPr>
        <w:t xml:space="preserve"> apresenta </w:t>
      </w:r>
      <w:r w:rsidR="00AB5402">
        <w:rPr>
          <w:rFonts w:ascii="Arial" w:hAnsi="Arial" w:cs="Arial"/>
          <w:sz w:val="24"/>
          <w:szCs w:val="24"/>
        </w:rPr>
        <w:t xml:space="preserve">um diagrama de fluxo representativo da arquitetura </w:t>
      </w:r>
      <w:r w:rsidRPr="006A6526">
        <w:rPr>
          <w:rFonts w:ascii="Arial" w:hAnsi="Arial" w:cs="Arial"/>
          <w:sz w:val="24"/>
          <w:szCs w:val="24"/>
        </w:rPr>
        <w:t xml:space="preserve">da MobileDU, </w:t>
      </w:r>
      <w:r w:rsidR="00B1069B" w:rsidRPr="00B1069B">
        <w:rPr>
          <w:rFonts w:ascii="Arial" w:hAnsi="Arial" w:cs="Arial"/>
          <w:sz w:val="24"/>
          <w:szCs w:val="24"/>
        </w:rPr>
        <w:t>evidenciando a relação entre os elementos responsáveis pela interação com o usuário, pela aplicação das preferências de acessibilidade e pela inicialização e persistência das configurações.</w:t>
      </w:r>
    </w:p>
    <w:p w14:paraId="1A5502DC" w14:textId="32A06807" w:rsidR="00154095" w:rsidRPr="007532C4" w:rsidRDefault="00C11AFB" w:rsidP="00A20A60">
      <w:pPr>
        <w:pStyle w:val="Legenda"/>
      </w:pPr>
      <w:r>
        <w:lastRenderedPageBreak/>
        <w:t xml:space="preserve">                 </w:t>
      </w:r>
      <w:r w:rsidR="00814D97">
        <w:t xml:space="preserve"> </w:t>
      </w:r>
      <w:r w:rsidR="007C6558">
        <w:t xml:space="preserve"> </w:t>
      </w:r>
      <w:bookmarkStart w:id="158" w:name="_Toc223367414"/>
      <w:r w:rsidR="00154095" w:rsidRPr="007532C4">
        <w:t xml:space="preserve">Figura </w:t>
      </w:r>
      <w:fldSimple w:instr=" SEQ Figura \* ARABIC ">
        <w:r w:rsidR="00F06553">
          <w:rPr>
            <w:noProof/>
          </w:rPr>
          <w:t>18</w:t>
        </w:r>
      </w:fldSimple>
      <w:r w:rsidR="00154095" w:rsidRPr="007532C4">
        <w:t xml:space="preserve"> - Camadas d</w:t>
      </w:r>
      <w:r w:rsidR="00154095">
        <w:t>a biblioteca MobileDU</w:t>
      </w:r>
      <w:bookmarkEnd w:id="158"/>
    </w:p>
    <w:p w14:paraId="4A5B720F" w14:textId="77777777" w:rsidR="00154095" w:rsidRDefault="00154095" w:rsidP="00154095">
      <w:pPr>
        <w:ind w:left="720"/>
      </w:pPr>
      <w:r>
        <w:rPr>
          <w:noProof/>
        </w:rPr>
        <w:drawing>
          <wp:inline distT="0" distB="0" distL="0" distR="0" wp14:anchorId="51562A52" wp14:editId="062443DE">
            <wp:extent cx="5493385" cy="3275330"/>
            <wp:effectExtent l="0" t="38100" r="0" b="39370"/>
            <wp:docPr id="1905189253" name="Diagrama 3" descr="Imagem contendo as camadas da biblioteca mobileDU que serão descritas a no texto em seguida"/>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41A2BB17" w14:textId="7018D910" w:rsidR="00C11AFB" w:rsidRDefault="00C11AFB" w:rsidP="00C11AFB">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39A0D8DC" w14:textId="77777777" w:rsidR="00154095" w:rsidRPr="004B0FF9" w:rsidRDefault="00154095" w:rsidP="002D6A33">
      <w:pPr>
        <w:pStyle w:val="PargrafodaLista"/>
        <w:numPr>
          <w:ilvl w:val="0"/>
          <w:numId w:val="17"/>
        </w:numPr>
        <w:pBdr>
          <w:top w:val="nil"/>
          <w:left w:val="nil"/>
          <w:bottom w:val="nil"/>
          <w:right w:val="nil"/>
          <w:between w:val="nil"/>
        </w:pBdr>
        <w:spacing w:after="0" w:line="360" w:lineRule="auto"/>
        <w:jc w:val="both"/>
        <w:rPr>
          <w:rFonts w:ascii="Arial" w:hAnsi="Arial" w:cs="Arial"/>
          <w:sz w:val="24"/>
          <w:szCs w:val="24"/>
        </w:rPr>
      </w:pPr>
      <w:r w:rsidRPr="004B0FF9">
        <w:rPr>
          <w:rFonts w:ascii="Arial" w:hAnsi="Arial" w:cs="Arial"/>
          <w:sz w:val="24"/>
          <w:szCs w:val="24"/>
        </w:rPr>
        <w:t xml:space="preserve">A Camada 1 – Aplicação Cliente corresponde aos aplicativos Android que consomem a biblioteca MobileDU. Nessa camada encontram-se as </w:t>
      </w:r>
      <w:r w:rsidRPr="004B0FF9">
        <w:rPr>
          <w:rFonts w:ascii="Arial" w:hAnsi="Arial" w:cs="Arial"/>
          <w:i/>
          <w:iCs/>
          <w:sz w:val="24"/>
          <w:szCs w:val="24"/>
        </w:rPr>
        <w:t>activities, fragments</w:t>
      </w:r>
      <w:r w:rsidRPr="004B0FF9">
        <w:rPr>
          <w:rFonts w:ascii="Arial" w:hAnsi="Arial" w:cs="Arial"/>
          <w:sz w:val="24"/>
          <w:szCs w:val="24"/>
        </w:rPr>
        <w:t xml:space="preserve"> e componentes visuais próprios do aplicativo cliente, que não implementam diretamente regras de acessibilidade. Ao integrar a biblioteca, esses elementos passam a herdar automaticamente as funcionalidades de acessibilidade, permitindo que o código do aplicativo permaneça concentrado nas regras de negócio, enquanto a acessibilidade é delegada a uma infraestrutura especializada.</w:t>
      </w:r>
    </w:p>
    <w:p w14:paraId="6AAC4E54" w14:textId="77777777" w:rsidR="00154095" w:rsidRPr="004B0FF9" w:rsidRDefault="00154095" w:rsidP="002D6A33">
      <w:pPr>
        <w:pStyle w:val="PargrafodaLista"/>
        <w:numPr>
          <w:ilvl w:val="0"/>
          <w:numId w:val="17"/>
        </w:numPr>
        <w:pBdr>
          <w:top w:val="nil"/>
          <w:left w:val="nil"/>
          <w:bottom w:val="nil"/>
          <w:right w:val="nil"/>
          <w:between w:val="nil"/>
        </w:pBdr>
        <w:spacing w:after="0" w:line="360" w:lineRule="auto"/>
        <w:jc w:val="both"/>
        <w:rPr>
          <w:rFonts w:ascii="Arial" w:hAnsi="Arial" w:cs="Arial"/>
          <w:sz w:val="24"/>
          <w:szCs w:val="24"/>
        </w:rPr>
      </w:pPr>
      <w:r w:rsidRPr="004B0FF9">
        <w:rPr>
          <w:rFonts w:ascii="Arial" w:hAnsi="Arial" w:cs="Arial"/>
          <w:sz w:val="24"/>
          <w:szCs w:val="24"/>
        </w:rPr>
        <w:t xml:space="preserve">A Camada 2 – UI/UX de Acessibilidade é responsável por disponibilizar a interface de configuração da MobileDU. Nela estão localizados componentes como a </w:t>
      </w:r>
      <w:r w:rsidRPr="004B0FF9">
        <w:rPr>
          <w:rFonts w:ascii="Arial" w:hAnsi="Arial" w:cs="Arial"/>
          <w:i/>
          <w:iCs/>
          <w:sz w:val="24"/>
          <w:szCs w:val="24"/>
        </w:rPr>
        <w:t>SettingsActivity,</w:t>
      </w:r>
      <w:r w:rsidRPr="004B0FF9">
        <w:rPr>
          <w:rFonts w:ascii="Arial" w:hAnsi="Arial" w:cs="Arial"/>
          <w:sz w:val="24"/>
          <w:szCs w:val="24"/>
        </w:rPr>
        <w:t xml:space="preserve"> o </w:t>
      </w:r>
      <w:r w:rsidRPr="004B0FF9">
        <w:rPr>
          <w:rFonts w:ascii="Arial" w:hAnsi="Arial" w:cs="Arial"/>
          <w:i/>
          <w:iCs/>
          <w:sz w:val="24"/>
          <w:szCs w:val="24"/>
        </w:rPr>
        <w:t xml:space="preserve">SettingsPageAdapter </w:t>
      </w:r>
      <w:r w:rsidRPr="004B0FF9">
        <w:rPr>
          <w:rFonts w:ascii="Arial" w:hAnsi="Arial" w:cs="Arial"/>
          <w:sz w:val="24"/>
          <w:szCs w:val="24"/>
        </w:rPr>
        <w:t>e os fragmentos de configuração organizados por categorias, como texto, contraste, ambiente e som. Essa organização permite que o usuário personalize a experiência de uso conforme suas necessidades individuais, reforçando o princípio de autonomia associado ao Desenho Universal. A modularidade dessa camada facilita a inclusão ou remoção de categorias de acessibilidade sem impactos estruturais no sistema.</w:t>
      </w:r>
    </w:p>
    <w:p w14:paraId="6F45E79F" w14:textId="77777777" w:rsidR="00154095" w:rsidRPr="004B0FF9" w:rsidRDefault="00154095" w:rsidP="002D6A33">
      <w:pPr>
        <w:pStyle w:val="PargrafodaLista"/>
        <w:numPr>
          <w:ilvl w:val="0"/>
          <w:numId w:val="17"/>
        </w:numPr>
        <w:pBdr>
          <w:top w:val="nil"/>
          <w:left w:val="nil"/>
          <w:bottom w:val="nil"/>
          <w:right w:val="nil"/>
          <w:between w:val="nil"/>
        </w:pBdr>
        <w:spacing w:after="0" w:line="360" w:lineRule="auto"/>
        <w:jc w:val="both"/>
        <w:rPr>
          <w:rFonts w:ascii="Arial" w:hAnsi="Arial" w:cs="Arial"/>
          <w:sz w:val="24"/>
          <w:szCs w:val="24"/>
        </w:rPr>
      </w:pPr>
      <w:r w:rsidRPr="004B0FF9">
        <w:rPr>
          <w:rFonts w:ascii="Arial" w:hAnsi="Arial" w:cs="Arial"/>
          <w:sz w:val="24"/>
          <w:szCs w:val="24"/>
        </w:rPr>
        <w:lastRenderedPageBreak/>
        <w:t xml:space="preserve">A Camada 3 – Interação e Eventos contemplam mecanismos de interação alternativa, como o </w:t>
      </w:r>
      <w:r w:rsidRPr="004B0FF9">
        <w:rPr>
          <w:rFonts w:ascii="Arial" w:hAnsi="Arial" w:cs="Arial"/>
          <w:i/>
          <w:iCs/>
          <w:sz w:val="24"/>
          <w:szCs w:val="24"/>
        </w:rPr>
        <w:t xml:space="preserve">ShakeDetector </w:t>
      </w:r>
      <w:r w:rsidRPr="004B0FF9">
        <w:rPr>
          <w:rFonts w:ascii="Arial" w:hAnsi="Arial" w:cs="Arial"/>
          <w:sz w:val="24"/>
          <w:szCs w:val="24"/>
        </w:rPr>
        <w:t>e os manipuladores de eventos associados. Esses recursos viabilizam o acesso rápido às funcionalidades de acessibilidade por meio de gestos ou atalhos físicos, reduzindo a dependência exclusiva de elementos visuais da interface. Essa abordagem amplia as possibilidades de interação, especialmente para usuários com limitações motoras ou visuais.</w:t>
      </w:r>
    </w:p>
    <w:p w14:paraId="67D3A94F" w14:textId="77777777" w:rsidR="00154095" w:rsidRPr="004B0FF9" w:rsidRDefault="00154095" w:rsidP="002D6A33">
      <w:pPr>
        <w:pStyle w:val="PargrafodaLista"/>
        <w:numPr>
          <w:ilvl w:val="0"/>
          <w:numId w:val="17"/>
        </w:numPr>
        <w:pBdr>
          <w:top w:val="nil"/>
          <w:left w:val="nil"/>
          <w:bottom w:val="nil"/>
          <w:right w:val="nil"/>
          <w:between w:val="nil"/>
        </w:pBdr>
        <w:spacing w:after="0" w:line="360" w:lineRule="auto"/>
        <w:jc w:val="both"/>
        <w:rPr>
          <w:rFonts w:ascii="Arial" w:hAnsi="Arial" w:cs="Arial"/>
          <w:sz w:val="24"/>
          <w:szCs w:val="24"/>
        </w:rPr>
      </w:pPr>
      <w:r w:rsidRPr="004B0FF9">
        <w:rPr>
          <w:rFonts w:ascii="Arial" w:hAnsi="Arial" w:cs="Arial"/>
          <w:sz w:val="24"/>
          <w:szCs w:val="24"/>
        </w:rPr>
        <w:t xml:space="preserve">A Camada 4 – Orquestração de Acessibilidade constitui o núcleo funcional da MobileDU. Nela está localizado o </w:t>
      </w:r>
      <w:r w:rsidRPr="004B0FF9">
        <w:rPr>
          <w:rFonts w:ascii="Arial" w:hAnsi="Arial" w:cs="Arial"/>
          <w:i/>
          <w:iCs/>
          <w:sz w:val="24"/>
          <w:szCs w:val="24"/>
        </w:rPr>
        <w:t>DUSettingsAppli</w:t>
      </w:r>
      <w:r w:rsidRPr="004B0FF9">
        <w:rPr>
          <w:rFonts w:ascii="Arial" w:hAnsi="Arial" w:cs="Arial"/>
          <w:sz w:val="24"/>
          <w:szCs w:val="24"/>
        </w:rPr>
        <w:t xml:space="preserve">er, responsável por coordenar a aplicação das preferências de acessibilidade definidas pelo usuário. Esse componente atua sobre </w:t>
      </w:r>
      <w:r w:rsidRPr="004B0FF9">
        <w:rPr>
          <w:rFonts w:ascii="Arial" w:hAnsi="Arial" w:cs="Arial"/>
          <w:i/>
          <w:iCs/>
          <w:sz w:val="24"/>
          <w:szCs w:val="24"/>
        </w:rPr>
        <w:t>appliers</w:t>
      </w:r>
      <w:r w:rsidRPr="004B0FF9">
        <w:rPr>
          <w:rFonts w:ascii="Arial" w:hAnsi="Arial" w:cs="Arial"/>
          <w:sz w:val="24"/>
          <w:szCs w:val="24"/>
        </w:rPr>
        <w:t xml:space="preserve"> especializados, como </w:t>
      </w:r>
      <w:r w:rsidRPr="004B0FF9">
        <w:rPr>
          <w:rFonts w:ascii="Arial" w:hAnsi="Arial" w:cs="Arial"/>
          <w:i/>
          <w:iCs/>
          <w:sz w:val="24"/>
          <w:szCs w:val="24"/>
        </w:rPr>
        <w:t>EnvironmentApplier, SoundApplier</w:t>
      </w:r>
      <w:r w:rsidRPr="004B0FF9">
        <w:rPr>
          <w:rFonts w:ascii="Arial" w:hAnsi="Arial" w:cs="Arial"/>
          <w:sz w:val="24"/>
          <w:szCs w:val="24"/>
        </w:rPr>
        <w:t xml:space="preserve"> e </w:t>
      </w:r>
      <w:r w:rsidRPr="004B0FF9">
        <w:rPr>
          <w:rFonts w:ascii="Arial" w:hAnsi="Arial" w:cs="Arial"/>
          <w:i/>
          <w:iCs/>
          <w:sz w:val="24"/>
          <w:szCs w:val="24"/>
        </w:rPr>
        <w:t>TextApplier,</w:t>
      </w:r>
      <w:r w:rsidRPr="004B0FF9">
        <w:rPr>
          <w:rFonts w:ascii="Arial" w:hAnsi="Arial" w:cs="Arial"/>
          <w:sz w:val="24"/>
          <w:szCs w:val="24"/>
        </w:rPr>
        <w:t xml:space="preserve"> cada um encarregado de aplicar configurações em um domínio específico. Essa separação entre definição e aplicação das configurações favorece a coesão, a manutenibilidade e a extensibilidade da biblioteca.</w:t>
      </w:r>
    </w:p>
    <w:p w14:paraId="0141FD53" w14:textId="77777777" w:rsidR="00A11F6A" w:rsidRPr="00A11F6A" w:rsidRDefault="00154095" w:rsidP="002D6A33">
      <w:pPr>
        <w:pStyle w:val="PargrafodaLista"/>
        <w:numPr>
          <w:ilvl w:val="0"/>
          <w:numId w:val="17"/>
        </w:numPr>
        <w:pBdr>
          <w:top w:val="nil"/>
          <w:left w:val="nil"/>
          <w:bottom w:val="nil"/>
          <w:right w:val="nil"/>
          <w:between w:val="nil"/>
        </w:pBdr>
        <w:spacing w:after="0" w:line="360" w:lineRule="auto"/>
        <w:jc w:val="both"/>
        <w:rPr>
          <w:rFonts w:ascii="Arial" w:hAnsi="Arial" w:cs="Arial"/>
          <w:sz w:val="24"/>
          <w:szCs w:val="24"/>
        </w:rPr>
      </w:pPr>
      <w:r w:rsidRPr="004B0FF9">
        <w:rPr>
          <w:rFonts w:ascii="Arial" w:hAnsi="Arial" w:cs="Arial"/>
          <w:sz w:val="24"/>
          <w:szCs w:val="24"/>
        </w:rPr>
        <w:t xml:space="preserve">A Camada 5 – Serviços Assistivos concentra os recursos responsáveis pela implementação direta das funcionalidades assistivas. Destacam-se, nessa camada, o </w:t>
      </w:r>
      <w:r w:rsidR="00DC385C">
        <w:rPr>
          <w:rFonts w:ascii="Arial" w:hAnsi="Arial" w:cs="Arial"/>
          <w:i/>
          <w:iCs/>
          <w:sz w:val="24"/>
          <w:szCs w:val="24"/>
        </w:rPr>
        <w:t>Libras</w:t>
      </w:r>
      <w:r w:rsidRPr="004B0FF9">
        <w:rPr>
          <w:rFonts w:ascii="Arial" w:hAnsi="Arial" w:cs="Arial"/>
          <w:i/>
          <w:iCs/>
          <w:sz w:val="24"/>
          <w:szCs w:val="24"/>
        </w:rPr>
        <w:t>SupportManager</w:t>
      </w:r>
      <w:r w:rsidRPr="004B0FF9">
        <w:rPr>
          <w:rFonts w:ascii="Arial" w:hAnsi="Arial" w:cs="Arial"/>
          <w:sz w:val="24"/>
          <w:szCs w:val="24"/>
        </w:rPr>
        <w:t xml:space="preserve">, que possibilita suporte multimodal por meio da Língua Brasileira de Sinais, e o </w:t>
      </w:r>
      <w:r w:rsidRPr="004B0FF9">
        <w:rPr>
          <w:rFonts w:ascii="Arial" w:hAnsi="Arial" w:cs="Arial"/>
          <w:i/>
          <w:iCs/>
          <w:sz w:val="24"/>
          <w:szCs w:val="24"/>
        </w:rPr>
        <w:t>DUVolumeInterceptor,</w:t>
      </w:r>
      <w:r w:rsidRPr="004B0FF9">
        <w:rPr>
          <w:rFonts w:ascii="Arial" w:hAnsi="Arial" w:cs="Arial"/>
          <w:sz w:val="24"/>
          <w:szCs w:val="24"/>
        </w:rPr>
        <w:t xml:space="preserve"> responsável pelo controle e </w:t>
      </w:r>
      <w:r w:rsidRPr="00E56FDF">
        <w:rPr>
          <w:rFonts w:ascii="Arial" w:hAnsi="Arial" w:cs="Arial"/>
          <w:i/>
          <w:iCs/>
          <w:sz w:val="24"/>
          <w:szCs w:val="24"/>
        </w:rPr>
        <w:t>feedback</w:t>
      </w:r>
      <w:r w:rsidRPr="004B0FF9">
        <w:rPr>
          <w:rFonts w:ascii="Arial" w:hAnsi="Arial" w:cs="Arial"/>
          <w:sz w:val="24"/>
          <w:szCs w:val="24"/>
        </w:rPr>
        <w:t xml:space="preserve"> sonoro. Também fazem parte dessa camada os serviços de contexto, que permitem à biblioteca reagir dinamicamente a diferentes estados do dispositivo e ambientes de uso.</w:t>
      </w:r>
      <w:r w:rsidR="00A11F6A" w:rsidRPr="00A11F6A">
        <w:t xml:space="preserve"> </w:t>
      </w:r>
    </w:p>
    <w:p w14:paraId="3E1320EE" w14:textId="39B8CA9F" w:rsidR="00154095" w:rsidRDefault="00A11F6A" w:rsidP="00A11F6A">
      <w:pPr>
        <w:pStyle w:val="PargrafodaLista"/>
        <w:pBdr>
          <w:top w:val="nil"/>
          <w:left w:val="nil"/>
          <w:bottom w:val="nil"/>
          <w:right w:val="nil"/>
          <w:between w:val="nil"/>
        </w:pBdr>
        <w:spacing w:after="0" w:line="360" w:lineRule="auto"/>
        <w:ind w:left="1429"/>
        <w:jc w:val="both"/>
        <w:rPr>
          <w:rFonts w:ascii="Arial" w:hAnsi="Arial" w:cs="Arial"/>
          <w:sz w:val="24"/>
          <w:szCs w:val="24"/>
        </w:rPr>
      </w:pPr>
      <w:r w:rsidRPr="00A11F6A">
        <w:rPr>
          <w:rFonts w:ascii="Arial" w:hAnsi="Arial" w:cs="Arial"/>
          <w:sz w:val="24"/>
          <w:szCs w:val="24"/>
        </w:rPr>
        <w:t xml:space="preserve">Embora a implementação apresentada contemple a Língua Brasileira de Sinais (Libras), a arquitetura do módulo foi concebida de forma genérica, permitindo a associação de vídeos sincronizados independentemente do idioma da língua de sinais. O mecanismo de vinculação baseado em arquivos com extensão específica (.lb) não está semanticamente restrito à Libras, podendo ser estendido para suportar outras línguas de sinais, como ASL (American Sign Language), BSL (British Sign Language) ou LSF (Langue des Signes Française), mediante a disponibilização de novos conjuntos de vídeos e eventuais adaptações de nomenclatura do </w:t>
      </w:r>
      <w:r w:rsidRPr="00A11F6A">
        <w:rPr>
          <w:rFonts w:ascii="Arial" w:hAnsi="Arial" w:cs="Arial"/>
          <w:sz w:val="24"/>
          <w:szCs w:val="24"/>
        </w:rPr>
        <w:lastRenderedPageBreak/>
        <w:t>módulo. Assim, a limitação atual decorre de escopo de implementação e não de restrição arquitetural.</w:t>
      </w:r>
    </w:p>
    <w:p w14:paraId="7EE30D25" w14:textId="77777777" w:rsidR="00154095" w:rsidRPr="004B0FF9" w:rsidRDefault="00154095" w:rsidP="002D6A33">
      <w:pPr>
        <w:pStyle w:val="PargrafodaLista"/>
        <w:numPr>
          <w:ilvl w:val="0"/>
          <w:numId w:val="17"/>
        </w:numPr>
        <w:pBdr>
          <w:top w:val="nil"/>
          <w:left w:val="nil"/>
          <w:bottom w:val="nil"/>
          <w:right w:val="nil"/>
          <w:between w:val="nil"/>
        </w:pBdr>
        <w:spacing w:after="0" w:line="360" w:lineRule="auto"/>
        <w:jc w:val="both"/>
        <w:rPr>
          <w:rFonts w:ascii="Arial" w:hAnsi="Arial" w:cs="Arial"/>
          <w:sz w:val="24"/>
          <w:szCs w:val="24"/>
        </w:rPr>
      </w:pPr>
      <w:r w:rsidRPr="004B0FF9">
        <w:rPr>
          <w:rFonts w:ascii="Arial" w:hAnsi="Arial" w:cs="Arial"/>
          <w:sz w:val="24"/>
          <w:szCs w:val="24"/>
        </w:rPr>
        <w:t xml:space="preserve">A Camada 6 – Configuração e Persistência centraliza o gerenciamento das preferências do usuário por meio do </w:t>
      </w:r>
      <w:r w:rsidRPr="004B0FF9">
        <w:rPr>
          <w:rFonts w:ascii="Arial" w:hAnsi="Arial" w:cs="Arial"/>
          <w:i/>
          <w:iCs/>
          <w:sz w:val="24"/>
          <w:szCs w:val="24"/>
        </w:rPr>
        <w:t>AppConfig</w:t>
      </w:r>
      <w:r w:rsidRPr="004B0FF9">
        <w:rPr>
          <w:rFonts w:ascii="Arial" w:hAnsi="Arial" w:cs="Arial"/>
          <w:sz w:val="24"/>
          <w:szCs w:val="24"/>
        </w:rPr>
        <w:t>, que atua como fonte única de configuração da biblioteca. Essa centralização evita inconsistências, simplifica a manutenção e possibilita a evolução futura da solução, como a adoção de mecanismos alternativos de persistência.</w:t>
      </w:r>
    </w:p>
    <w:p w14:paraId="677C379B" w14:textId="77777777" w:rsidR="00154095" w:rsidRPr="004B0FF9" w:rsidRDefault="00154095" w:rsidP="002D6A33">
      <w:pPr>
        <w:pStyle w:val="PargrafodaLista"/>
        <w:numPr>
          <w:ilvl w:val="0"/>
          <w:numId w:val="17"/>
        </w:numPr>
        <w:pBdr>
          <w:top w:val="nil"/>
          <w:left w:val="nil"/>
          <w:bottom w:val="nil"/>
          <w:right w:val="nil"/>
          <w:between w:val="nil"/>
        </w:pBdr>
        <w:spacing w:after="0" w:line="360" w:lineRule="auto"/>
        <w:jc w:val="both"/>
        <w:rPr>
          <w:rFonts w:ascii="Arial" w:hAnsi="Arial" w:cs="Arial"/>
          <w:sz w:val="24"/>
          <w:szCs w:val="24"/>
        </w:rPr>
      </w:pPr>
      <w:r w:rsidRPr="004B0FF9">
        <w:rPr>
          <w:rFonts w:ascii="Arial" w:hAnsi="Arial" w:cs="Arial"/>
          <w:sz w:val="24"/>
          <w:szCs w:val="24"/>
        </w:rPr>
        <w:t xml:space="preserve">Por fim, a Camada 7 – Inicialização e </w:t>
      </w:r>
      <w:r w:rsidRPr="004B0FF9">
        <w:rPr>
          <w:rFonts w:ascii="Arial" w:hAnsi="Arial" w:cs="Arial"/>
          <w:i/>
          <w:iCs/>
          <w:sz w:val="24"/>
          <w:szCs w:val="24"/>
        </w:rPr>
        <w:t xml:space="preserve">Bootstrap </w:t>
      </w:r>
      <w:r w:rsidRPr="004B0FF9">
        <w:rPr>
          <w:rFonts w:ascii="Arial" w:hAnsi="Arial" w:cs="Arial"/>
          <w:sz w:val="24"/>
          <w:szCs w:val="24"/>
        </w:rPr>
        <w:t xml:space="preserve">é responsável pela ativação automática da biblioteca. O uso do </w:t>
      </w:r>
      <w:r w:rsidRPr="004B0FF9">
        <w:rPr>
          <w:rFonts w:ascii="Arial" w:hAnsi="Arial" w:cs="Arial"/>
          <w:i/>
          <w:iCs/>
          <w:sz w:val="24"/>
          <w:szCs w:val="24"/>
        </w:rPr>
        <w:t>DUInitProvider</w:t>
      </w:r>
      <w:r w:rsidRPr="004B0FF9">
        <w:rPr>
          <w:rFonts w:ascii="Arial" w:hAnsi="Arial" w:cs="Arial"/>
          <w:sz w:val="24"/>
          <w:szCs w:val="24"/>
        </w:rPr>
        <w:t xml:space="preserve">, baseado em </w:t>
      </w:r>
      <w:r w:rsidRPr="004B0FF9">
        <w:rPr>
          <w:rFonts w:ascii="Arial" w:hAnsi="Arial" w:cs="Arial"/>
          <w:i/>
          <w:iCs/>
          <w:sz w:val="24"/>
          <w:szCs w:val="24"/>
        </w:rPr>
        <w:t>ContentProvider,</w:t>
      </w:r>
      <w:r w:rsidRPr="004B0FF9">
        <w:rPr>
          <w:rFonts w:ascii="Arial" w:hAnsi="Arial" w:cs="Arial"/>
          <w:sz w:val="24"/>
          <w:szCs w:val="24"/>
        </w:rPr>
        <w:t xml:space="preserve"> permite que a MobileDU seja inicializada sem a necessidade de chamadas explícitas no código do aplicativo cliente, reduzindo erros de integração e assegurando que os recursos de acessibilidade estejam disponíveis desde o início do ciclo de vida da aplicação.</w:t>
      </w:r>
    </w:p>
    <w:p w14:paraId="4E8EBF66" w14:textId="6088FC48" w:rsidR="00154095"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154095">
        <w:rPr>
          <w:rFonts w:ascii="Arial" w:hAnsi="Arial" w:cs="Arial"/>
          <w:sz w:val="24"/>
          <w:szCs w:val="24"/>
        </w:rPr>
        <w:t>Em conjunto, essa arquitetura caracteriza a MobileDU como uma biblioteca de acessibilidade com organização arquitetural própria, que vai além da disponibilização de componentes isolados de interface, ao promover a operacionalização dos princípios do Desenho Universal de maneira estruturada, reutilizável e passível de evolução.</w:t>
      </w:r>
    </w:p>
    <w:p w14:paraId="3F22FA4F" w14:textId="77777777" w:rsidR="00E06950" w:rsidRPr="00814D97" w:rsidRDefault="00E06950" w:rsidP="00E06950">
      <w:pPr>
        <w:pStyle w:val="Ttulo3"/>
      </w:pPr>
      <w:bookmarkStart w:id="159" w:name="_Toc223367646"/>
      <w:r w:rsidRPr="00814D97">
        <w:t>Reutilização e extensibilidade da MobileDU</w:t>
      </w:r>
      <w:bookmarkEnd w:id="159"/>
    </w:p>
    <w:p w14:paraId="3BE9872F" w14:textId="77777777" w:rsidR="00E06950" w:rsidRPr="00814D97" w:rsidRDefault="00E06950" w:rsidP="00E06950">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A MobileDU foi concebida como uma biblioteca modular e reutilizável, estruturada de forma a permitir sua integração a diferentes aplicações Android sem impor dependências estruturais à lógica de negócio do aplicativo cliente. Sua organização em módulo independente possibilita que seja incorporada como dependência ao projeto, mantendo isolamento entre os componentes de acessibilidade e as funcionalidades específicas da aplicação.</w:t>
      </w:r>
    </w:p>
    <w:p w14:paraId="08F3F1CA" w14:textId="77777777" w:rsidR="00E06950" w:rsidRPr="00814D97" w:rsidRDefault="00E06950" w:rsidP="00E06950">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 xml:space="preserve">A reutilização ocorre por meio da integração da biblioteca ao projeto consumidor, seguida da inicialização automática de seus componentes centrais. A arquitetura foi projetada para que as configurações de acessibilidade sejam aplicadas de forma transversal às telas da aplicação, reduzindo a necessidade de intervenções repetitivas no código do desenvolvedor. Dessa forma, o aplicativo cliente pode concentrar-se na implementação de suas regras de negócio, enquanto a MobileDU </w:t>
      </w:r>
      <w:r w:rsidRPr="00814D97">
        <w:rPr>
          <w:rFonts w:ascii="Arial" w:hAnsi="Arial" w:cs="Arial"/>
          <w:sz w:val="24"/>
          <w:szCs w:val="24"/>
        </w:rPr>
        <w:lastRenderedPageBreak/>
        <w:t>assume a responsabilidade pela aplicação das diretrizes de acessibilidade implementadas.</w:t>
      </w:r>
    </w:p>
    <w:p w14:paraId="118F9273" w14:textId="77777777" w:rsidR="00E06950" w:rsidRPr="00814D97" w:rsidRDefault="00E06950" w:rsidP="00E06950">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No que se refere à extensibilidade, a organização em camadas e a separação entre definição e aplicação das configurações permitem a incorporação progressiva de novas diretrizes. A inclusão de uma nova diretriz pode ser realizada por meio da criação de um novo componente aplicador (</w:t>
      </w:r>
      <w:r w:rsidRPr="00814D97">
        <w:rPr>
          <w:rFonts w:ascii="Arial" w:hAnsi="Arial" w:cs="Arial"/>
          <w:i/>
          <w:iCs/>
          <w:sz w:val="24"/>
          <w:szCs w:val="24"/>
        </w:rPr>
        <w:t>Applier</w:t>
      </w:r>
      <w:r w:rsidRPr="00814D97">
        <w:rPr>
          <w:rFonts w:ascii="Arial" w:hAnsi="Arial" w:cs="Arial"/>
          <w:sz w:val="24"/>
          <w:szCs w:val="24"/>
        </w:rPr>
        <w:t>), responsável por implementar o comportamento correspondente, bem como pela atualização do painel de configuração e da estrutura de persistência centralizada. Essa abordagem minimiza impactos sobre os demais componentes da biblioteca, preservando sua coesão arquitetural.</w:t>
      </w:r>
    </w:p>
    <w:p w14:paraId="4BF204DE" w14:textId="77777777" w:rsidR="00E06950" w:rsidRPr="00814D97" w:rsidRDefault="00E06950" w:rsidP="00E06950">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Além disso, a centralização das preferências no componente AppConfig permite que novas configurações sejam adicionadas sem necessidade de reestruturação global da biblioteca. A arquitetura favorece, assim, evolução incremental, manutenção facilitada e adaptação futura a novas recomendações normativas ou demandas emergentes no campo da acessibilidade móvel.</w:t>
      </w:r>
    </w:p>
    <w:p w14:paraId="1EB1903E" w14:textId="77777777" w:rsidR="00E06950" w:rsidRPr="00814D97" w:rsidRDefault="00E06950" w:rsidP="00E06950">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A MobileDU deve, portanto, ser compreendida como uma base arquitetural extensível, capaz de evoluir progressivamente a partir da incorporação de novas diretrizes, mantendo a coerência com os princípios do Desenho Universal que fundamentam sua concepção.</w:t>
      </w:r>
    </w:p>
    <w:p w14:paraId="3CB3F47E" w14:textId="29986E59" w:rsidR="008C0A16" w:rsidRPr="00814D97" w:rsidRDefault="008C0A16" w:rsidP="00E06950">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 xml:space="preserve">Do ponto de vista operacional, a reutilização da MobileDU ocorre mediante sua inclusão como dependência no projeto Android, com ativação automática por meio do componente DUInitProvider, dispensando chamadas explícitas de inicialização no código do aplicativo cliente. Para a extensão da biblioteca, a incorporação de uma nova diretriz pode ser realizada pela criação de um novo componente </w:t>
      </w:r>
      <w:r w:rsidRPr="00814D97">
        <w:rPr>
          <w:rFonts w:ascii="Arial" w:hAnsi="Arial" w:cs="Arial"/>
          <w:i/>
          <w:iCs/>
          <w:sz w:val="24"/>
          <w:szCs w:val="24"/>
        </w:rPr>
        <w:t>Applier</w:t>
      </w:r>
      <w:r w:rsidRPr="00814D97">
        <w:rPr>
          <w:rFonts w:ascii="Arial" w:hAnsi="Arial" w:cs="Arial"/>
          <w:sz w:val="24"/>
          <w:szCs w:val="24"/>
        </w:rPr>
        <w:t xml:space="preserve"> especializado, responsável pela aplicação da configuração correspondente, associado à atualização da interface de configuração e ao registro da nova preferência no AppConfig. Essa estratégia permite que novas funcionalidades sejam adicionadas sem modificação estrutural das camadas já existentes.</w:t>
      </w:r>
    </w:p>
    <w:p w14:paraId="51768DFB" w14:textId="597131B0" w:rsidR="00241E0A" w:rsidRDefault="00241E0A" w:rsidP="00241E0A">
      <w:pPr>
        <w:pStyle w:val="Ttulo3"/>
      </w:pPr>
      <w:bookmarkStart w:id="160" w:name="_Toc223367647"/>
      <w:r>
        <w:t>Desenvolvimento incremental da biblioteca</w:t>
      </w:r>
      <w:bookmarkEnd w:id="160"/>
    </w:p>
    <w:p w14:paraId="1708F99B" w14:textId="77777777" w:rsidR="00241E0A"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O desenvolvimento da MobileDU foi conduzido de forma incremental, conforme previsto na metodologia. A adoção da arquitetura em camadas mostrou-se adequada para a incorporação progressiva de funcionalidades de acessibilidade, permitindo a expansão da biblioteca sem impacto estrutural significativo em seu núcleo.</w:t>
      </w:r>
    </w:p>
    <w:p w14:paraId="19C2A021" w14:textId="77777777" w:rsidR="005F235D" w:rsidRPr="00814D97" w:rsidRDefault="005F235D" w:rsidP="005F235D">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lastRenderedPageBreak/>
        <w:t>A implementação contemplou um subconjunto das diretrizes sistematizadas, selecionadas com base em critérios de viabilidade técnica, relevância transversal e potencial demonstrativo da proposta. Foram priorizadas diretrizes relacionadas à configuração de texto (tipo, tamanho, contraste), ambiente (cor, brilho, inversão cromática), som e mecanismos básicos de interação, por apresentarem alta recorrência nas fontes analisadas, aplicabilidade ampla em diferentes contextos de uso e possibilidade de implementação por meio de componentes reutilizáveis no nível da aplicação.</w:t>
      </w:r>
    </w:p>
    <w:p w14:paraId="5A85E23C" w14:textId="77777777" w:rsidR="005F235D" w:rsidRPr="00814D97" w:rsidRDefault="005F235D" w:rsidP="005F235D">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Diretrizes cuja operacionalização demandaria soluções altamente específicas, forte acoplamento à lógica de negócio da aplicação cliente ou mecanismos que extrapolassem a proposta arquitetural da biblioteca foram consideradas fora do escopo inicial da implementação. Essa delimitação permitiu manter coerência com o objetivo da pesquisa, que consistiu em demonstrar a viabilidade técnica e arquitetural da operacionalização das diretrizes por meio de uma biblioteca reutilizável e modular, e não em esgotar integralmente o conjunto identificado no levantamento teórico.</w:t>
      </w:r>
    </w:p>
    <w:p w14:paraId="217FABE5" w14:textId="4076AF76" w:rsidR="005F235D" w:rsidRPr="00814D97" w:rsidRDefault="005F235D" w:rsidP="005F235D">
      <w:pPr>
        <w:pStyle w:val="Ttulo3"/>
      </w:pPr>
      <w:bookmarkStart w:id="161" w:name="_Toc223367648"/>
      <w:bookmarkStart w:id="162" w:name="_Hlk219471980"/>
      <w:r w:rsidRPr="00814D97">
        <w:t>Diretrizes não implementadas e delimitação de escopo</w:t>
      </w:r>
      <w:bookmarkEnd w:id="161"/>
    </w:p>
    <w:p w14:paraId="13EC76BE" w14:textId="77777777" w:rsidR="005F235D" w:rsidRPr="00814D97" w:rsidRDefault="005F235D" w:rsidP="005F235D">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Embora o levantamento sistematizado no Capítulo 3 tenha resultado em um conjunto abrangente de diretrizes organizadas em oito categorias, a implementação da MobileDU contemplou um subconjunto dessas diretrizes, selecionadas conforme critérios de viabilidade técnica e aderência à proposta arquitetural da biblioteca.</w:t>
      </w:r>
    </w:p>
    <w:p w14:paraId="7194003B" w14:textId="77777777" w:rsidR="005F235D" w:rsidRPr="00814D97" w:rsidRDefault="005F235D" w:rsidP="005F235D">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Não foram implementadas, nesta versão da biblioteca, diretrizes relacionadas a:</w:t>
      </w:r>
    </w:p>
    <w:p w14:paraId="55D9D3E3" w14:textId="77777777" w:rsidR="005F235D" w:rsidRPr="00814D97" w:rsidRDefault="005F235D" w:rsidP="005F235D">
      <w:pPr>
        <w:pStyle w:val="PargrafodaLista"/>
        <w:numPr>
          <w:ilvl w:val="0"/>
          <w:numId w:val="32"/>
        </w:numPr>
        <w:pBdr>
          <w:top w:val="nil"/>
          <w:left w:val="nil"/>
          <w:bottom w:val="nil"/>
          <w:right w:val="nil"/>
          <w:between w:val="nil"/>
        </w:pBdr>
        <w:tabs>
          <w:tab w:val="num" w:pos="720"/>
        </w:tabs>
        <w:spacing w:after="0" w:line="360" w:lineRule="auto"/>
        <w:jc w:val="both"/>
        <w:rPr>
          <w:rFonts w:ascii="Arial" w:hAnsi="Arial" w:cs="Arial"/>
          <w:sz w:val="24"/>
          <w:szCs w:val="24"/>
        </w:rPr>
      </w:pPr>
      <w:r w:rsidRPr="00814D97">
        <w:rPr>
          <w:rFonts w:ascii="Arial" w:hAnsi="Arial" w:cs="Arial"/>
          <w:sz w:val="24"/>
          <w:szCs w:val="24"/>
        </w:rPr>
        <w:t>mecanismos avançados de leitor de tela (controle de velocidade, timbre, leitura estrutural de tabelas, leitura automática de conteúdo digitado);</w:t>
      </w:r>
    </w:p>
    <w:p w14:paraId="20A2A06E" w14:textId="77777777" w:rsidR="005F235D" w:rsidRPr="00814D97" w:rsidRDefault="005F235D" w:rsidP="005F235D">
      <w:pPr>
        <w:pStyle w:val="PargrafodaLista"/>
        <w:numPr>
          <w:ilvl w:val="0"/>
          <w:numId w:val="32"/>
        </w:numPr>
        <w:pBdr>
          <w:top w:val="nil"/>
          <w:left w:val="nil"/>
          <w:bottom w:val="nil"/>
          <w:right w:val="nil"/>
          <w:between w:val="nil"/>
        </w:pBdr>
        <w:tabs>
          <w:tab w:val="num" w:pos="720"/>
        </w:tabs>
        <w:spacing w:after="0" w:line="360" w:lineRule="auto"/>
        <w:jc w:val="both"/>
        <w:rPr>
          <w:rFonts w:ascii="Arial" w:hAnsi="Arial" w:cs="Arial"/>
          <w:sz w:val="24"/>
          <w:szCs w:val="24"/>
        </w:rPr>
      </w:pPr>
      <w:r w:rsidRPr="00814D97">
        <w:rPr>
          <w:rFonts w:ascii="Arial" w:hAnsi="Arial" w:cs="Arial"/>
          <w:sz w:val="24"/>
          <w:szCs w:val="24"/>
        </w:rPr>
        <w:t>configurações completas de legendas e descrição audiovisual;</w:t>
      </w:r>
    </w:p>
    <w:p w14:paraId="19F16432" w14:textId="77777777" w:rsidR="005F235D" w:rsidRPr="00814D97" w:rsidRDefault="005F235D" w:rsidP="005F235D">
      <w:pPr>
        <w:pStyle w:val="PargrafodaLista"/>
        <w:numPr>
          <w:ilvl w:val="0"/>
          <w:numId w:val="32"/>
        </w:numPr>
        <w:pBdr>
          <w:top w:val="nil"/>
          <w:left w:val="nil"/>
          <w:bottom w:val="nil"/>
          <w:right w:val="nil"/>
          <w:between w:val="nil"/>
        </w:pBdr>
        <w:tabs>
          <w:tab w:val="num" w:pos="720"/>
        </w:tabs>
        <w:spacing w:after="0" w:line="360" w:lineRule="auto"/>
        <w:jc w:val="both"/>
        <w:rPr>
          <w:rFonts w:ascii="Arial" w:hAnsi="Arial" w:cs="Arial"/>
          <w:sz w:val="24"/>
          <w:szCs w:val="24"/>
        </w:rPr>
      </w:pPr>
      <w:r w:rsidRPr="00814D97">
        <w:rPr>
          <w:rFonts w:ascii="Arial" w:hAnsi="Arial" w:cs="Arial"/>
          <w:sz w:val="24"/>
          <w:szCs w:val="24"/>
        </w:rPr>
        <w:t>mecanismos estruturados de ampliação (zoom global com controle de foco e janela de ampliação);</w:t>
      </w:r>
    </w:p>
    <w:p w14:paraId="5C9D8989" w14:textId="77777777" w:rsidR="005F235D" w:rsidRPr="00814D97" w:rsidRDefault="005F235D" w:rsidP="005F235D">
      <w:pPr>
        <w:pStyle w:val="PargrafodaLista"/>
        <w:numPr>
          <w:ilvl w:val="0"/>
          <w:numId w:val="32"/>
        </w:numPr>
        <w:pBdr>
          <w:top w:val="nil"/>
          <w:left w:val="nil"/>
          <w:bottom w:val="nil"/>
          <w:right w:val="nil"/>
          <w:between w:val="nil"/>
        </w:pBdr>
        <w:tabs>
          <w:tab w:val="num" w:pos="720"/>
        </w:tabs>
        <w:spacing w:after="0" w:line="360" w:lineRule="auto"/>
        <w:jc w:val="both"/>
        <w:rPr>
          <w:rFonts w:ascii="Arial" w:hAnsi="Arial" w:cs="Arial"/>
          <w:sz w:val="24"/>
          <w:szCs w:val="24"/>
        </w:rPr>
      </w:pPr>
      <w:r w:rsidRPr="00814D97">
        <w:rPr>
          <w:rFonts w:ascii="Arial" w:hAnsi="Arial" w:cs="Arial"/>
          <w:sz w:val="24"/>
          <w:szCs w:val="24"/>
        </w:rPr>
        <w:t>personalização avançada de entrada de dados (intervalos de toque, modos alternativos de digitação);</w:t>
      </w:r>
    </w:p>
    <w:p w14:paraId="22B22F87" w14:textId="77777777" w:rsidR="005F235D" w:rsidRPr="00814D97" w:rsidRDefault="005F235D" w:rsidP="005F235D">
      <w:pPr>
        <w:pStyle w:val="PargrafodaLista"/>
        <w:numPr>
          <w:ilvl w:val="0"/>
          <w:numId w:val="32"/>
        </w:numPr>
        <w:pBdr>
          <w:top w:val="nil"/>
          <w:left w:val="nil"/>
          <w:bottom w:val="nil"/>
          <w:right w:val="nil"/>
          <w:between w:val="nil"/>
        </w:pBdr>
        <w:tabs>
          <w:tab w:val="num" w:pos="720"/>
        </w:tabs>
        <w:spacing w:after="0" w:line="360" w:lineRule="auto"/>
        <w:jc w:val="both"/>
        <w:rPr>
          <w:rFonts w:ascii="Arial" w:hAnsi="Arial" w:cs="Arial"/>
          <w:sz w:val="24"/>
          <w:szCs w:val="24"/>
        </w:rPr>
      </w:pPr>
      <w:r w:rsidRPr="00814D97">
        <w:rPr>
          <w:rFonts w:ascii="Arial" w:hAnsi="Arial" w:cs="Arial"/>
          <w:sz w:val="24"/>
          <w:szCs w:val="24"/>
        </w:rPr>
        <w:t>controle extensivo de notificações, alertas luminosos e gestos complexos.</w:t>
      </w:r>
    </w:p>
    <w:p w14:paraId="28D610F5" w14:textId="77777777" w:rsidR="005F235D" w:rsidRPr="00814D97" w:rsidRDefault="005F235D" w:rsidP="005F235D">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lastRenderedPageBreak/>
        <w:t>A exclusão dessas diretrizes nesta etapa não decorre de inviabilidade conceitual, mas de delimitação metodológica do escopo, uma vez que sua implementação demandaria soluções específicas de maior complexidade, maior acoplamento estrutural ou ampliação significativa da arquitetura proposta. A opção adotada permitiu concentrar a implementação nas diretrizes com maior aplicabilidade transversal e potencial demonstrativo da operacionalização do modelo conceitual.</w:t>
      </w:r>
    </w:p>
    <w:p w14:paraId="37554259" w14:textId="77777777" w:rsidR="005F235D" w:rsidRPr="005F235D" w:rsidRDefault="005F235D" w:rsidP="005F235D">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As diretrizes não implementadas permanecem documentadas e estruturadas, constituindo possibilidades concretas de expansão futura da biblioteca.</w:t>
      </w:r>
    </w:p>
    <w:p w14:paraId="27D637E4" w14:textId="5EB659C6" w:rsidR="00241E0A" w:rsidRDefault="00241E0A" w:rsidP="00241E0A">
      <w:pPr>
        <w:pStyle w:val="Ttulo3"/>
      </w:pPr>
      <w:bookmarkStart w:id="163" w:name="_Toc223367649"/>
      <w:r>
        <w:t>Prototipagem e uso da MobileDU em aplicativos</w:t>
      </w:r>
      <w:bookmarkEnd w:id="163"/>
    </w:p>
    <w:p w14:paraId="5786CD31" w14:textId="77777777" w:rsidR="00241E0A" w:rsidRPr="00D463EB"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D463EB">
        <w:rPr>
          <w:rFonts w:ascii="Arial" w:hAnsi="Arial" w:cs="Arial"/>
          <w:sz w:val="24"/>
          <w:szCs w:val="24"/>
        </w:rPr>
        <w:t>A etapa de prototipagem e implementação teve como objetivo principal avaliar, de forma prática e controlada, a aplicabilidade, a flexibilidade e o potencial de reutilização da biblioteca MobileDU no contexto do desenvolvimento de aplicativos móveis acessíveis. Essa etapa foi fundamental para verificar se as decisões conceituais e arquiteturais adotadas ao longo da pesquisa se sustentariam em cenários reais de uso, aproximando a proposta teórica de sua materialização técnica.</w:t>
      </w:r>
    </w:p>
    <w:p w14:paraId="697AA611" w14:textId="77777777" w:rsidR="00241E0A" w:rsidRPr="00D463EB"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D463EB">
        <w:rPr>
          <w:rFonts w:ascii="Arial" w:hAnsi="Arial" w:cs="Arial"/>
          <w:sz w:val="24"/>
          <w:szCs w:val="24"/>
        </w:rPr>
        <w:t xml:space="preserve">Diferentemente de um </w:t>
      </w:r>
      <w:r w:rsidRPr="00E56FDF">
        <w:rPr>
          <w:rFonts w:ascii="Arial" w:hAnsi="Arial" w:cs="Arial"/>
          <w:i/>
          <w:iCs/>
          <w:sz w:val="24"/>
          <w:szCs w:val="24"/>
        </w:rPr>
        <w:t>framework</w:t>
      </w:r>
      <w:r w:rsidRPr="00D463EB">
        <w:rPr>
          <w:rFonts w:ascii="Arial" w:hAnsi="Arial" w:cs="Arial"/>
          <w:sz w:val="24"/>
          <w:szCs w:val="24"/>
        </w:rPr>
        <w:t>, a MobileDU foi concebida como uma biblioteca de software, cujo propósito é disponibilizar componentes, serviços e mecanismos reutilizáveis que possam ser incorporados aos aplicativos conforme a necessidade do desenvolvedor, sem impor uma estrutura fixa, um fluxo rígido de execução ou dependência direta da lógica de negócio da aplicação cliente. Essa característica foi considerada essencial para preservar a autonomia dos desenvolvedores e favorecer a adoção da biblioteca em projetos com diferentes arquiteturas e níveis de complexidade.</w:t>
      </w:r>
    </w:p>
    <w:p w14:paraId="2141CF24" w14:textId="7684D5E0" w:rsidR="00241E0A" w:rsidRPr="00D463EB"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D463EB">
        <w:rPr>
          <w:rFonts w:ascii="Arial" w:hAnsi="Arial" w:cs="Arial"/>
          <w:sz w:val="24"/>
          <w:szCs w:val="24"/>
        </w:rPr>
        <w:t>Os recursos implementados até o momento configuram um</w:t>
      </w:r>
      <w:r w:rsidR="00282550">
        <w:rPr>
          <w:rFonts w:ascii="Arial" w:hAnsi="Arial" w:cs="Arial"/>
          <w:sz w:val="24"/>
          <w:szCs w:val="24"/>
        </w:rPr>
        <w:t xml:space="preserve">a biblioteca de software funcional </w:t>
      </w:r>
      <w:r w:rsidRPr="00D463EB">
        <w:rPr>
          <w:rFonts w:ascii="Arial" w:hAnsi="Arial" w:cs="Arial"/>
          <w:sz w:val="24"/>
          <w:szCs w:val="24"/>
        </w:rPr>
        <w:t>da MobileDU, responsável por materializar apenas parte das diretrizes de acessibilidade e Desenho Universal sistematizadas neste trabalho. A opção por iniciar com um conjunto restrito de funcionalidades permitiu validar, de forma gradual e controlada, as decisões arquiteturais adotadas, bem como testar a viabilidade técnica da integração da biblioteca em diferentes contextos de aplicação, antes de sua ampliação para um conjunto mais abrangente de diretrizes.</w:t>
      </w:r>
    </w:p>
    <w:p w14:paraId="74B4604E" w14:textId="77777777" w:rsidR="00241E0A" w:rsidRPr="00D463EB"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D463EB">
        <w:rPr>
          <w:rFonts w:ascii="Arial" w:hAnsi="Arial" w:cs="Arial"/>
          <w:sz w:val="24"/>
          <w:szCs w:val="24"/>
        </w:rPr>
        <w:t xml:space="preserve">Para essa finalidade, foram desenvolvidos protótipos de aplicativos móveis que utilizaram a MobileDU como dependência. Esses aplicativos consumidores possibilitaram avaliar a incorporação dos recursos de acessibilidade atualmente </w:t>
      </w:r>
      <w:r w:rsidRPr="00D463EB">
        <w:rPr>
          <w:rFonts w:ascii="Arial" w:hAnsi="Arial" w:cs="Arial"/>
          <w:sz w:val="24"/>
          <w:szCs w:val="24"/>
        </w:rPr>
        <w:lastRenderedPageBreak/>
        <w:t>disponíveis, incluindo mecanismos de customização da interface, ajustes de apresentação visual, controle de som, adaptação ao ambiente de uso e formas alternativas de interação. A integração da biblioteca aos protótipos ocorreu com baixo impacto na estrutura dos aplicativos, evidenciando o caráter reutilizável, modular e não intrusivo da solução proposta.</w:t>
      </w:r>
    </w:p>
    <w:p w14:paraId="46DF946F" w14:textId="77777777" w:rsidR="00241E0A" w:rsidRPr="00D463EB"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D463EB">
        <w:rPr>
          <w:rFonts w:ascii="Arial" w:hAnsi="Arial" w:cs="Arial"/>
          <w:sz w:val="24"/>
          <w:szCs w:val="24"/>
        </w:rPr>
        <w:t>A interface de configuração disponibilizada pela MobileDU também foi avaliada durante a prototipagem, permitindo observar a organização das funcionalidades por categorias de acessibilidade e a efetividade dos mecanismos de personalização da experiência do usuário. Essa abordagem reforça o alinhamento da biblioteca com os princípios do Desenho Universal, ao oferecer múltiplas possibilidades de adaptação sem restringir o uso a um único perfil de usuário ou a um conjunto específico de deficiências.</w:t>
      </w:r>
    </w:p>
    <w:p w14:paraId="0A4E4929" w14:textId="2C01C8C5" w:rsidR="00241E0A" w:rsidRPr="00D463EB"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D463EB">
        <w:rPr>
          <w:rFonts w:ascii="Arial" w:hAnsi="Arial" w:cs="Arial"/>
          <w:sz w:val="24"/>
          <w:szCs w:val="24"/>
        </w:rPr>
        <w:t>Embora o conjunto atual de recursos represente uma implementação parcial das diretrizes propostas, a arquitetura da MobileDU foi projetada de forma extensível, possibilitando a inclusão progressiva de novas funcionalidades de acessibilidade sem a necessidade de alterações significativas em seu núcleo. A organização em camadas, a separação entre os mecanismos de configuração e de aplicação das preferências do usuário, bem como o uso de componentes especializados, favorecem a evolução gradual da biblioteca ao longo do tempo.</w:t>
      </w:r>
    </w:p>
    <w:p w14:paraId="78594D68" w14:textId="2BBC208D" w:rsidR="00241E0A" w:rsidRPr="00D463EB"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D463EB">
        <w:rPr>
          <w:rFonts w:ascii="Arial" w:hAnsi="Arial" w:cs="Arial"/>
          <w:sz w:val="24"/>
          <w:szCs w:val="24"/>
        </w:rPr>
        <w:t xml:space="preserve">Dessa forma, a etapa de </w:t>
      </w:r>
      <w:r w:rsidR="00C145DA">
        <w:rPr>
          <w:rFonts w:ascii="Arial" w:hAnsi="Arial" w:cs="Arial"/>
          <w:sz w:val="24"/>
          <w:szCs w:val="24"/>
        </w:rPr>
        <w:t>implementação e validação técnica</w:t>
      </w:r>
      <w:r w:rsidRPr="00D463EB">
        <w:rPr>
          <w:rFonts w:ascii="Arial" w:hAnsi="Arial" w:cs="Arial"/>
          <w:sz w:val="24"/>
          <w:szCs w:val="24"/>
        </w:rPr>
        <w:t xml:space="preserve"> demonstrou que a MobileDU, mesmo em seu estado atual de </w:t>
      </w:r>
      <w:r w:rsidR="00C145DA">
        <w:rPr>
          <w:rFonts w:ascii="Arial" w:hAnsi="Arial" w:cs="Arial"/>
          <w:sz w:val="24"/>
          <w:szCs w:val="24"/>
        </w:rPr>
        <w:t>biblioteca de software funcional</w:t>
      </w:r>
      <w:r w:rsidRPr="00D463EB">
        <w:rPr>
          <w:rFonts w:ascii="Arial" w:hAnsi="Arial" w:cs="Arial"/>
          <w:sz w:val="24"/>
          <w:szCs w:val="24"/>
        </w:rPr>
        <w:t>, apresenta viabilidade técnica e conceitual como biblioteca de apoio ao desenvolvimento de aplicativos móveis acessíveis. Os resultados obtidos indicam que a solução possui potencial de expansão, podendo incorporar, de maneira progressiva, um conjunto mais amplo de funcionalidades de acessibilidade, conforme previsto nas diretrizes estabelecidas neste trabalho.</w:t>
      </w:r>
    </w:p>
    <w:p w14:paraId="3029C77C" w14:textId="50F0633C" w:rsidR="00241E0A" w:rsidRDefault="00241E0A" w:rsidP="00241E0A">
      <w:pPr>
        <w:pStyle w:val="Ttulo3"/>
      </w:pPr>
      <w:bookmarkStart w:id="164" w:name="_Toc223367650"/>
      <w:bookmarkEnd w:id="162"/>
      <w:r>
        <w:t>Telas de Configuração da MobileDU</w:t>
      </w:r>
      <w:bookmarkEnd w:id="164"/>
    </w:p>
    <w:p w14:paraId="6D93A9C6" w14:textId="77777777" w:rsidR="000E4C74" w:rsidRPr="000E4C74" w:rsidRDefault="000E4C74" w:rsidP="000E4C74">
      <w:pPr>
        <w:pBdr>
          <w:top w:val="nil"/>
          <w:left w:val="nil"/>
          <w:bottom w:val="nil"/>
          <w:right w:val="nil"/>
          <w:between w:val="nil"/>
        </w:pBdr>
        <w:spacing w:after="0" w:line="360" w:lineRule="auto"/>
        <w:ind w:firstLine="709"/>
        <w:jc w:val="both"/>
        <w:rPr>
          <w:rFonts w:ascii="Arial" w:hAnsi="Arial" w:cs="Arial"/>
          <w:sz w:val="24"/>
          <w:szCs w:val="24"/>
        </w:rPr>
      </w:pPr>
      <w:r w:rsidRPr="000E4C74">
        <w:rPr>
          <w:rFonts w:ascii="Arial" w:hAnsi="Arial" w:cs="Arial"/>
          <w:sz w:val="24"/>
          <w:szCs w:val="24"/>
        </w:rPr>
        <w:t xml:space="preserve">A biblioteca MobileDU disponibiliza um conjunto de telas destinadas à configuração de recursos de acessibilidade e à personalização da experiência do usuário em aplicativos móveis Android. Essas telas foram concebidas como parte integrante do artefato tecnológico proposto, com a finalidade de exemplificar a materialização prática de parte das diretrizes de acessibilidade e de Desenho Universal sistematizadas neste trabalho. Ressalta-se que a descrição apresentada </w:t>
      </w:r>
      <w:r w:rsidRPr="000E4C74">
        <w:rPr>
          <w:rFonts w:ascii="Arial" w:hAnsi="Arial" w:cs="Arial"/>
          <w:sz w:val="24"/>
          <w:szCs w:val="24"/>
        </w:rPr>
        <w:lastRenderedPageBreak/>
        <w:t>nesta seção possui caráter analítico e ilustrativo, não se configurando como documentação de uso ou manual técnico da biblioteca.</w:t>
      </w:r>
    </w:p>
    <w:p w14:paraId="54E50179" w14:textId="4691D070" w:rsidR="000E4C74" w:rsidRPr="000E4C74" w:rsidRDefault="000E4C74" w:rsidP="000E4C74">
      <w:pPr>
        <w:pBdr>
          <w:top w:val="nil"/>
          <w:left w:val="nil"/>
          <w:bottom w:val="nil"/>
          <w:right w:val="nil"/>
          <w:between w:val="nil"/>
        </w:pBdr>
        <w:spacing w:after="0" w:line="360" w:lineRule="auto"/>
        <w:ind w:firstLine="709"/>
        <w:jc w:val="both"/>
        <w:rPr>
          <w:rFonts w:ascii="Arial" w:hAnsi="Arial" w:cs="Arial"/>
          <w:sz w:val="24"/>
          <w:szCs w:val="24"/>
        </w:rPr>
      </w:pPr>
      <w:r w:rsidRPr="000E4C74">
        <w:rPr>
          <w:rFonts w:ascii="Arial" w:hAnsi="Arial" w:cs="Arial"/>
          <w:sz w:val="24"/>
          <w:szCs w:val="24"/>
        </w:rPr>
        <w:t>As telas de configuração podem ser integradas ao aplicativo cliente de forma independente da lógica de negócio, permitindo que os recursos de acessibilidade sejam acessados pelo usuário final sem interferência direta na estrutura funcional da aplicação. A MobileDU atua como uma biblioteca integrável, adicionando ao aplicativo um painel de configurações de acessibilidade e customização, com impacto limitado na estrutura existente</w:t>
      </w:r>
      <w:r>
        <w:rPr>
          <w:rFonts w:ascii="Arial" w:hAnsi="Arial" w:cs="Arial"/>
          <w:sz w:val="24"/>
          <w:szCs w:val="24"/>
        </w:rPr>
        <w:t>.</w:t>
      </w:r>
    </w:p>
    <w:p w14:paraId="70765233" w14:textId="7453C039" w:rsidR="000E4C74" w:rsidRPr="000E4C74" w:rsidRDefault="000E4C74" w:rsidP="000E4C74">
      <w:pPr>
        <w:pBdr>
          <w:top w:val="nil"/>
          <w:left w:val="nil"/>
          <w:bottom w:val="nil"/>
          <w:right w:val="nil"/>
          <w:between w:val="nil"/>
        </w:pBdr>
        <w:spacing w:after="0" w:line="360" w:lineRule="auto"/>
        <w:ind w:firstLine="709"/>
        <w:jc w:val="both"/>
        <w:rPr>
          <w:rFonts w:ascii="Arial" w:hAnsi="Arial" w:cs="Arial"/>
          <w:sz w:val="24"/>
          <w:szCs w:val="24"/>
        </w:rPr>
      </w:pPr>
      <w:r w:rsidRPr="000E4C74">
        <w:rPr>
          <w:rFonts w:ascii="Arial" w:hAnsi="Arial" w:cs="Arial"/>
          <w:sz w:val="24"/>
          <w:szCs w:val="24"/>
        </w:rPr>
        <w:t xml:space="preserve">Por meio dessas telas, o usuário pode realizar ajustes visuais, sonoros e funcionais, como configurações de texto, contraste, ambiente e </w:t>
      </w:r>
      <w:r w:rsidRPr="00E56FDF">
        <w:rPr>
          <w:rFonts w:ascii="Arial" w:hAnsi="Arial" w:cs="Arial"/>
          <w:i/>
          <w:iCs/>
          <w:sz w:val="24"/>
          <w:szCs w:val="24"/>
        </w:rPr>
        <w:t>feedback</w:t>
      </w:r>
      <w:r w:rsidRPr="000E4C74">
        <w:rPr>
          <w:rFonts w:ascii="Arial" w:hAnsi="Arial" w:cs="Arial"/>
          <w:sz w:val="24"/>
          <w:szCs w:val="24"/>
        </w:rPr>
        <w:t xml:space="preserve"> auditivo, de acordo com suas preferências e necessidades. As preferências selecionadas são armazenadas de forma centralizada e aplicadas de maneira transversal às telas do aplicativo que utilizam os componentes da MobileDU, reduzindo a necessidade de intervenções repetitivas no código da aplicação cliente. Destaca-se que as funcionalidades atualmente disponíveis correspondem à implementação parcial das diretrizes levantadas ao longo da pesquisa, coerente com o </w:t>
      </w:r>
      <w:r w:rsidR="00C145DA">
        <w:rPr>
          <w:rFonts w:ascii="Arial" w:hAnsi="Arial" w:cs="Arial"/>
          <w:sz w:val="24"/>
          <w:szCs w:val="24"/>
        </w:rPr>
        <w:t>escopo delimitado da biblioteca desenvolvida</w:t>
      </w:r>
      <w:r w:rsidRPr="000E4C74">
        <w:rPr>
          <w:rFonts w:ascii="Arial" w:hAnsi="Arial" w:cs="Arial"/>
          <w:sz w:val="24"/>
          <w:szCs w:val="24"/>
        </w:rPr>
        <w:t>.</w:t>
      </w:r>
    </w:p>
    <w:p w14:paraId="44501D30" w14:textId="3E289245" w:rsidR="00241E0A" w:rsidRDefault="00241E0A" w:rsidP="000E4C74">
      <w:pPr>
        <w:pBdr>
          <w:top w:val="nil"/>
          <w:left w:val="nil"/>
          <w:bottom w:val="nil"/>
          <w:right w:val="nil"/>
          <w:between w:val="nil"/>
        </w:pBdr>
        <w:spacing w:after="0" w:line="360" w:lineRule="auto"/>
        <w:ind w:firstLine="709"/>
        <w:jc w:val="both"/>
        <w:rPr>
          <w:rFonts w:ascii="Arial" w:hAnsi="Arial" w:cs="Arial"/>
          <w:sz w:val="24"/>
          <w:szCs w:val="24"/>
        </w:rPr>
      </w:pPr>
      <w:bookmarkStart w:id="165" w:name="_Hlk223333679"/>
      <w:r w:rsidRPr="005B0994">
        <w:rPr>
          <w:rFonts w:ascii="Arial" w:hAnsi="Arial" w:cs="Arial"/>
          <w:sz w:val="24"/>
          <w:szCs w:val="24"/>
        </w:rPr>
        <w:t xml:space="preserve">A </w:t>
      </w:r>
      <w:r w:rsidR="0036122A">
        <w:rPr>
          <w:rFonts w:ascii="Arial" w:hAnsi="Arial" w:cs="Arial"/>
          <w:sz w:val="24"/>
          <w:szCs w:val="24"/>
        </w:rPr>
        <w:t xml:space="preserve">Figura 19 </w:t>
      </w:r>
      <w:r w:rsidR="000E4C74" w:rsidRPr="000E4C74">
        <w:rPr>
          <w:rFonts w:ascii="Arial" w:hAnsi="Arial" w:cs="Arial"/>
          <w:sz w:val="24"/>
          <w:szCs w:val="24"/>
        </w:rPr>
        <w:t xml:space="preserve">apresenta a tela inicial de um aplicativo </w:t>
      </w:r>
      <w:r w:rsidR="00A11F6A">
        <w:rPr>
          <w:rFonts w:ascii="Arial" w:hAnsi="Arial" w:cs="Arial"/>
          <w:sz w:val="24"/>
          <w:szCs w:val="24"/>
        </w:rPr>
        <w:t>Android base, criado apenas para fins de demonstração da biblioteca</w:t>
      </w:r>
      <w:r w:rsidR="000E4C74" w:rsidRPr="000E4C74">
        <w:rPr>
          <w:rFonts w:ascii="Arial" w:hAnsi="Arial" w:cs="Arial"/>
          <w:sz w:val="24"/>
          <w:szCs w:val="24"/>
        </w:rPr>
        <w:t xml:space="preserve"> MobileDU. </w:t>
      </w:r>
      <w:r w:rsidR="00A11F6A">
        <w:rPr>
          <w:rFonts w:ascii="Arial" w:hAnsi="Arial" w:cs="Arial"/>
          <w:sz w:val="24"/>
          <w:szCs w:val="24"/>
        </w:rPr>
        <w:t xml:space="preserve">Trata-se de um aplicativo sem lógica de negócio específica, utilizado exclusivamente para evidenciar que a biblioteca pode ser incorporada à aplicação, independentemente de sua finalidade funcional. </w:t>
      </w:r>
      <w:r w:rsidR="000E4C74" w:rsidRPr="000E4C74">
        <w:rPr>
          <w:rFonts w:ascii="Arial" w:hAnsi="Arial" w:cs="Arial"/>
          <w:sz w:val="24"/>
          <w:szCs w:val="24"/>
        </w:rPr>
        <w:t>Nessa interface, observa-se a presença de um ícone dedicado ao acesso às opções de configuração de acessibilidade disponibilizadas pela biblioteca. Esse elemento atua como ponto de entrada para o painel de configurações, permitindo que o usuário acesse as funcionalidades de acessibilidade a qualquer momento durante a interação com o aplicativo. A adoção de um elemento visual específico para esse acesso contribui para a visibilidade das funcionalidades e reduz a dependência de menus extensos ou pouco intuitivos.</w:t>
      </w:r>
    </w:p>
    <w:bookmarkEnd w:id="165"/>
    <w:p w14:paraId="795D5475" w14:textId="77777777" w:rsidR="000E4C74" w:rsidRDefault="000E4C74" w:rsidP="000E4C74">
      <w:pPr>
        <w:pBdr>
          <w:top w:val="nil"/>
          <w:left w:val="nil"/>
          <w:bottom w:val="nil"/>
          <w:right w:val="nil"/>
          <w:between w:val="nil"/>
        </w:pBdr>
        <w:spacing w:after="0" w:line="360" w:lineRule="auto"/>
        <w:ind w:firstLine="709"/>
        <w:jc w:val="both"/>
        <w:rPr>
          <w:rFonts w:ascii="Arial" w:hAnsi="Arial" w:cs="Arial"/>
          <w:sz w:val="24"/>
          <w:szCs w:val="24"/>
        </w:rPr>
      </w:pPr>
      <w:r w:rsidRPr="000E4C74">
        <w:rPr>
          <w:rFonts w:ascii="Arial" w:hAnsi="Arial" w:cs="Arial"/>
          <w:sz w:val="24"/>
          <w:szCs w:val="24"/>
        </w:rPr>
        <w:t xml:space="preserve">Além do acesso visual por meio do ícone inicial, a MobileDU disponibiliza mecanismos alternativos de acionamento das telas de configuração, como o uso de gestos ou interações físicas com o dispositivo. Entre esses mecanismos, incluem-se a detecção de movimento por meio do componente </w:t>
      </w:r>
      <w:r w:rsidRPr="000E4C74">
        <w:rPr>
          <w:rFonts w:ascii="Arial" w:hAnsi="Arial" w:cs="Arial"/>
          <w:i/>
          <w:iCs/>
          <w:sz w:val="24"/>
          <w:szCs w:val="24"/>
        </w:rPr>
        <w:t>ShakeDetector</w:t>
      </w:r>
      <w:r w:rsidRPr="000E4C74">
        <w:rPr>
          <w:rFonts w:ascii="Arial" w:hAnsi="Arial" w:cs="Arial"/>
          <w:sz w:val="24"/>
          <w:szCs w:val="24"/>
        </w:rPr>
        <w:t xml:space="preserve"> e a ativação por meio do pressionamento sequencial do botão de aumento de volume. Essas alternativas ampliam as possibilidades de interação e reduzem a dependência </w:t>
      </w:r>
      <w:r w:rsidRPr="000E4C74">
        <w:rPr>
          <w:rFonts w:ascii="Arial" w:hAnsi="Arial" w:cs="Arial"/>
          <w:sz w:val="24"/>
          <w:szCs w:val="24"/>
        </w:rPr>
        <w:lastRenderedPageBreak/>
        <w:t>exclusiva de elementos visuais, beneficiando usuários com diferentes limitações motoras ou visuais.</w:t>
      </w:r>
    </w:p>
    <w:p w14:paraId="4EE66FD6" w14:textId="77777777" w:rsidR="000E4C74" w:rsidRDefault="000E4C74" w:rsidP="000E4C74">
      <w:pPr>
        <w:pBdr>
          <w:top w:val="nil"/>
          <w:left w:val="nil"/>
          <w:bottom w:val="nil"/>
          <w:right w:val="nil"/>
          <w:between w:val="nil"/>
        </w:pBdr>
        <w:spacing w:after="0" w:line="360" w:lineRule="auto"/>
        <w:ind w:firstLine="709"/>
        <w:jc w:val="both"/>
      </w:pPr>
    </w:p>
    <w:p w14:paraId="359E4151" w14:textId="333761B4" w:rsidR="00C46DBC" w:rsidRDefault="00814D97" w:rsidP="00A20A60">
      <w:pPr>
        <w:pStyle w:val="Legenda"/>
      </w:pPr>
      <w:bookmarkStart w:id="166" w:name="_Ref219472299"/>
      <w:r>
        <w:t xml:space="preserve">                                                       </w:t>
      </w:r>
      <w:bookmarkStart w:id="167" w:name="_Toc223367415"/>
      <w:r w:rsidR="00241E0A" w:rsidRPr="00744427">
        <w:t xml:space="preserve">Figura </w:t>
      </w:r>
      <w:fldSimple w:instr=" SEQ Figura \* ARABIC ">
        <w:r w:rsidR="00F06553">
          <w:rPr>
            <w:noProof/>
          </w:rPr>
          <w:t>19</w:t>
        </w:r>
      </w:fldSimple>
      <w:bookmarkEnd w:id="166"/>
      <w:r w:rsidR="00241E0A" w:rsidRPr="00744427">
        <w:t xml:space="preserve"> </w:t>
      </w:r>
      <w:r w:rsidR="00241E0A">
        <w:t>–</w:t>
      </w:r>
      <w:r w:rsidR="00241E0A" w:rsidRPr="00744427">
        <w:t xml:space="preserve"> </w:t>
      </w:r>
      <w:r w:rsidR="00241E0A">
        <w:t>Tela inicial de um aplicativo</w:t>
      </w:r>
      <w:bookmarkEnd w:id="167"/>
    </w:p>
    <w:p w14:paraId="507C81FE" w14:textId="6EAC16D2" w:rsidR="00241E0A" w:rsidRPr="00744427" w:rsidRDefault="00814D97" w:rsidP="00A20A60">
      <w:pPr>
        <w:pStyle w:val="Legenda"/>
      </w:pPr>
      <w:r>
        <w:t xml:space="preserve">                                                                           </w:t>
      </w:r>
      <w:r w:rsidR="00241E0A">
        <w:t>que utiliza a MobileDU</w:t>
      </w:r>
    </w:p>
    <w:p w14:paraId="5393D905" w14:textId="77777777" w:rsidR="00241E0A" w:rsidRDefault="00241E0A" w:rsidP="00241E0A">
      <w:pPr>
        <w:jc w:val="center"/>
      </w:pPr>
      <w:r>
        <w:rPr>
          <w:noProof/>
        </w:rPr>
        <w:drawing>
          <wp:inline distT="0" distB="0" distL="0" distR="0" wp14:anchorId="0B8D570D" wp14:editId="0444D388">
            <wp:extent cx="1287761" cy="2791739"/>
            <wp:effectExtent l="19050" t="19050" r="27305" b="8890"/>
            <wp:docPr id="1521521249" name="Imagem 1" descr="Figura tela inicial de um app no smartphone que utiliza a mobile DU, como símbolo do design universal no canto superior dire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21249" name="Imagem 1" descr="Figura tela inicial de um app no smartphone que utiliza a mobile DU, como símbolo do design universal no canto superior direi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90377" cy="2797411"/>
                    </a:xfrm>
                    <a:prstGeom prst="rect">
                      <a:avLst/>
                    </a:prstGeom>
                    <a:ln>
                      <a:solidFill>
                        <a:schemeClr val="tx1"/>
                      </a:solidFill>
                    </a:ln>
                  </pic:spPr>
                </pic:pic>
              </a:graphicData>
            </a:graphic>
          </wp:inline>
        </w:drawing>
      </w:r>
    </w:p>
    <w:p w14:paraId="044C3267" w14:textId="109D6AAF" w:rsidR="00C46DBC" w:rsidRDefault="00C46DBC" w:rsidP="00C46DBC">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5B0994">
        <w:rPr>
          <w:rFonts w:ascii="Arial" w:hAnsi="Arial" w:cs="Arial"/>
        </w:rPr>
        <w:t xml:space="preserve">          </w:t>
      </w:r>
      <w:r w:rsidRPr="00765787">
        <w:rPr>
          <w:rFonts w:ascii="Arial" w:hAnsi="Arial" w:cs="Arial"/>
        </w:rPr>
        <w:t>Fonte: O autor (2026).</w:t>
      </w:r>
    </w:p>
    <w:p w14:paraId="5CA00BB1" w14:textId="77777777" w:rsidR="007C6558" w:rsidRPr="007C6558" w:rsidRDefault="007C6558" w:rsidP="00C46DBC">
      <w:pPr>
        <w:pBdr>
          <w:top w:val="nil"/>
          <w:left w:val="nil"/>
          <w:bottom w:val="nil"/>
          <w:right w:val="nil"/>
          <w:between w:val="nil"/>
        </w:pBdr>
        <w:spacing w:after="0" w:line="360" w:lineRule="auto"/>
        <w:jc w:val="both"/>
        <w:rPr>
          <w:rFonts w:ascii="Arial" w:hAnsi="Arial" w:cs="Arial"/>
          <w:sz w:val="12"/>
          <w:szCs w:val="12"/>
        </w:rPr>
      </w:pPr>
    </w:p>
    <w:p w14:paraId="5D7F2EBC" w14:textId="067FEEB9" w:rsidR="00241E0A" w:rsidRDefault="00241E0A" w:rsidP="000E4C74">
      <w:pPr>
        <w:pBdr>
          <w:top w:val="nil"/>
          <w:left w:val="nil"/>
          <w:bottom w:val="nil"/>
          <w:right w:val="nil"/>
          <w:between w:val="nil"/>
        </w:pBdr>
        <w:spacing w:after="0" w:line="360" w:lineRule="auto"/>
        <w:ind w:firstLine="709"/>
        <w:jc w:val="both"/>
        <w:rPr>
          <w:rFonts w:ascii="Arial" w:hAnsi="Arial" w:cs="Arial"/>
          <w:sz w:val="24"/>
          <w:szCs w:val="24"/>
        </w:rPr>
      </w:pPr>
      <w:r w:rsidRPr="005B0994">
        <w:rPr>
          <w:rFonts w:ascii="Arial" w:hAnsi="Arial" w:cs="Arial"/>
          <w:sz w:val="24"/>
          <w:szCs w:val="24"/>
        </w:rPr>
        <w:t xml:space="preserve">A </w:t>
      </w:r>
      <w:r w:rsidR="0036122A">
        <w:rPr>
          <w:rFonts w:ascii="Arial" w:hAnsi="Arial" w:cs="Arial"/>
          <w:sz w:val="24"/>
          <w:szCs w:val="24"/>
        </w:rPr>
        <w:t xml:space="preserve">Figura 20 </w:t>
      </w:r>
      <w:r w:rsidR="000E4C74" w:rsidRPr="000E4C74">
        <w:rPr>
          <w:rFonts w:ascii="Arial" w:hAnsi="Arial" w:cs="Arial"/>
          <w:sz w:val="24"/>
          <w:szCs w:val="24"/>
        </w:rPr>
        <w:t>apresenta a aba de configuração de texto, por meio da qual o usuário pode ajustar parâmetros relacionados à apresentação textual, como o tamanho da fonte. Essa tela exemplifica a aplicação de diretrizes voltadas à adaptação do conteúdo textual, possibilitando ajustes que favorecem a legibilidade e o conforto visual. As alterações realizadas nessa aba são aplicadas de forma consistente em todas as telas do aplicativo que utilizam os componentes da MobileDU.</w:t>
      </w:r>
    </w:p>
    <w:p w14:paraId="6E2240B9" w14:textId="77777777" w:rsidR="00814D97" w:rsidRDefault="00814D97" w:rsidP="00814D97">
      <w:pPr>
        <w:pBdr>
          <w:top w:val="nil"/>
          <w:left w:val="nil"/>
          <w:bottom w:val="nil"/>
          <w:right w:val="nil"/>
          <w:between w:val="nil"/>
        </w:pBdr>
        <w:spacing w:after="0" w:line="360" w:lineRule="auto"/>
        <w:ind w:firstLine="709"/>
        <w:jc w:val="both"/>
        <w:rPr>
          <w:rFonts w:ascii="Arial" w:hAnsi="Arial" w:cs="Arial"/>
          <w:sz w:val="24"/>
          <w:szCs w:val="24"/>
        </w:rPr>
      </w:pPr>
      <w:r w:rsidRPr="005B0994">
        <w:rPr>
          <w:rFonts w:ascii="Arial" w:hAnsi="Arial" w:cs="Arial"/>
          <w:sz w:val="24"/>
          <w:szCs w:val="24"/>
        </w:rPr>
        <w:t xml:space="preserve">A </w:t>
      </w:r>
      <w:r>
        <w:rPr>
          <w:rFonts w:ascii="Arial" w:hAnsi="Arial" w:cs="Arial"/>
          <w:sz w:val="24"/>
          <w:szCs w:val="24"/>
        </w:rPr>
        <w:t xml:space="preserve">Figura 21 </w:t>
      </w:r>
      <w:r w:rsidRPr="000E4C74">
        <w:rPr>
          <w:rFonts w:ascii="Arial" w:hAnsi="Arial" w:cs="Arial"/>
          <w:sz w:val="24"/>
          <w:szCs w:val="24"/>
        </w:rPr>
        <w:t>ilustra a aba de configuração de contraste, responsável por permitir a seleção de combinações de cores e padrões de contraste voltados à melhoria da percepção visual da interface. Essa funcionalidade contribui para a distinção entre elementos visuais e para a leitura de conteúdos textuais, sendo particularmente relevante para usuários com baixa visão ou sensibilidade a determinados padrões cromáticos. A organização das opções nessa tela prioriza clareza e simplicidade, favorecendo a compreensão das configurações disponíveis.</w:t>
      </w:r>
    </w:p>
    <w:p w14:paraId="2BA4C54D" w14:textId="77777777" w:rsidR="000E4C74" w:rsidRDefault="000E4C74" w:rsidP="000E4C74">
      <w:pPr>
        <w:pBdr>
          <w:top w:val="nil"/>
          <w:left w:val="nil"/>
          <w:bottom w:val="nil"/>
          <w:right w:val="nil"/>
          <w:between w:val="nil"/>
        </w:pBdr>
        <w:spacing w:after="0" w:line="360" w:lineRule="auto"/>
        <w:ind w:firstLine="709"/>
        <w:jc w:val="both"/>
        <w:rPr>
          <w:rFonts w:ascii="Arial" w:hAnsi="Arial" w:cs="Arial"/>
          <w:sz w:val="24"/>
          <w:szCs w:val="24"/>
        </w:rPr>
      </w:pPr>
    </w:p>
    <w:p w14:paraId="7330BA2F" w14:textId="111122CA" w:rsidR="00241E0A" w:rsidRPr="00744427" w:rsidRDefault="00814D97" w:rsidP="00A20A60">
      <w:pPr>
        <w:pStyle w:val="Legenda"/>
      </w:pPr>
      <w:bookmarkStart w:id="168" w:name="_Ref219472520"/>
      <w:r>
        <w:lastRenderedPageBreak/>
        <w:t xml:space="preserve">                                                         </w:t>
      </w:r>
      <w:bookmarkStart w:id="169" w:name="_Toc223367416"/>
      <w:r w:rsidR="00241E0A" w:rsidRPr="00744427">
        <w:t xml:space="preserve">Figura </w:t>
      </w:r>
      <w:fldSimple w:instr=" SEQ Figura \* ARABIC ">
        <w:r w:rsidR="00F06553">
          <w:rPr>
            <w:noProof/>
          </w:rPr>
          <w:t>20</w:t>
        </w:r>
      </w:fldSimple>
      <w:bookmarkEnd w:id="168"/>
      <w:r w:rsidR="00241E0A" w:rsidRPr="00744427">
        <w:t xml:space="preserve"> </w:t>
      </w:r>
      <w:r w:rsidR="00241E0A">
        <w:t>–</w:t>
      </w:r>
      <w:r w:rsidR="00241E0A" w:rsidRPr="00744427">
        <w:t xml:space="preserve"> </w:t>
      </w:r>
      <w:r w:rsidR="00241E0A">
        <w:t>Aba de Configuração de Texto</w:t>
      </w:r>
      <w:bookmarkEnd w:id="169"/>
    </w:p>
    <w:p w14:paraId="2F639FC0" w14:textId="77777777" w:rsidR="00241E0A" w:rsidRDefault="00241E0A" w:rsidP="00241E0A">
      <w:pPr>
        <w:jc w:val="center"/>
      </w:pPr>
      <w:r>
        <w:rPr>
          <w:noProof/>
        </w:rPr>
        <w:drawing>
          <wp:inline distT="0" distB="0" distL="0" distR="0" wp14:anchorId="6EA405B1" wp14:editId="4444F1CF">
            <wp:extent cx="1283288" cy="2783558"/>
            <wp:effectExtent l="19050" t="19050" r="12700" b="17145"/>
            <wp:docPr id="1703392287" name="Imagem 2" descr="Figura da aba de configuração de texto disponibilizada pela biblioteca Mobil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2287" name="Imagem 2" descr="Figura da aba de configuração de texto disponibilizada pela biblioteca MobileDU"/>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86023" cy="2789491"/>
                    </a:xfrm>
                    <a:prstGeom prst="rect">
                      <a:avLst/>
                    </a:prstGeom>
                    <a:ln>
                      <a:solidFill>
                        <a:schemeClr val="tx1"/>
                      </a:solidFill>
                    </a:ln>
                  </pic:spPr>
                </pic:pic>
              </a:graphicData>
            </a:graphic>
          </wp:inline>
        </w:drawing>
      </w:r>
    </w:p>
    <w:p w14:paraId="2E58F4E9" w14:textId="43563568" w:rsidR="00C46DBC" w:rsidRDefault="00C46DBC" w:rsidP="00C46DBC">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0E4C74">
        <w:rPr>
          <w:rFonts w:ascii="Arial" w:hAnsi="Arial" w:cs="Arial"/>
        </w:rPr>
        <w:t xml:space="preserve">  </w:t>
      </w:r>
      <w:r w:rsidR="00814D97">
        <w:rPr>
          <w:rFonts w:ascii="Arial" w:hAnsi="Arial" w:cs="Arial"/>
        </w:rPr>
        <w:t xml:space="preserve">              </w:t>
      </w:r>
      <w:r w:rsidRPr="00765787">
        <w:rPr>
          <w:rFonts w:ascii="Arial" w:hAnsi="Arial" w:cs="Arial"/>
        </w:rPr>
        <w:t>Fonte: O autor (2026).</w:t>
      </w:r>
    </w:p>
    <w:p w14:paraId="31490F73" w14:textId="77777777" w:rsidR="000E4C74" w:rsidRDefault="000E4C74" w:rsidP="000E4C74">
      <w:pPr>
        <w:pBdr>
          <w:top w:val="nil"/>
          <w:left w:val="nil"/>
          <w:bottom w:val="nil"/>
          <w:right w:val="nil"/>
          <w:between w:val="nil"/>
        </w:pBdr>
        <w:spacing w:after="0" w:line="360" w:lineRule="auto"/>
        <w:ind w:firstLine="709"/>
        <w:jc w:val="both"/>
        <w:rPr>
          <w:rFonts w:ascii="Arial" w:hAnsi="Arial" w:cs="Arial"/>
          <w:sz w:val="24"/>
          <w:szCs w:val="24"/>
        </w:rPr>
      </w:pPr>
    </w:p>
    <w:p w14:paraId="2A2A47B2" w14:textId="33A38B4D" w:rsidR="00241E0A" w:rsidRPr="00744427" w:rsidRDefault="00814D97" w:rsidP="00A20A60">
      <w:pPr>
        <w:pStyle w:val="Legenda"/>
      </w:pPr>
      <w:bookmarkStart w:id="170" w:name="_Ref219472571"/>
      <w:r>
        <w:t xml:space="preserve">                                                       </w:t>
      </w:r>
      <w:bookmarkStart w:id="171" w:name="_Toc223367417"/>
      <w:r w:rsidR="00241E0A" w:rsidRPr="00744427">
        <w:t xml:space="preserve">Figura </w:t>
      </w:r>
      <w:fldSimple w:instr=" SEQ Figura \* ARABIC ">
        <w:r w:rsidR="00F06553">
          <w:rPr>
            <w:noProof/>
          </w:rPr>
          <w:t>21</w:t>
        </w:r>
      </w:fldSimple>
      <w:bookmarkEnd w:id="170"/>
      <w:r w:rsidR="00241E0A" w:rsidRPr="00744427">
        <w:t xml:space="preserve"> </w:t>
      </w:r>
      <w:r w:rsidR="00241E0A">
        <w:t>–</w:t>
      </w:r>
      <w:r w:rsidR="00241E0A" w:rsidRPr="00744427">
        <w:t xml:space="preserve"> </w:t>
      </w:r>
      <w:r w:rsidR="00241E0A">
        <w:t>Aba de Configuração de Contraste</w:t>
      </w:r>
      <w:bookmarkEnd w:id="171"/>
    </w:p>
    <w:p w14:paraId="330D3568" w14:textId="77777777" w:rsidR="00241E0A" w:rsidRDefault="00241E0A" w:rsidP="00241E0A">
      <w:pPr>
        <w:jc w:val="center"/>
      </w:pPr>
      <w:r>
        <w:rPr>
          <w:noProof/>
        </w:rPr>
        <w:drawing>
          <wp:inline distT="0" distB="0" distL="0" distR="0" wp14:anchorId="041B8CC1" wp14:editId="0E00C3C4">
            <wp:extent cx="1490400" cy="3229200"/>
            <wp:effectExtent l="19050" t="19050" r="14605" b="28575"/>
            <wp:docPr id="1006649253" name="Imagem 3" descr="Figura da aba de configuração de contrastes de ambiente pré-definidos disponibilizada pela biblioteca Mobil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49253" name="Imagem 3" descr="Figura da aba de configuração de contrastes de ambiente pré-definidos disponibilizada pela biblioteca MobileDU"/>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490400" cy="3229200"/>
                    </a:xfrm>
                    <a:prstGeom prst="rect">
                      <a:avLst/>
                    </a:prstGeom>
                    <a:ln>
                      <a:solidFill>
                        <a:schemeClr val="tx1"/>
                      </a:solidFill>
                    </a:ln>
                  </pic:spPr>
                </pic:pic>
              </a:graphicData>
            </a:graphic>
          </wp:inline>
        </w:drawing>
      </w:r>
    </w:p>
    <w:p w14:paraId="3157B469" w14:textId="5BFC698A" w:rsidR="00C46DBC" w:rsidRDefault="00C46DBC" w:rsidP="00C46DBC">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814D97">
        <w:rPr>
          <w:rFonts w:ascii="Arial" w:hAnsi="Arial" w:cs="Arial"/>
        </w:rPr>
        <w:t xml:space="preserve">                  </w:t>
      </w:r>
      <w:r>
        <w:rPr>
          <w:rFonts w:ascii="Arial" w:hAnsi="Arial" w:cs="Arial"/>
        </w:rPr>
        <w:t xml:space="preserve"> </w:t>
      </w:r>
      <w:r w:rsidRPr="00765787">
        <w:rPr>
          <w:rFonts w:ascii="Arial" w:hAnsi="Arial" w:cs="Arial"/>
        </w:rPr>
        <w:t>Fonte: O autor (2026).</w:t>
      </w:r>
    </w:p>
    <w:p w14:paraId="6CAA6E52" w14:textId="77777777" w:rsidR="00917463" w:rsidRDefault="00917463" w:rsidP="00C46DBC">
      <w:pPr>
        <w:pBdr>
          <w:top w:val="nil"/>
          <w:left w:val="nil"/>
          <w:bottom w:val="nil"/>
          <w:right w:val="nil"/>
          <w:between w:val="nil"/>
        </w:pBdr>
        <w:spacing w:after="0" w:line="360" w:lineRule="auto"/>
        <w:jc w:val="both"/>
        <w:rPr>
          <w:rFonts w:ascii="Arial" w:hAnsi="Arial" w:cs="Arial"/>
        </w:rPr>
      </w:pPr>
    </w:p>
    <w:p w14:paraId="5C8A62CE" w14:textId="136479C0" w:rsidR="000E4C74" w:rsidRDefault="00241E0A" w:rsidP="000E4C74">
      <w:pPr>
        <w:pBdr>
          <w:top w:val="nil"/>
          <w:left w:val="nil"/>
          <w:bottom w:val="nil"/>
          <w:right w:val="nil"/>
          <w:between w:val="nil"/>
        </w:pBdr>
        <w:spacing w:after="0" w:line="360" w:lineRule="auto"/>
        <w:ind w:firstLine="709"/>
        <w:jc w:val="both"/>
        <w:rPr>
          <w:rFonts w:ascii="Arial" w:hAnsi="Arial" w:cs="Arial"/>
          <w:sz w:val="24"/>
          <w:szCs w:val="24"/>
        </w:rPr>
      </w:pPr>
      <w:r w:rsidRPr="005B0994">
        <w:rPr>
          <w:rFonts w:ascii="Arial" w:hAnsi="Arial" w:cs="Arial"/>
          <w:sz w:val="24"/>
          <w:szCs w:val="24"/>
        </w:rPr>
        <w:t xml:space="preserve">A </w:t>
      </w:r>
      <w:r w:rsidR="0036122A">
        <w:rPr>
          <w:rFonts w:ascii="Arial" w:hAnsi="Arial" w:cs="Arial"/>
          <w:sz w:val="24"/>
          <w:szCs w:val="24"/>
        </w:rPr>
        <w:t xml:space="preserve">Figura 22 </w:t>
      </w:r>
      <w:r w:rsidR="000E4C74" w:rsidRPr="000E4C74">
        <w:rPr>
          <w:rFonts w:ascii="Arial" w:hAnsi="Arial" w:cs="Arial"/>
          <w:sz w:val="24"/>
          <w:szCs w:val="24"/>
        </w:rPr>
        <w:t xml:space="preserve">apresenta a aba de configuração de ambiente, que reúne opções relacionadas ao contexto de uso do aplicativo. Nessa tela, o usuário pode realizar ajustes que consideram diferentes condições ambientais, como personalização da cor de fundo, redução da intensidade das cores, inversão cromática e orientação da tela. </w:t>
      </w:r>
      <w:r w:rsidR="000E4C74" w:rsidRPr="000E4C74">
        <w:rPr>
          <w:rFonts w:ascii="Arial" w:hAnsi="Arial" w:cs="Arial"/>
          <w:sz w:val="24"/>
          <w:szCs w:val="24"/>
        </w:rPr>
        <w:lastRenderedPageBreak/>
        <w:t>Essa aba evidencia a preocupação da MobileDU em contemplar fatores contextuais que influenciam a interação do usuário com o aplicativo, indo além de aspectos estritamente visuais ou auditivos</w:t>
      </w:r>
      <w:r w:rsidR="000E4C74">
        <w:rPr>
          <w:rFonts w:ascii="Arial" w:hAnsi="Arial" w:cs="Arial"/>
          <w:sz w:val="24"/>
          <w:szCs w:val="24"/>
        </w:rPr>
        <w:t>.</w:t>
      </w:r>
    </w:p>
    <w:p w14:paraId="3AC981DD" w14:textId="6B0C753C" w:rsidR="005B0994" w:rsidRPr="005B0994" w:rsidRDefault="00917463" w:rsidP="000E4C74">
      <w:pPr>
        <w:pBdr>
          <w:top w:val="nil"/>
          <w:left w:val="nil"/>
          <w:bottom w:val="nil"/>
          <w:right w:val="nil"/>
          <w:between w:val="nil"/>
        </w:pBdr>
        <w:spacing w:after="0" w:line="360" w:lineRule="auto"/>
        <w:ind w:firstLine="709"/>
        <w:jc w:val="both"/>
        <w:rPr>
          <w:sz w:val="2"/>
          <w:szCs w:val="2"/>
        </w:rPr>
      </w:pPr>
      <w:r w:rsidRPr="005B0994">
        <w:rPr>
          <w:rFonts w:ascii="Arial" w:hAnsi="Arial" w:cs="Arial"/>
          <w:sz w:val="24"/>
          <w:szCs w:val="24"/>
        </w:rPr>
        <w:t xml:space="preserve">A </w:t>
      </w:r>
      <w:r w:rsidR="0036122A">
        <w:rPr>
          <w:rFonts w:ascii="Arial" w:hAnsi="Arial" w:cs="Arial"/>
          <w:sz w:val="24"/>
          <w:szCs w:val="24"/>
        </w:rPr>
        <w:t xml:space="preserve">Figura </w:t>
      </w:r>
      <w:r w:rsidR="007C6558">
        <w:rPr>
          <w:rFonts w:ascii="Arial" w:hAnsi="Arial" w:cs="Arial"/>
          <w:sz w:val="24"/>
          <w:szCs w:val="24"/>
        </w:rPr>
        <w:t xml:space="preserve">23 </w:t>
      </w:r>
      <w:r w:rsidR="007C6558" w:rsidRPr="005B0994">
        <w:rPr>
          <w:rFonts w:ascii="Arial" w:hAnsi="Arial" w:cs="Arial"/>
          <w:sz w:val="24"/>
          <w:szCs w:val="24"/>
        </w:rPr>
        <w:t>corresponde</w:t>
      </w:r>
      <w:r w:rsidR="000E4C74" w:rsidRPr="000E4C74">
        <w:rPr>
          <w:rFonts w:ascii="Arial" w:hAnsi="Arial" w:cs="Arial"/>
          <w:sz w:val="24"/>
          <w:szCs w:val="24"/>
        </w:rPr>
        <w:t xml:space="preserve"> à aba de configuração de som e </w:t>
      </w:r>
      <w:r w:rsidR="000E4C74" w:rsidRPr="00E56FDF">
        <w:rPr>
          <w:rFonts w:ascii="Arial" w:hAnsi="Arial" w:cs="Arial"/>
          <w:i/>
          <w:iCs/>
          <w:sz w:val="24"/>
          <w:szCs w:val="24"/>
        </w:rPr>
        <w:t>feedback</w:t>
      </w:r>
      <w:r w:rsidR="000E4C74" w:rsidRPr="000E4C74">
        <w:rPr>
          <w:rFonts w:ascii="Arial" w:hAnsi="Arial" w:cs="Arial"/>
          <w:sz w:val="24"/>
          <w:szCs w:val="24"/>
        </w:rPr>
        <w:t xml:space="preserve"> auditivo, na qual o usuário pode controlar aspectos relacionados à emissão de sons, alertas e respostas auditivas do aplicativo. Essa tela possibilita tanto o reforço de </w:t>
      </w:r>
      <w:r w:rsidR="000E4C74" w:rsidRPr="00E56FDF">
        <w:rPr>
          <w:rFonts w:ascii="Arial" w:hAnsi="Arial" w:cs="Arial"/>
          <w:i/>
          <w:iCs/>
          <w:sz w:val="24"/>
          <w:szCs w:val="24"/>
        </w:rPr>
        <w:t xml:space="preserve">feedbacks </w:t>
      </w:r>
      <w:r w:rsidR="000E4C74" w:rsidRPr="000E4C74">
        <w:rPr>
          <w:rFonts w:ascii="Arial" w:hAnsi="Arial" w:cs="Arial"/>
          <w:sz w:val="24"/>
          <w:szCs w:val="24"/>
        </w:rPr>
        <w:t>sonoros quanto a redução de estímulos auditivos, conforme as preferências individuais do usuário. A disposição dos elementos busca favorecer uma navegação objetiva e coerente, contribuindo para uma experiência de uso mais confortável e ajustável.</w:t>
      </w:r>
    </w:p>
    <w:p w14:paraId="016D2385" w14:textId="7D5CB13A" w:rsidR="00241E0A" w:rsidRPr="00744427" w:rsidRDefault="00917463" w:rsidP="00A20A60">
      <w:pPr>
        <w:pStyle w:val="Legenda"/>
      </w:pPr>
      <w:r>
        <w:t xml:space="preserve">         </w:t>
      </w:r>
      <w:bookmarkStart w:id="172" w:name="_Ref219472678"/>
      <w:r w:rsidR="00814D97">
        <w:t xml:space="preserve">                                               </w:t>
      </w:r>
      <w:bookmarkStart w:id="173" w:name="_Toc223367418"/>
      <w:r w:rsidR="00241E0A" w:rsidRPr="00744427">
        <w:t xml:space="preserve">Figura </w:t>
      </w:r>
      <w:fldSimple w:instr=" SEQ Figura \* ARABIC ">
        <w:r w:rsidR="00F06553">
          <w:rPr>
            <w:noProof/>
          </w:rPr>
          <w:t>22</w:t>
        </w:r>
      </w:fldSimple>
      <w:bookmarkEnd w:id="172"/>
      <w:r w:rsidR="00241E0A" w:rsidRPr="00744427">
        <w:t xml:space="preserve"> </w:t>
      </w:r>
      <w:r w:rsidR="00241E0A">
        <w:t>–</w:t>
      </w:r>
      <w:r w:rsidR="00241E0A" w:rsidRPr="00744427">
        <w:t xml:space="preserve"> </w:t>
      </w:r>
      <w:r w:rsidR="00241E0A">
        <w:t>Aba de Configuração de Ambiente</w:t>
      </w:r>
      <w:bookmarkEnd w:id="173"/>
    </w:p>
    <w:p w14:paraId="1BBB3DB3" w14:textId="77777777" w:rsidR="00241E0A" w:rsidRDefault="00241E0A" w:rsidP="00241E0A">
      <w:pPr>
        <w:jc w:val="center"/>
      </w:pPr>
      <w:r w:rsidRPr="004D176E">
        <w:rPr>
          <w:noProof/>
          <w:highlight w:val="yellow"/>
        </w:rPr>
        <w:drawing>
          <wp:inline distT="0" distB="0" distL="0" distR="0" wp14:anchorId="2B8E3962" wp14:editId="3BE3D764">
            <wp:extent cx="1364434" cy="2957932"/>
            <wp:effectExtent l="0" t="0" r="7620" b="0"/>
            <wp:docPr id="1097350703" name="Imagem 4" descr="Figura da aba de configuração de ambiente disponibilizada pela biblioteca Mobil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50703" name="Imagem 4" descr="Figura da aba de configuração de ambiente disponibilizada pela biblioteca MobileDU"/>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69323" cy="2968530"/>
                    </a:xfrm>
                    <a:prstGeom prst="rect">
                      <a:avLst/>
                    </a:prstGeom>
                  </pic:spPr>
                </pic:pic>
              </a:graphicData>
            </a:graphic>
          </wp:inline>
        </w:drawing>
      </w:r>
    </w:p>
    <w:p w14:paraId="0CB0EE26" w14:textId="2ADFEE9A" w:rsidR="00C46DBC" w:rsidRDefault="00C46DBC" w:rsidP="00C46DBC">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917463">
        <w:rPr>
          <w:rFonts w:ascii="Arial" w:hAnsi="Arial" w:cs="Arial"/>
        </w:rPr>
        <w:t xml:space="preserve">   </w:t>
      </w:r>
      <w:r w:rsidR="005B0994">
        <w:rPr>
          <w:rFonts w:ascii="Arial" w:hAnsi="Arial" w:cs="Arial"/>
        </w:rPr>
        <w:t xml:space="preserve"> </w:t>
      </w:r>
      <w:r w:rsidR="00814D97">
        <w:rPr>
          <w:rFonts w:ascii="Arial" w:hAnsi="Arial" w:cs="Arial"/>
        </w:rPr>
        <w:t xml:space="preserve">                 </w:t>
      </w:r>
      <w:r w:rsidRPr="00765787">
        <w:rPr>
          <w:rFonts w:ascii="Arial" w:hAnsi="Arial" w:cs="Arial"/>
        </w:rPr>
        <w:t>Fonte: O autor (2026).</w:t>
      </w:r>
    </w:p>
    <w:p w14:paraId="07989720" w14:textId="77777777" w:rsidR="00241E0A" w:rsidRDefault="00241E0A" w:rsidP="00241E0A">
      <w:pPr>
        <w:pBdr>
          <w:top w:val="nil"/>
          <w:left w:val="nil"/>
          <w:bottom w:val="nil"/>
          <w:right w:val="nil"/>
          <w:between w:val="nil"/>
        </w:pBdr>
        <w:spacing w:after="0" w:line="360" w:lineRule="auto"/>
        <w:ind w:firstLine="709"/>
        <w:jc w:val="both"/>
        <w:rPr>
          <w:rFonts w:ascii="Arial" w:hAnsi="Arial" w:cs="Arial"/>
          <w:sz w:val="14"/>
          <w:szCs w:val="14"/>
        </w:rPr>
      </w:pPr>
    </w:p>
    <w:p w14:paraId="13972A24" w14:textId="77777777" w:rsidR="00814D97" w:rsidRDefault="00814D97" w:rsidP="00814D97">
      <w:pPr>
        <w:pBdr>
          <w:top w:val="nil"/>
          <w:left w:val="nil"/>
          <w:bottom w:val="nil"/>
          <w:right w:val="nil"/>
          <w:between w:val="nil"/>
        </w:pBdr>
        <w:spacing w:after="0" w:line="360" w:lineRule="auto"/>
        <w:ind w:firstLine="709"/>
        <w:jc w:val="both"/>
        <w:rPr>
          <w:rFonts w:ascii="Arial" w:hAnsi="Arial" w:cs="Arial"/>
          <w:sz w:val="24"/>
          <w:szCs w:val="24"/>
        </w:rPr>
      </w:pPr>
      <w:r w:rsidRPr="000E4C74">
        <w:rPr>
          <w:rFonts w:ascii="Arial" w:hAnsi="Arial" w:cs="Arial"/>
          <w:sz w:val="24"/>
          <w:szCs w:val="24"/>
        </w:rPr>
        <w:t>Conforme evidenciado nas Figuras 19 a 23, as telas de configuração da MobileDU foram organizadas por categorias funcionais, refletindo diferentes dimensões da acessibilidade e da interação com o aplicativo. A separação das configurações por categorias e a oferta de múltiplas formas de acesso reforçam o alinhamento da biblioteca com os princípios do Desenho Universal, ao permitir que usuários com diferentes perfis e necessidades personalizem a experiência de uso. Ressalta-se, entretanto, que as telas apresentadas correspondem às funcionalidades atualmente implementadas n</w:t>
      </w:r>
      <w:r>
        <w:rPr>
          <w:rFonts w:ascii="Arial" w:hAnsi="Arial" w:cs="Arial"/>
          <w:sz w:val="24"/>
          <w:szCs w:val="24"/>
        </w:rPr>
        <w:t xml:space="preserve">a versão atual da </w:t>
      </w:r>
      <w:r w:rsidRPr="000E4C74">
        <w:rPr>
          <w:rFonts w:ascii="Arial" w:hAnsi="Arial" w:cs="Arial"/>
          <w:sz w:val="24"/>
          <w:szCs w:val="24"/>
        </w:rPr>
        <w:t>MobileDU, não representando a totalidade das diretrizes sistematizadas neste trabalho, mas exemplificando sua viabilidade de operacionalização em um artefato tecnológico reutilizável.</w:t>
      </w:r>
    </w:p>
    <w:p w14:paraId="0F5F6332" w14:textId="77777777" w:rsidR="005B0994" w:rsidRPr="00872A68" w:rsidRDefault="005B0994" w:rsidP="00241E0A">
      <w:pPr>
        <w:pBdr>
          <w:top w:val="nil"/>
          <w:left w:val="nil"/>
          <w:bottom w:val="nil"/>
          <w:right w:val="nil"/>
          <w:between w:val="nil"/>
        </w:pBdr>
        <w:spacing w:after="0" w:line="360" w:lineRule="auto"/>
        <w:ind w:firstLine="709"/>
        <w:jc w:val="both"/>
        <w:rPr>
          <w:rFonts w:ascii="Arial" w:hAnsi="Arial" w:cs="Arial"/>
          <w:sz w:val="6"/>
          <w:szCs w:val="6"/>
        </w:rPr>
      </w:pPr>
    </w:p>
    <w:p w14:paraId="77A2BD00" w14:textId="37D6B782" w:rsidR="00C46DBC" w:rsidRDefault="00814D97" w:rsidP="00A20A60">
      <w:pPr>
        <w:pStyle w:val="Legenda"/>
      </w:pPr>
      <w:bookmarkStart w:id="174" w:name="_Ref219472714"/>
      <w:r>
        <w:t xml:space="preserve">                                                       </w:t>
      </w:r>
      <w:bookmarkStart w:id="175" w:name="_Toc223367419"/>
      <w:r w:rsidR="00241E0A" w:rsidRPr="00744427">
        <w:t xml:space="preserve">Figura </w:t>
      </w:r>
      <w:fldSimple w:instr=" SEQ Figura \* ARABIC ">
        <w:r w:rsidR="00F06553">
          <w:rPr>
            <w:noProof/>
          </w:rPr>
          <w:t>23</w:t>
        </w:r>
      </w:fldSimple>
      <w:bookmarkEnd w:id="174"/>
      <w:r w:rsidR="00241E0A" w:rsidRPr="00744427">
        <w:t xml:space="preserve"> </w:t>
      </w:r>
      <w:r w:rsidR="00241E0A">
        <w:t>–</w:t>
      </w:r>
      <w:r w:rsidR="00241E0A" w:rsidRPr="00744427">
        <w:t xml:space="preserve"> </w:t>
      </w:r>
      <w:r w:rsidR="00241E0A">
        <w:t>Aba de Configuração de som</w:t>
      </w:r>
      <w:bookmarkEnd w:id="175"/>
      <w:r w:rsidR="00241E0A">
        <w:t xml:space="preserve"> </w:t>
      </w:r>
    </w:p>
    <w:p w14:paraId="03EA5AEE" w14:textId="53A731CB" w:rsidR="00241E0A" w:rsidRPr="00744427" w:rsidRDefault="00814D97" w:rsidP="00A20A60">
      <w:pPr>
        <w:pStyle w:val="Legenda"/>
      </w:pPr>
      <w:r>
        <w:t xml:space="preserve">                                                                          </w:t>
      </w:r>
      <w:r w:rsidR="00241E0A">
        <w:t xml:space="preserve">e </w:t>
      </w:r>
      <w:r w:rsidR="00241E0A" w:rsidRPr="00E56FDF">
        <w:rPr>
          <w:i/>
        </w:rPr>
        <w:t>feedback</w:t>
      </w:r>
      <w:r w:rsidR="00241E0A">
        <w:t xml:space="preserve"> auditivo</w:t>
      </w:r>
    </w:p>
    <w:p w14:paraId="50AF07B2" w14:textId="77777777" w:rsidR="00241E0A" w:rsidRDefault="00241E0A" w:rsidP="00241E0A">
      <w:pPr>
        <w:jc w:val="center"/>
      </w:pPr>
      <w:r>
        <w:rPr>
          <w:noProof/>
        </w:rPr>
        <w:drawing>
          <wp:inline distT="0" distB="0" distL="0" distR="0" wp14:anchorId="3FB95A53" wp14:editId="07DB3917">
            <wp:extent cx="1406066" cy="3051607"/>
            <wp:effectExtent l="0" t="0" r="3810" b="0"/>
            <wp:docPr id="2132526596" name="Imagem 5" descr="Figura da aba de configuração de som disponibilizada pela biblioteca Mobil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26596" name="Imagem 5" descr="Figura da aba de configuração de som disponibilizada pela biblioteca MobileDU"/>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12426" cy="3065411"/>
                    </a:xfrm>
                    <a:prstGeom prst="rect">
                      <a:avLst/>
                    </a:prstGeom>
                  </pic:spPr>
                </pic:pic>
              </a:graphicData>
            </a:graphic>
          </wp:inline>
        </w:drawing>
      </w:r>
    </w:p>
    <w:p w14:paraId="54E68502" w14:textId="1FBFC129" w:rsidR="00C46DBC" w:rsidRDefault="00C46DBC" w:rsidP="00C46DBC">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BE14AB">
        <w:rPr>
          <w:rFonts w:ascii="Arial" w:hAnsi="Arial" w:cs="Arial"/>
        </w:rPr>
        <w:t xml:space="preserve">             </w:t>
      </w:r>
      <w:r>
        <w:rPr>
          <w:rFonts w:ascii="Arial" w:hAnsi="Arial" w:cs="Arial"/>
        </w:rPr>
        <w:t xml:space="preserve"> </w:t>
      </w:r>
      <w:r w:rsidRPr="00765787">
        <w:rPr>
          <w:rFonts w:ascii="Arial" w:hAnsi="Arial" w:cs="Arial"/>
        </w:rPr>
        <w:t>Fonte: O autor (2026).</w:t>
      </w:r>
    </w:p>
    <w:p w14:paraId="1A04A41C" w14:textId="2330C07B" w:rsidR="00241E0A" w:rsidRDefault="00241E0A" w:rsidP="00241E0A">
      <w:pPr>
        <w:pStyle w:val="Ttulo3"/>
      </w:pPr>
      <w:bookmarkStart w:id="176" w:name="_Toc223367651"/>
      <w:r>
        <w:t>Síntese dos Resultados do artefato</w:t>
      </w:r>
      <w:bookmarkEnd w:id="176"/>
    </w:p>
    <w:p w14:paraId="1E8AF0C2" w14:textId="013F5F03" w:rsidR="00241E0A" w:rsidRPr="006A6526"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A MobileDU caracteriza-se como um</w:t>
      </w:r>
      <w:r w:rsidR="00C145DA">
        <w:rPr>
          <w:rFonts w:ascii="Arial" w:hAnsi="Arial" w:cs="Arial"/>
          <w:sz w:val="24"/>
          <w:szCs w:val="24"/>
        </w:rPr>
        <w:t>a biblioteca de software funcional</w:t>
      </w:r>
      <w:r w:rsidRPr="006A6526">
        <w:rPr>
          <w:rFonts w:ascii="Arial" w:hAnsi="Arial" w:cs="Arial"/>
          <w:sz w:val="24"/>
          <w:szCs w:val="24"/>
        </w:rPr>
        <w:t>, concebido para materializar, em um contexto real de desenvolvimento, parte das diretrizes de Desenho Universal e acessibilidade digital definidas ao longo da pesquisa. Sua arquitetura aberta e evolutiva permite a inclusão progressiva de novas funcionalidades, sem a necessidade de modificações significativas em seu núcleo.</w:t>
      </w:r>
    </w:p>
    <w:p w14:paraId="53430E27" w14:textId="657F9FAD" w:rsidR="00241E0A" w:rsidRPr="006A6526"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Assim, a MobileDU deve ser compreendida como uma base estruturante, capaz de evoluir ao longo do tempo, acompanhando a ampliação das demandas por acessibilidade no desenvolvimento de aplicações móveis.</w:t>
      </w:r>
      <w:r w:rsidR="008C0A16">
        <w:rPr>
          <w:rFonts w:ascii="Arial" w:hAnsi="Arial" w:cs="Arial"/>
          <w:sz w:val="24"/>
          <w:szCs w:val="24"/>
        </w:rPr>
        <w:t xml:space="preserve"> </w:t>
      </w:r>
      <w:r w:rsidR="008C0A16" w:rsidRPr="008C0A16">
        <w:rPr>
          <w:rFonts w:ascii="Arial" w:hAnsi="Arial" w:cs="Arial"/>
          <w:sz w:val="24"/>
          <w:szCs w:val="24"/>
        </w:rPr>
        <w:t>Os resultados apresentados demonstram a viabilidade técnica e arquitetural da MobileDU como biblioteca reutilizável, modular e evolutiva.</w:t>
      </w:r>
    </w:p>
    <w:p w14:paraId="13D44540" w14:textId="77777777" w:rsidR="00356C38" w:rsidRPr="00814D97" w:rsidRDefault="00356C38" w:rsidP="00523255">
      <w:pPr>
        <w:pStyle w:val="Ttulo2"/>
      </w:pPr>
      <w:bookmarkStart w:id="177" w:name="_Toc223367652"/>
      <w:r w:rsidRPr="00814D97">
        <w:t>Orientações de uso da Biblioteca MobileDU</w:t>
      </w:r>
      <w:bookmarkEnd w:id="177"/>
    </w:p>
    <w:p w14:paraId="7AE4B301" w14:textId="77777777" w:rsidR="00356C38" w:rsidRPr="00814D97" w:rsidRDefault="00356C38" w:rsidP="00356C38">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A biblioteca MobileDU foi concebida para ser integrada a projetos Android como módulo reutilizável, permitindo que diretrizes de acessibilidade fundamentadas no Desenho Universal sejam aplicadas de forma sistemática no nível da aplicação.</w:t>
      </w:r>
    </w:p>
    <w:p w14:paraId="32B433F0" w14:textId="77777777" w:rsidR="00356C38" w:rsidRPr="00814D97" w:rsidRDefault="00356C38" w:rsidP="00356C38">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lastRenderedPageBreak/>
        <w:t>De maneira geral, sua utilização envolve: (i) inclusão do módulo no projeto, (ii) declaração da dependência no arquivo de configuração do Gradle e (iii) inicialização dos componentes responsáveis pela aplicação das configurações na Activity principal da aplicação. A partir dessa integração, as preferências configuradas pelo usuário passam a ser aplicadas automaticamente aos elementos de interface suportados pela biblioteca.</w:t>
      </w:r>
    </w:p>
    <w:p w14:paraId="46393A5B" w14:textId="57DF9487" w:rsidR="00356C38" w:rsidRPr="00814D97" w:rsidRDefault="00356C38" w:rsidP="00356C38">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Os detalhes técnicos completos de integração, configuração e exemplos práticos de uso são apresentados no Apêndice C – Aula 8 do Curso de Extensão, no qual a biblioteca é utilizada em contexto didático, demonstrando passo a passo sua incorporação a um projeto Android.</w:t>
      </w:r>
    </w:p>
    <w:p w14:paraId="1C80896E" w14:textId="77777777" w:rsidR="00356C38" w:rsidRPr="00356C38" w:rsidRDefault="00356C38" w:rsidP="00356C38">
      <w:pPr>
        <w:pBdr>
          <w:top w:val="nil"/>
          <w:left w:val="nil"/>
          <w:bottom w:val="nil"/>
          <w:right w:val="nil"/>
          <w:between w:val="nil"/>
        </w:pBdr>
        <w:spacing w:after="0" w:line="360" w:lineRule="auto"/>
        <w:ind w:firstLine="709"/>
        <w:jc w:val="both"/>
        <w:rPr>
          <w:rFonts w:ascii="Arial" w:hAnsi="Arial" w:cs="Arial"/>
          <w:sz w:val="24"/>
          <w:szCs w:val="24"/>
        </w:rPr>
      </w:pPr>
      <w:r w:rsidRPr="00814D97">
        <w:rPr>
          <w:rFonts w:ascii="Arial" w:hAnsi="Arial" w:cs="Arial"/>
          <w:sz w:val="24"/>
          <w:szCs w:val="24"/>
        </w:rPr>
        <w:t>Essa organização permite preservar, no corpo da tese, a descrição conceitual e arquitetural da biblioteca, enquanto os procedimentos operacionais detalhados permanecem documentados em material complementar.</w:t>
      </w:r>
    </w:p>
    <w:p w14:paraId="4E82D98A" w14:textId="4AB81A42" w:rsidR="00917463" w:rsidRDefault="00917463">
      <w:r>
        <w:br w:type="page"/>
      </w:r>
    </w:p>
    <w:p w14:paraId="549EB822" w14:textId="0EE13032" w:rsidR="007514E3" w:rsidRDefault="007514E3" w:rsidP="00241E0A">
      <w:pPr>
        <w:pStyle w:val="Ttulo1"/>
      </w:pPr>
      <w:bookmarkStart w:id="178" w:name="_Hlk217202963"/>
      <w:bookmarkStart w:id="179" w:name="_Hlk219272526"/>
      <w:bookmarkEnd w:id="146"/>
      <w:r w:rsidRPr="00057082">
        <w:lastRenderedPageBreak/>
        <w:t xml:space="preserve"> </w:t>
      </w:r>
      <w:bookmarkStart w:id="180" w:name="_Toc223367653"/>
      <w:r w:rsidR="00852711">
        <w:t>VALIDAÇÃO</w:t>
      </w:r>
      <w:r w:rsidR="00917463">
        <w:t xml:space="preserve"> DA BIBLIOTECA</w:t>
      </w:r>
      <w:bookmarkEnd w:id="180"/>
      <w:r w:rsidR="00917463">
        <w:t xml:space="preserve"> </w:t>
      </w:r>
    </w:p>
    <w:p w14:paraId="7861092C"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bookmarkStart w:id="181" w:name="_Toc172705449"/>
      <w:bookmarkStart w:id="182" w:name="_Toc172705451"/>
      <w:bookmarkStart w:id="183" w:name="_Toc172705452"/>
      <w:bookmarkEnd w:id="178"/>
      <w:bookmarkEnd w:id="181"/>
      <w:bookmarkEnd w:id="182"/>
      <w:bookmarkEnd w:id="183"/>
      <w:r w:rsidRPr="002F484C">
        <w:rPr>
          <w:rFonts w:ascii="Arial" w:hAnsi="Arial" w:cs="Arial"/>
          <w:sz w:val="24"/>
          <w:szCs w:val="24"/>
        </w:rPr>
        <w:t>Este capítulo apresenta a validação da biblioteca MobileDU, com foco na dimensão empírica conduzida por meio do curso de extensão “Desenvolvimento de Aplicativos Móveis Acessíveis voltados ao Desenho Universal”, realizado entre 13 de setembro e 22 de novembro de 2025. A validação foi estruturada para coletar evidências sobre a utilidade, a facilidade de integração e o potencial de aplicação da biblioteca por participantes externos ao seu desenvolvimento, em um contexto controlado de formação e realização de atividades práticas.</w:t>
      </w:r>
    </w:p>
    <w:p w14:paraId="3DA9CC41" w14:textId="588FBF60" w:rsidR="00160387" w:rsidRPr="002F484C" w:rsidRDefault="00160387" w:rsidP="00523255">
      <w:pPr>
        <w:pStyle w:val="Ttulo2"/>
      </w:pPr>
      <w:bookmarkStart w:id="184" w:name="_Toc223367654"/>
      <w:r w:rsidRPr="002F484C">
        <w:t>Estratégia de validação adotada</w:t>
      </w:r>
      <w:bookmarkEnd w:id="184"/>
    </w:p>
    <w:p w14:paraId="360DA96A" w14:textId="77777777" w:rsidR="00160387" w:rsidRPr="002F484C"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A validação da biblioteca MobileDU foi conduzida a partir de duas dimensões complementares: (i) a verificação técnica do artefato, por meio de testes funcionais e de integração realizados durante o desenvolvimento incremental da biblioteca e dos aplicativos consumidores; e (ii) a validação empírica de sua utilidade, facilidade de uso e aderência às necessidades percebidas por desenvolvedores, realizada por meio da participação de terceiros externos ao processo de desenvolvimento.</w:t>
      </w:r>
    </w:p>
    <w:p w14:paraId="4EEB8217" w14:textId="52C8907B" w:rsidR="00BD7D28" w:rsidRDefault="00BD7D28" w:rsidP="00BD7D28">
      <w:pPr>
        <w:pBdr>
          <w:top w:val="nil"/>
          <w:left w:val="nil"/>
          <w:bottom w:val="nil"/>
          <w:right w:val="nil"/>
          <w:between w:val="nil"/>
        </w:pBdr>
        <w:spacing w:after="0" w:line="360" w:lineRule="auto"/>
        <w:ind w:firstLine="709"/>
        <w:jc w:val="both"/>
        <w:rPr>
          <w:rFonts w:ascii="Arial" w:hAnsi="Arial" w:cs="Arial"/>
          <w:sz w:val="24"/>
          <w:szCs w:val="24"/>
        </w:rPr>
      </w:pPr>
      <w:r w:rsidRPr="00BD7D28">
        <w:rPr>
          <w:rFonts w:ascii="Arial" w:hAnsi="Arial" w:cs="Arial"/>
          <w:sz w:val="24"/>
          <w:szCs w:val="24"/>
        </w:rPr>
        <w:t>No escopo deste capítulo, prioriza-se a segunda dimensão</w:t>
      </w:r>
      <w:r>
        <w:rPr>
          <w:rFonts w:ascii="Arial" w:hAnsi="Arial" w:cs="Arial"/>
          <w:sz w:val="24"/>
          <w:szCs w:val="24"/>
        </w:rPr>
        <w:t xml:space="preserve">, </w:t>
      </w:r>
      <w:r w:rsidRPr="00BD7D28">
        <w:rPr>
          <w:rFonts w:ascii="Arial" w:hAnsi="Arial" w:cs="Arial"/>
          <w:sz w:val="24"/>
          <w:szCs w:val="24"/>
        </w:rPr>
        <w:t>a validação empírica</w:t>
      </w:r>
      <w:r>
        <w:rPr>
          <w:rFonts w:ascii="Arial" w:hAnsi="Arial" w:cs="Arial"/>
          <w:sz w:val="24"/>
          <w:szCs w:val="24"/>
        </w:rPr>
        <w:t>,</w:t>
      </w:r>
      <w:r w:rsidRPr="00BD7D28">
        <w:rPr>
          <w:rFonts w:ascii="Arial" w:hAnsi="Arial" w:cs="Arial"/>
          <w:sz w:val="24"/>
          <w:szCs w:val="24"/>
        </w:rPr>
        <w:t xml:space="preserve"> por constituir a etapa em que o artefato foi utilizado por participantes com perfil voltado ao desenvolvimento de software, ainda que oriundos de contextos distintos, como estudantes do ensino superior, docentes e profissionais da área. Embora nem todos os participantes atuassem formalmente como desenvolvedores no momento da pesquisa, todos apresentavam formação, experiência ou interesse técnico compatível com atividades de desenvolvimento de aplicações móveis, público-alvo ao qual a MobileDU se destina. Es</w:t>
      </w:r>
      <w:r w:rsidR="00E95333">
        <w:rPr>
          <w:rFonts w:ascii="Arial" w:hAnsi="Arial" w:cs="Arial"/>
          <w:sz w:val="24"/>
          <w:szCs w:val="24"/>
        </w:rPr>
        <w:t>t</w:t>
      </w:r>
      <w:r w:rsidRPr="00BD7D28">
        <w:rPr>
          <w:rFonts w:ascii="Arial" w:hAnsi="Arial" w:cs="Arial"/>
          <w:sz w:val="24"/>
          <w:szCs w:val="24"/>
        </w:rPr>
        <w:t>a característica permitiu a realização de tarefas práticas orientadas envolvendo a integração e o uso da biblioteca, viabilizando a coleta de dados por meio de questionário estruturado aplicado ao final do curso.</w:t>
      </w:r>
    </w:p>
    <w:p w14:paraId="52C3A99A" w14:textId="1DADA962" w:rsidR="00160387" w:rsidRPr="002F484C" w:rsidRDefault="00160387" w:rsidP="00523255">
      <w:pPr>
        <w:pStyle w:val="Ttulo2"/>
      </w:pPr>
      <w:bookmarkStart w:id="185" w:name="_Toc223367655"/>
      <w:r w:rsidRPr="002F484C">
        <w:t>Contexto da validação empírica: curso de extensão</w:t>
      </w:r>
      <w:bookmarkEnd w:id="185"/>
    </w:p>
    <w:p w14:paraId="374E61B2" w14:textId="763716AD"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A validação empírica foi operacionalizada por meio da oferta do curso de extensão “Desenvolvimento de Aplicativos Móveis Acessíveis voltados ao Desenho Universal”, que funcionou como ambiente de formação e, simultaneamente, como </w:t>
      </w:r>
      <w:r w:rsidRPr="002F484C">
        <w:rPr>
          <w:rFonts w:ascii="Arial" w:hAnsi="Arial" w:cs="Arial"/>
          <w:sz w:val="24"/>
          <w:szCs w:val="24"/>
        </w:rPr>
        <w:lastRenderedPageBreak/>
        <w:t xml:space="preserve">cenário de uso orientado da biblioteca MobileDU. A proposta metodológica foi que os participantes estudassem fundamentos de acessibilidade e Desenho Universal </w:t>
      </w:r>
      <w:r w:rsidR="00E95333">
        <w:rPr>
          <w:rFonts w:ascii="Arial" w:hAnsi="Arial" w:cs="Arial"/>
          <w:sz w:val="24"/>
          <w:szCs w:val="24"/>
        </w:rPr>
        <w:t>voltados</w:t>
      </w:r>
      <w:r w:rsidRPr="002F484C">
        <w:rPr>
          <w:rFonts w:ascii="Arial" w:hAnsi="Arial" w:cs="Arial"/>
          <w:sz w:val="24"/>
          <w:szCs w:val="24"/>
        </w:rPr>
        <w:t xml:space="preserve"> a aplicações móveis e, em seguida, realizassem atividades práticas utilizando a MobileDU em um projeto de aplicativo.</w:t>
      </w:r>
    </w:p>
    <w:p w14:paraId="5506C0F4" w14:textId="52A86806" w:rsidR="00160387" w:rsidRPr="002F484C" w:rsidRDefault="00160387" w:rsidP="00937144">
      <w:pPr>
        <w:pStyle w:val="Ttulo3"/>
      </w:pPr>
      <w:bookmarkStart w:id="186" w:name="_Toc223367656"/>
      <w:r w:rsidRPr="002F484C">
        <w:t>Caracterização geral do curso</w:t>
      </w:r>
      <w:bookmarkEnd w:id="186"/>
    </w:p>
    <w:p w14:paraId="2B88CD20" w14:textId="42499527" w:rsidR="00F81DE9" w:rsidRPr="00522D30" w:rsidRDefault="00F81DE9" w:rsidP="00F81DE9">
      <w:pPr>
        <w:pBdr>
          <w:top w:val="nil"/>
          <w:left w:val="nil"/>
          <w:bottom w:val="nil"/>
          <w:right w:val="nil"/>
          <w:between w:val="nil"/>
        </w:pBdr>
        <w:spacing w:after="0" w:line="360" w:lineRule="auto"/>
        <w:ind w:firstLine="709"/>
        <w:jc w:val="both"/>
        <w:rPr>
          <w:rFonts w:ascii="Arial" w:hAnsi="Arial" w:cs="Arial"/>
          <w:sz w:val="24"/>
          <w:szCs w:val="24"/>
        </w:rPr>
      </w:pPr>
      <w:r w:rsidRPr="00522D30">
        <w:rPr>
          <w:rFonts w:ascii="Arial" w:hAnsi="Arial" w:cs="Arial"/>
          <w:sz w:val="24"/>
          <w:szCs w:val="24"/>
        </w:rPr>
        <w:t xml:space="preserve">O curso de extensão foi realizado no período de 13 de setembro a 22 de novembro de 2025, com carga horária total de 30 horas, distribuídas ao longo de 10 semanas, na modalidade de Educação </w:t>
      </w:r>
      <w:r w:rsidR="00E95333">
        <w:rPr>
          <w:rFonts w:ascii="Arial" w:hAnsi="Arial" w:cs="Arial"/>
          <w:sz w:val="24"/>
          <w:szCs w:val="24"/>
        </w:rPr>
        <w:t>à</w:t>
      </w:r>
      <w:r w:rsidRPr="00522D30">
        <w:rPr>
          <w:rFonts w:ascii="Arial" w:hAnsi="Arial" w:cs="Arial"/>
          <w:sz w:val="24"/>
          <w:szCs w:val="24"/>
        </w:rPr>
        <w:t xml:space="preserve"> Distância (E</w:t>
      </w:r>
      <w:r w:rsidR="001C5A42">
        <w:rPr>
          <w:rFonts w:ascii="Arial" w:hAnsi="Arial" w:cs="Arial"/>
          <w:sz w:val="24"/>
          <w:szCs w:val="24"/>
        </w:rPr>
        <w:t>a</w:t>
      </w:r>
      <w:r w:rsidRPr="00522D30">
        <w:rPr>
          <w:rFonts w:ascii="Arial" w:hAnsi="Arial" w:cs="Arial"/>
          <w:sz w:val="24"/>
          <w:szCs w:val="24"/>
        </w:rPr>
        <w:t>D). As atividades ocorreram predominantemente em formato assíncrono, por meio da plataforma Moodle</w:t>
      </w:r>
      <w:r w:rsidR="00DD248E">
        <w:rPr>
          <w:rFonts w:ascii="Arial" w:hAnsi="Arial" w:cs="Arial"/>
          <w:sz w:val="24"/>
          <w:szCs w:val="24"/>
        </w:rPr>
        <w:t xml:space="preserve"> (</w:t>
      </w:r>
      <w:r w:rsidR="00EB60CB">
        <w:rPr>
          <w:rFonts w:ascii="Arial" w:hAnsi="Arial" w:cs="Arial"/>
          <w:sz w:val="24"/>
          <w:szCs w:val="24"/>
        </w:rPr>
        <w:t>Moodle</w:t>
      </w:r>
      <w:r w:rsidR="00DD248E">
        <w:rPr>
          <w:rFonts w:ascii="Arial" w:hAnsi="Arial" w:cs="Arial"/>
          <w:sz w:val="24"/>
          <w:szCs w:val="24"/>
        </w:rPr>
        <w:t>, 2025)</w:t>
      </w:r>
      <w:r w:rsidRPr="00522D30">
        <w:rPr>
          <w:rFonts w:ascii="Arial" w:hAnsi="Arial" w:cs="Arial"/>
          <w:sz w:val="24"/>
          <w:szCs w:val="24"/>
        </w:rPr>
        <w:t xml:space="preserve">, com a disponibilização semanal de materiais didáticos, tais como textos, videoaulas e bibliografias complementares, permitindo que os participantes organizassem seus estudos de forma autônoma. O curso contou, ainda, com duas aulas síncronas obrigatórias, correspondentes ao encontro inaugural e ao encontro de encerramento, destinadas à apresentação dos objetivos, da metodologia e do produto final, bem como à realização de considerações finais e coleta de </w:t>
      </w:r>
      <w:r w:rsidRPr="00E95333">
        <w:rPr>
          <w:rFonts w:ascii="Arial" w:hAnsi="Arial" w:cs="Arial"/>
          <w:i/>
          <w:iCs/>
          <w:sz w:val="24"/>
          <w:szCs w:val="24"/>
        </w:rPr>
        <w:t>feedback</w:t>
      </w:r>
      <w:r w:rsidRPr="00522D30">
        <w:rPr>
          <w:rFonts w:ascii="Arial" w:hAnsi="Arial" w:cs="Arial"/>
          <w:sz w:val="24"/>
          <w:szCs w:val="24"/>
        </w:rPr>
        <w:t xml:space="preserve"> dos participantes. Adicionalmente, foram ofertados plantões síncronos de dúvidas e mantido suporte contínuo da equipe de tutores, assegurando acompanhamento pedagógico ao longo de toda a formação.</w:t>
      </w:r>
    </w:p>
    <w:p w14:paraId="3A320B22" w14:textId="77777777" w:rsidR="00F81DE9" w:rsidRPr="00522D30" w:rsidRDefault="00F81DE9" w:rsidP="00F81DE9">
      <w:pPr>
        <w:pBdr>
          <w:top w:val="nil"/>
          <w:left w:val="nil"/>
          <w:bottom w:val="nil"/>
          <w:right w:val="nil"/>
          <w:between w:val="nil"/>
        </w:pBdr>
        <w:spacing w:after="0" w:line="360" w:lineRule="auto"/>
        <w:ind w:firstLine="709"/>
        <w:jc w:val="both"/>
        <w:rPr>
          <w:rFonts w:ascii="Arial" w:hAnsi="Arial" w:cs="Arial"/>
          <w:sz w:val="24"/>
          <w:szCs w:val="24"/>
        </w:rPr>
      </w:pPr>
      <w:r w:rsidRPr="00522D30">
        <w:rPr>
          <w:rFonts w:ascii="Arial" w:hAnsi="Arial" w:cs="Arial"/>
          <w:sz w:val="24"/>
          <w:szCs w:val="24"/>
        </w:rPr>
        <w:t>O curso foi ofertado pela Universidade Federal do ABC (UFABC), por meio do Programa de Pós-Graduação em Ciência da Computação (PGCC), sob a coordenação do Grupo de Pesquisa Intera (Inteligência em Tecnologias Educacionais e Recursos Acessíveis), contando com o apoio da Pró-Reitoria de Extensão e Cultura (ProEC) e da Pró-Reitoria de Pós-Graduação (ProPG).</w:t>
      </w:r>
    </w:p>
    <w:p w14:paraId="358D4A41" w14:textId="77777777" w:rsidR="00975223" w:rsidRDefault="00975223" w:rsidP="00160387">
      <w:pPr>
        <w:pBdr>
          <w:top w:val="nil"/>
          <w:left w:val="nil"/>
          <w:bottom w:val="nil"/>
          <w:right w:val="nil"/>
          <w:between w:val="nil"/>
        </w:pBdr>
        <w:spacing w:after="0" w:line="360" w:lineRule="auto"/>
        <w:ind w:firstLine="709"/>
        <w:jc w:val="both"/>
        <w:rPr>
          <w:rFonts w:ascii="Arial" w:hAnsi="Arial" w:cs="Arial"/>
          <w:sz w:val="24"/>
          <w:szCs w:val="24"/>
        </w:rPr>
      </w:pPr>
      <w:r w:rsidRPr="00975223">
        <w:rPr>
          <w:rFonts w:ascii="Arial" w:hAnsi="Arial" w:cs="Arial"/>
          <w:sz w:val="24"/>
          <w:szCs w:val="24"/>
        </w:rPr>
        <w:t>O planejamento pedagógico do curso, incluindo sua justificativa social, os objetivos de aprendizagem e o alinhamento com os Objetivos de Desenvolvimento Sustentável (ODS) — especialmente os ODS 4 (Educação de Qualidade), 10 (Redução das Desigualdades) e 3 (Saúde e Bem-Estar) — foi estruturado no âmbito da proposta institucional submetida e aprovada no Edital 01/2025 – PROEXT-PG/UFABC, refletindo o compromisso do programa com a promoção da inclusão digital, da cidadania e da formação tecnológica acessível.</w:t>
      </w:r>
    </w:p>
    <w:p w14:paraId="7F913680" w14:textId="0411AFAE" w:rsidR="00160387" w:rsidRPr="00F1582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F15827">
        <w:rPr>
          <w:rFonts w:ascii="Arial" w:hAnsi="Arial" w:cs="Arial"/>
          <w:sz w:val="24"/>
          <w:szCs w:val="24"/>
        </w:rPr>
        <w:t xml:space="preserve">Para a obtenção do certificado de extensão, os cursistas precisaram cumprir dois requisitos principais: obter conceito final A, B ou C e ter comparecimento </w:t>
      </w:r>
      <w:r w:rsidRPr="00E56FDF">
        <w:rPr>
          <w:rFonts w:ascii="Arial" w:hAnsi="Arial" w:cs="Arial"/>
          <w:i/>
          <w:iCs/>
          <w:sz w:val="24"/>
          <w:szCs w:val="24"/>
        </w:rPr>
        <w:t>online</w:t>
      </w:r>
      <w:r w:rsidRPr="00F15827">
        <w:rPr>
          <w:rFonts w:ascii="Arial" w:hAnsi="Arial" w:cs="Arial"/>
          <w:sz w:val="24"/>
          <w:szCs w:val="24"/>
        </w:rPr>
        <w:t xml:space="preserve"> </w:t>
      </w:r>
      <w:r w:rsidRPr="00F15827">
        <w:rPr>
          <w:rFonts w:ascii="Arial" w:hAnsi="Arial" w:cs="Arial"/>
          <w:sz w:val="24"/>
          <w:szCs w:val="24"/>
        </w:rPr>
        <w:lastRenderedPageBreak/>
        <w:t>nas aulas síncronas (inaugural e de encerramento). A avaliação final foi composta da seguinte forma:</w:t>
      </w:r>
    </w:p>
    <w:p w14:paraId="00E4BACC" w14:textId="30F72949" w:rsidR="00160387" w:rsidRPr="00F1582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F15827">
        <w:rPr>
          <w:rFonts w:ascii="Arial" w:hAnsi="Arial" w:cs="Arial"/>
          <w:sz w:val="24"/>
          <w:szCs w:val="24"/>
        </w:rPr>
        <w:t xml:space="preserve">• 60% da nota: Baseada na entrega de duas atividades solicitadas ao final de cada aula, postadas na plataforma e corrigidas pelos tutores. </w:t>
      </w:r>
    </w:p>
    <w:p w14:paraId="61DEE5F8" w14:textId="7DF523BF"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F15827">
        <w:rPr>
          <w:rFonts w:ascii="Arial" w:hAnsi="Arial" w:cs="Arial"/>
          <w:sz w:val="24"/>
          <w:szCs w:val="24"/>
        </w:rPr>
        <w:t>• 40% da nota: Baseada no desenvolvimento de um projeto final (um aplicativo com recursos de acessibilidade estudados) entregue nas semanas finais do curso</w:t>
      </w:r>
      <w:r>
        <w:rPr>
          <w:rFonts w:ascii="Arial" w:hAnsi="Arial" w:cs="Arial"/>
          <w:sz w:val="24"/>
          <w:szCs w:val="24"/>
        </w:rPr>
        <w:t>.</w:t>
      </w:r>
    </w:p>
    <w:p w14:paraId="23996C3F" w14:textId="4EF20D8B" w:rsidR="004D11D9" w:rsidRDefault="004D11D9" w:rsidP="004D11D9">
      <w:pPr>
        <w:pBdr>
          <w:top w:val="nil"/>
          <w:left w:val="nil"/>
          <w:bottom w:val="nil"/>
          <w:right w:val="nil"/>
          <w:between w:val="nil"/>
        </w:pBdr>
        <w:spacing w:after="0" w:line="360" w:lineRule="auto"/>
        <w:ind w:firstLine="709"/>
        <w:jc w:val="both"/>
        <w:rPr>
          <w:rFonts w:ascii="Arial" w:hAnsi="Arial" w:cs="Arial"/>
          <w:sz w:val="24"/>
          <w:szCs w:val="24"/>
        </w:rPr>
      </w:pPr>
      <w:r w:rsidRPr="00F15827">
        <w:rPr>
          <w:rFonts w:ascii="Arial" w:hAnsi="Arial" w:cs="Arial"/>
          <w:sz w:val="24"/>
          <w:szCs w:val="24"/>
        </w:rPr>
        <w:t>O curso foi realizado com fomento institucional, financiado com recursos do Programa PROEXT-PG (CAPES) conforme o Edital nº 5/2025</w:t>
      </w:r>
      <w:r w:rsidR="00DC09EF">
        <w:rPr>
          <w:rFonts w:ascii="Arial" w:hAnsi="Arial" w:cs="Arial"/>
          <w:sz w:val="24"/>
          <w:szCs w:val="24"/>
        </w:rPr>
        <w:t xml:space="preserve">. </w:t>
      </w:r>
      <w:r w:rsidRPr="00F15827">
        <w:rPr>
          <w:rFonts w:ascii="Arial" w:hAnsi="Arial" w:cs="Arial"/>
          <w:sz w:val="24"/>
          <w:szCs w:val="24"/>
        </w:rPr>
        <w:t>O orçamento do projeto cobriu despesas de custeio, permitindo a oferta da capacitação sem menção de cobrança de mensalidades aos participantes.</w:t>
      </w:r>
    </w:p>
    <w:p w14:paraId="0B8A94AD" w14:textId="5DD4C0B1" w:rsidR="00160387" w:rsidRPr="002F484C" w:rsidRDefault="00160387" w:rsidP="00937144">
      <w:pPr>
        <w:pStyle w:val="Ttulo3"/>
      </w:pPr>
      <w:bookmarkStart w:id="187" w:name="_Toc223367657"/>
      <w:r w:rsidRPr="002F484C">
        <w:t>Divulgação e ingresso dos participantes</w:t>
      </w:r>
      <w:bookmarkEnd w:id="187"/>
    </w:p>
    <w:p w14:paraId="5E767A47" w14:textId="2911F459"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A divulgação do curso foi realizada por canais institucionais e/ou públicos, com o objetivo de atrair participantes com interesse em desenvolvimento </w:t>
      </w:r>
      <w:r w:rsidR="00E95333">
        <w:rPr>
          <w:rFonts w:ascii="Arial" w:hAnsi="Arial" w:cs="Arial"/>
          <w:sz w:val="24"/>
          <w:szCs w:val="24"/>
        </w:rPr>
        <w:t>para dispositivos móveis</w:t>
      </w:r>
      <w:r w:rsidRPr="002F484C">
        <w:rPr>
          <w:rFonts w:ascii="Arial" w:hAnsi="Arial" w:cs="Arial"/>
          <w:sz w:val="24"/>
          <w:szCs w:val="24"/>
        </w:rPr>
        <w:t xml:space="preserve"> e acessibilidade. O ingresso ocorreu mediante inscrição, considerando critérios de participação e pré-requisitos mínimos (conhecimentos básicos de informática e programação), compatíveis com a natureza aplicada das atividades propostas.</w:t>
      </w:r>
    </w:p>
    <w:p w14:paraId="023DCFF0" w14:textId="20B9CFF8"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9E330C">
        <w:rPr>
          <w:rFonts w:ascii="Arial" w:hAnsi="Arial" w:cs="Arial"/>
          <w:sz w:val="24"/>
          <w:szCs w:val="24"/>
        </w:rPr>
        <w:t>A estratégia de comunicação para atrair o público-alvo utilizou uma abordagem híbrida, combinando canais institucionais e mídias sociais. A divulgação ocorreu por meio do site oficial do Grupo de Pesquisa Intera</w:t>
      </w:r>
      <w:r w:rsidR="0019180D">
        <w:rPr>
          <w:rFonts w:ascii="Arial" w:hAnsi="Arial" w:cs="Arial"/>
          <w:sz w:val="24"/>
          <w:szCs w:val="24"/>
        </w:rPr>
        <w:t xml:space="preserve">, </w:t>
      </w:r>
      <w:r w:rsidR="0019180D" w:rsidRPr="002F01E1">
        <w:rPr>
          <w:rFonts w:ascii="Arial" w:hAnsi="Arial" w:cs="Arial"/>
          <w:sz w:val="24"/>
          <w:szCs w:val="24"/>
        </w:rPr>
        <w:t>como ilustrado na</w:t>
      </w:r>
      <w:r w:rsidR="002F01E1" w:rsidRPr="002F01E1">
        <w:rPr>
          <w:rFonts w:ascii="Arial" w:hAnsi="Arial" w:cs="Arial"/>
          <w:sz w:val="24"/>
          <w:szCs w:val="24"/>
        </w:rPr>
        <w:t xml:space="preserve"> </w:t>
      </w:r>
      <w:r w:rsidR="0036122A">
        <w:rPr>
          <w:rFonts w:ascii="Arial" w:hAnsi="Arial" w:cs="Arial"/>
          <w:sz w:val="24"/>
          <w:szCs w:val="24"/>
        </w:rPr>
        <w:t xml:space="preserve">Figura 24 </w:t>
      </w:r>
      <w:r w:rsidRPr="009E330C">
        <w:rPr>
          <w:rFonts w:ascii="Arial" w:hAnsi="Arial" w:cs="Arial"/>
          <w:sz w:val="24"/>
          <w:szCs w:val="24"/>
        </w:rPr>
        <w:t>e de perfis em redes sociais, como o Instagram, visando amplo alcance junto à comunidade. Adicionalmente, conforme previsto no planejamento, contou-se com o apoio da Assessoria de Comunicação e Imprensa (ACI) da UFABC para a disseminação através de e-mail marketing institucional e canais oficiais da universidade.</w:t>
      </w:r>
    </w:p>
    <w:p w14:paraId="4FEBAC72" w14:textId="77777777" w:rsidR="00814D97" w:rsidRDefault="00814D97" w:rsidP="00814D97">
      <w:pPr>
        <w:pBdr>
          <w:top w:val="nil"/>
          <w:left w:val="nil"/>
          <w:bottom w:val="nil"/>
          <w:right w:val="nil"/>
          <w:between w:val="nil"/>
        </w:pBdr>
        <w:spacing w:after="0" w:line="360" w:lineRule="auto"/>
        <w:ind w:firstLine="709"/>
        <w:jc w:val="both"/>
        <w:rPr>
          <w:rFonts w:ascii="Arial" w:hAnsi="Arial" w:cs="Arial"/>
          <w:sz w:val="24"/>
          <w:szCs w:val="24"/>
        </w:rPr>
      </w:pPr>
      <w:r w:rsidRPr="009E330C">
        <w:rPr>
          <w:rFonts w:ascii="Arial" w:hAnsi="Arial" w:cs="Arial"/>
          <w:sz w:val="24"/>
          <w:szCs w:val="24"/>
        </w:rPr>
        <w:t>O processo de inscrições e matrícula estendeu-se até o dia 06 de setembro de 2025, com o envio das confirmações e informações de acesso programado para ocorrer até 10 de setembro de 2025, antecedendo a aula inaugural. O cronograma de planejamento previu o início das ações de divulgação e a elaboração dos materiais gráficos nos meses anteriores ao início do curso.</w:t>
      </w:r>
    </w:p>
    <w:p w14:paraId="2BC56CCD" w14:textId="77777777" w:rsidR="00814D97" w:rsidRDefault="00814D97" w:rsidP="00160387">
      <w:pPr>
        <w:pBdr>
          <w:top w:val="nil"/>
          <w:left w:val="nil"/>
          <w:bottom w:val="nil"/>
          <w:right w:val="nil"/>
          <w:between w:val="nil"/>
        </w:pBdr>
        <w:spacing w:after="0" w:line="360" w:lineRule="auto"/>
        <w:ind w:firstLine="709"/>
        <w:jc w:val="both"/>
        <w:rPr>
          <w:rFonts w:ascii="Arial" w:hAnsi="Arial" w:cs="Arial"/>
          <w:sz w:val="24"/>
          <w:szCs w:val="24"/>
        </w:rPr>
      </w:pPr>
    </w:p>
    <w:p w14:paraId="32CB9594" w14:textId="03FEC853" w:rsidR="00765787" w:rsidRDefault="007C6558" w:rsidP="00A20A60">
      <w:pPr>
        <w:pStyle w:val="Legenda"/>
      </w:pPr>
      <w:bookmarkStart w:id="188" w:name="_Ref219320005"/>
      <w:r>
        <w:lastRenderedPageBreak/>
        <w:t xml:space="preserve">                       </w:t>
      </w:r>
      <w:bookmarkStart w:id="189" w:name="_Toc223367420"/>
      <w:r w:rsidR="00765787">
        <w:t xml:space="preserve">Figura </w:t>
      </w:r>
      <w:fldSimple w:instr=" SEQ Figura \* ARABIC ">
        <w:r w:rsidR="00F06553">
          <w:rPr>
            <w:noProof/>
          </w:rPr>
          <w:t>24</w:t>
        </w:r>
      </w:fldSimple>
      <w:bookmarkEnd w:id="188"/>
      <w:r w:rsidR="00765787">
        <w:t xml:space="preserve"> - Página Web de divulgação e Inscrição no curso</w:t>
      </w:r>
      <w:bookmarkEnd w:id="189"/>
    </w:p>
    <w:p w14:paraId="079ED4A3" w14:textId="77777777" w:rsidR="00160387" w:rsidRDefault="00160387" w:rsidP="00CE5118">
      <w:pPr>
        <w:pBdr>
          <w:top w:val="nil"/>
          <w:left w:val="nil"/>
          <w:bottom w:val="nil"/>
          <w:right w:val="nil"/>
          <w:between w:val="nil"/>
        </w:pBdr>
        <w:spacing w:after="0" w:line="360" w:lineRule="auto"/>
        <w:ind w:firstLine="709"/>
        <w:jc w:val="center"/>
        <w:rPr>
          <w:rFonts w:ascii="Arial" w:hAnsi="Arial" w:cs="Arial"/>
          <w:sz w:val="24"/>
          <w:szCs w:val="24"/>
        </w:rPr>
      </w:pPr>
      <w:r>
        <w:rPr>
          <w:rFonts w:ascii="Arial" w:hAnsi="Arial" w:cs="Arial"/>
          <w:noProof/>
          <w:sz w:val="24"/>
          <w:szCs w:val="24"/>
        </w:rPr>
        <w:drawing>
          <wp:inline distT="0" distB="0" distL="0" distR="0" wp14:anchorId="06F6E27C" wp14:editId="1E5DC9D9">
            <wp:extent cx="4467225" cy="2464749"/>
            <wp:effectExtent l="0" t="0" r="0" b="0"/>
            <wp:docPr id="414444229" name="Imagem 2" descr="figura da página web utilizada para divulgação e inscrição no curso de exten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44229" name="Imagem 2" descr="figura da página web utilizada para divulgação e inscrição no curso de extensão"/>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25508" cy="2496906"/>
                    </a:xfrm>
                    <a:prstGeom prst="rect">
                      <a:avLst/>
                    </a:prstGeom>
                  </pic:spPr>
                </pic:pic>
              </a:graphicData>
            </a:graphic>
          </wp:inline>
        </w:drawing>
      </w:r>
    </w:p>
    <w:p w14:paraId="668AD5BA" w14:textId="643B5A51" w:rsidR="00160387" w:rsidRDefault="00765787" w:rsidP="00160387">
      <w:pPr>
        <w:pBdr>
          <w:top w:val="nil"/>
          <w:left w:val="nil"/>
          <w:bottom w:val="nil"/>
          <w:right w:val="nil"/>
          <w:between w:val="nil"/>
        </w:pBdr>
        <w:spacing w:after="0" w:line="360" w:lineRule="auto"/>
        <w:ind w:firstLine="709"/>
        <w:jc w:val="both"/>
        <w:rPr>
          <w:rFonts w:ascii="Arial" w:hAnsi="Arial" w:cs="Arial"/>
        </w:rPr>
      </w:pPr>
      <w:r w:rsidRPr="00765787">
        <w:rPr>
          <w:rFonts w:ascii="Arial" w:hAnsi="Arial" w:cs="Arial"/>
        </w:rPr>
        <w:t xml:space="preserve">    </w:t>
      </w:r>
      <w:r w:rsidR="0019180D">
        <w:rPr>
          <w:rFonts w:ascii="Arial" w:hAnsi="Arial" w:cs="Arial"/>
        </w:rPr>
        <w:t xml:space="preserve">     </w:t>
      </w:r>
      <w:r w:rsidRPr="00765787">
        <w:rPr>
          <w:rFonts w:ascii="Arial" w:hAnsi="Arial" w:cs="Arial"/>
        </w:rPr>
        <w:t xml:space="preserve">  Fonte: O autor (2026).</w:t>
      </w:r>
    </w:p>
    <w:p w14:paraId="76A7A31B" w14:textId="77777777" w:rsidR="00814D97" w:rsidRPr="00765787" w:rsidRDefault="00814D97" w:rsidP="00160387">
      <w:pPr>
        <w:pBdr>
          <w:top w:val="nil"/>
          <w:left w:val="nil"/>
          <w:bottom w:val="nil"/>
          <w:right w:val="nil"/>
          <w:between w:val="nil"/>
        </w:pBdr>
        <w:spacing w:after="0" w:line="360" w:lineRule="auto"/>
        <w:ind w:firstLine="709"/>
        <w:jc w:val="both"/>
        <w:rPr>
          <w:rFonts w:ascii="Arial" w:hAnsi="Arial" w:cs="Arial"/>
        </w:rPr>
      </w:pPr>
    </w:p>
    <w:p w14:paraId="7496DDAC" w14:textId="1E126769"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9E330C">
        <w:rPr>
          <w:rFonts w:ascii="Arial" w:hAnsi="Arial" w:cs="Arial"/>
          <w:sz w:val="24"/>
          <w:szCs w:val="24"/>
        </w:rPr>
        <w:t>Para garantir o acompanhamento adequado das atividades práticas, foram exigidos dos participantes conhecimentos básicos de informática e linguagens de programação de computadores. Além disso, devido à modalidade do curso, foi requerido que os cursistas possuíssem acesso à internet banda larga e um computador com configuração compatível para a execução das ferramentas de desenvolvimento. Embora o curso abordasse a introdução à linguagem Kotlin e ao ambiente Android Studio, a familiaridade prévia com lógica de programação foi essencial para a natureza aplicada das tarefas.</w:t>
      </w:r>
    </w:p>
    <w:p w14:paraId="5AC30199"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9E330C">
        <w:rPr>
          <w:rFonts w:ascii="Arial" w:hAnsi="Arial" w:cs="Arial"/>
          <w:sz w:val="24"/>
          <w:szCs w:val="24"/>
        </w:rPr>
        <w:t xml:space="preserve">O edital e os materiais de divulgação estabeleceram a oferta de um máximo de 100 vagas para alunos. O preenchimento dessas vagas ocorreu mediante inscrição via formulário </w:t>
      </w:r>
      <w:r w:rsidRPr="00E56FDF">
        <w:rPr>
          <w:rFonts w:ascii="Arial" w:hAnsi="Arial" w:cs="Arial"/>
          <w:i/>
          <w:iCs/>
          <w:sz w:val="24"/>
          <w:szCs w:val="24"/>
        </w:rPr>
        <w:t>online</w:t>
      </w:r>
      <w:r w:rsidRPr="009E330C">
        <w:rPr>
          <w:rFonts w:ascii="Arial" w:hAnsi="Arial" w:cs="Arial"/>
          <w:sz w:val="24"/>
          <w:szCs w:val="24"/>
        </w:rPr>
        <w:t xml:space="preserve"> e resposta a um questionário. A equipe de execução foi dimensionada para atender a essa demanda, com a previsão de tutores responsáveis pelo acompanhamento de grupos de cursistas, assegurando a viabilidade do atendimento individualizado necessário para a avaliação processual</w:t>
      </w:r>
      <w:r>
        <w:rPr>
          <w:rFonts w:ascii="Arial" w:hAnsi="Arial" w:cs="Arial"/>
          <w:sz w:val="24"/>
          <w:szCs w:val="24"/>
        </w:rPr>
        <w:t>.</w:t>
      </w:r>
    </w:p>
    <w:p w14:paraId="06213D00" w14:textId="6CF775E4" w:rsidR="00160387" w:rsidRPr="002F484C" w:rsidRDefault="00160387" w:rsidP="00937144">
      <w:pPr>
        <w:pStyle w:val="Ttulo3"/>
      </w:pPr>
      <w:bookmarkStart w:id="190" w:name="_Toc223367658"/>
      <w:r w:rsidRPr="002F484C">
        <w:t>Modelo pedagógico, tutoria e suporte ao participante</w:t>
      </w:r>
      <w:bookmarkEnd w:id="190"/>
    </w:p>
    <w:p w14:paraId="565D52E5" w14:textId="121255AB" w:rsidR="006E2570" w:rsidRPr="009C4DC7" w:rsidRDefault="006E2570" w:rsidP="009C4DC7">
      <w:pPr>
        <w:pBdr>
          <w:top w:val="nil"/>
          <w:left w:val="nil"/>
          <w:bottom w:val="nil"/>
          <w:right w:val="nil"/>
          <w:between w:val="nil"/>
        </w:pBdr>
        <w:spacing w:after="0" w:line="360" w:lineRule="auto"/>
        <w:ind w:firstLine="709"/>
        <w:jc w:val="both"/>
        <w:rPr>
          <w:rFonts w:ascii="Arial" w:hAnsi="Arial" w:cs="Arial"/>
          <w:sz w:val="24"/>
          <w:szCs w:val="24"/>
        </w:rPr>
      </w:pPr>
      <w:r w:rsidRPr="009C4DC7">
        <w:rPr>
          <w:rFonts w:ascii="Arial" w:hAnsi="Arial" w:cs="Arial"/>
          <w:sz w:val="24"/>
          <w:szCs w:val="24"/>
        </w:rPr>
        <w:t xml:space="preserve">Os cursos </w:t>
      </w:r>
      <w:r w:rsidR="003D41C6">
        <w:rPr>
          <w:rFonts w:ascii="Arial" w:hAnsi="Arial" w:cs="Arial"/>
          <w:sz w:val="24"/>
          <w:szCs w:val="24"/>
        </w:rPr>
        <w:t>à</w:t>
      </w:r>
      <w:r w:rsidRPr="009C4DC7">
        <w:rPr>
          <w:rFonts w:ascii="Arial" w:hAnsi="Arial" w:cs="Arial"/>
          <w:sz w:val="24"/>
          <w:szCs w:val="24"/>
        </w:rPr>
        <w:t xml:space="preserve"> distância podem ser oferecidos em diferentes modelos, dependendo das necessidades dos alunos e dos objetivos educacionais. </w:t>
      </w:r>
    </w:p>
    <w:p w14:paraId="6D9439F3" w14:textId="6C0B2B2C" w:rsidR="003D41C6" w:rsidRDefault="003D41C6" w:rsidP="00160387">
      <w:pPr>
        <w:pBdr>
          <w:top w:val="nil"/>
          <w:left w:val="nil"/>
          <w:bottom w:val="nil"/>
          <w:right w:val="nil"/>
          <w:between w:val="nil"/>
        </w:pBdr>
        <w:spacing w:after="0" w:line="360" w:lineRule="auto"/>
        <w:ind w:firstLine="709"/>
        <w:jc w:val="both"/>
        <w:rPr>
          <w:rFonts w:ascii="Arial" w:hAnsi="Arial" w:cs="Arial"/>
          <w:sz w:val="24"/>
          <w:szCs w:val="24"/>
        </w:rPr>
      </w:pPr>
      <w:r w:rsidRPr="003D41C6">
        <w:rPr>
          <w:rFonts w:ascii="Arial" w:hAnsi="Arial" w:cs="Arial"/>
          <w:sz w:val="24"/>
          <w:szCs w:val="24"/>
        </w:rPr>
        <w:t xml:space="preserve">Neste trabalho, o curso de Educação a Distância (EaD) foi estruturado com base no modelo pedagógico proposto por Braga </w:t>
      </w:r>
      <w:r w:rsidR="0039157E" w:rsidRPr="0039157E">
        <w:rPr>
          <w:rFonts w:ascii="Arial" w:hAnsi="Arial" w:cs="Arial"/>
          <w:i/>
          <w:sz w:val="24"/>
          <w:szCs w:val="24"/>
        </w:rPr>
        <w:t>et al.</w:t>
      </w:r>
      <w:r w:rsidRPr="003D41C6">
        <w:rPr>
          <w:rFonts w:ascii="Arial" w:hAnsi="Arial" w:cs="Arial"/>
          <w:sz w:val="24"/>
          <w:szCs w:val="24"/>
        </w:rPr>
        <w:t xml:space="preserve"> (2025), o qual considera quatro abordagens fundamentais: (1) professores e estudantes atuam em espaços e tempos </w:t>
      </w:r>
      <w:r w:rsidRPr="003D41C6">
        <w:rPr>
          <w:rFonts w:ascii="Arial" w:hAnsi="Arial" w:cs="Arial"/>
          <w:sz w:val="24"/>
          <w:szCs w:val="24"/>
        </w:rPr>
        <w:lastRenderedPageBreak/>
        <w:t>distintos, caracterizando a assincronicidade; (2) necessidade de mediação tutorial; (3) necessidade de apoio descentralizado ao estudante; e (4) centralidade do aluno no processo pedagógico. Esses elementos constitutivos da EaD levam à necessidade de uma abordagem sistêmica das seguintes variáveis: a organização curricular; o material didático; a tutoria; a infraestrutura de comunicação e mediação pedagógica; a equipe interdisciplinar; a gestão; a avaliação; e a infraestrutura física e de pessoal (</w:t>
      </w:r>
      <w:r w:rsidR="00EB60CB" w:rsidRPr="003D41C6">
        <w:rPr>
          <w:rFonts w:ascii="Arial" w:hAnsi="Arial" w:cs="Arial"/>
          <w:sz w:val="24"/>
          <w:szCs w:val="24"/>
        </w:rPr>
        <w:t>Costa</w:t>
      </w:r>
      <w:r w:rsidRPr="003D41C6">
        <w:rPr>
          <w:rFonts w:ascii="Arial" w:hAnsi="Arial" w:cs="Arial"/>
          <w:sz w:val="24"/>
          <w:szCs w:val="24"/>
        </w:rPr>
        <w:t xml:space="preserve">, 2007; </w:t>
      </w:r>
      <w:r w:rsidR="00EB60CB" w:rsidRPr="003D41C6">
        <w:rPr>
          <w:rFonts w:ascii="Arial" w:hAnsi="Arial" w:cs="Arial"/>
          <w:sz w:val="24"/>
          <w:szCs w:val="24"/>
        </w:rPr>
        <w:t>Garc</w:t>
      </w:r>
      <w:r w:rsidR="00EB60CB">
        <w:rPr>
          <w:rFonts w:ascii="Arial" w:hAnsi="Arial" w:cs="Arial"/>
          <w:sz w:val="24"/>
          <w:szCs w:val="24"/>
        </w:rPr>
        <w:t>í</w:t>
      </w:r>
      <w:r w:rsidR="00EB60CB" w:rsidRPr="003D41C6">
        <w:rPr>
          <w:rFonts w:ascii="Arial" w:hAnsi="Arial" w:cs="Arial"/>
          <w:sz w:val="24"/>
          <w:szCs w:val="24"/>
        </w:rPr>
        <w:t>a</w:t>
      </w:r>
      <w:r w:rsidR="00EB60CB">
        <w:rPr>
          <w:rFonts w:ascii="Arial" w:hAnsi="Arial" w:cs="Arial"/>
          <w:sz w:val="24"/>
          <w:szCs w:val="24"/>
        </w:rPr>
        <w:t xml:space="preserve"> </w:t>
      </w:r>
      <w:r w:rsidR="00EB60CB" w:rsidRPr="003D41C6">
        <w:rPr>
          <w:rFonts w:ascii="Arial" w:hAnsi="Arial" w:cs="Arial"/>
          <w:sz w:val="24"/>
          <w:szCs w:val="24"/>
        </w:rPr>
        <w:t>Aretio</w:t>
      </w:r>
      <w:r w:rsidRPr="003D41C6">
        <w:rPr>
          <w:rFonts w:ascii="Arial" w:hAnsi="Arial" w:cs="Arial"/>
          <w:sz w:val="24"/>
          <w:szCs w:val="24"/>
        </w:rPr>
        <w:t>, 2014).</w:t>
      </w:r>
    </w:p>
    <w:p w14:paraId="442DEA7D" w14:textId="51AE0FC6" w:rsidR="00160387" w:rsidRPr="002F484C"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O curso foi estruturado em regime E</w:t>
      </w:r>
      <w:r w:rsidR="00AB5402">
        <w:rPr>
          <w:rFonts w:ascii="Arial" w:hAnsi="Arial" w:cs="Arial"/>
          <w:sz w:val="24"/>
          <w:szCs w:val="24"/>
        </w:rPr>
        <w:t>a</w:t>
      </w:r>
      <w:r w:rsidRPr="002F484C">
        <w:rPr>
          <w:rFonts w:ascii="Arial" w:hAnsi="Arial" w:cs="Arial"/>
          <w:sz w:val="24"/>
          <w:szCs w:val="24"/>
        </w:rPr>
        <w:t>D, com predominância de atividades assíncronas via Moodle, complementadas por suporte de tutoria e plantões síncronos. Essa configuração buscou compatibilizar flexibilidade de estudo com acompanhamento orientado, permitindo que participantes com diferentes rotinas e níveis de experiência pudessem avançar no conteúdo e, ao mesmo tempo, receber apoio durante a execução das atividades práticas.</w:t>
      </w:r>
    </w:p>
    <w:p w14:paraId="30898DCF"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O suporte foi realizado por uma equipe de tutores, responsável por mediação de dúvidas, acompanhamento das atividades e orientação técnica durante o desenvolvimento do projeto prático. A existência de tutoria, em cursos de natureza técnica e aplicada, é particularmente relevante para reduzir barreiras de aprendizagem associadas à configuração de ambiente, dependências, execução de </w:t>
      </w:r>
      <w:r w:rsidRPr="00766F89">
        <w:rPr>
          <w:rFonts w:ascii="Arial" w:hAnsi="Arial" w:cs="Arial"/>
          <w:i/>
          <w:iCs/>
          <w:sz w:val="24"/>
          <w:szCs w:val="24"/>
        </w:rPr>
        <w:t>builds</w:t>
      </w:r>
      <w:r w:rsidRPr="002F484C">
        <w:rPr>
          <w:rFonts w:ascii="Arial" w:hAnsi="Arial" w:cs="Arial"/>
          <w:sz w:val="24"/>
          <w:szCs w:val="24"/>
        </w:rPr>
        <w:t>, depuração e compreensão de integração de bibliotecas.</w:t>
      </w:r>
    </w:p>
    <w:p w14:paraId="28121438"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414E65">
        <w:rPr>
          <w:rFonts w:ascii="Arial" w:hAnsi="Arial" w:cs="Arial"/>
          <w:sz w:val="24"/>
          <w:szCs w:val="24"/>
        </w:rPr>
        <w:t>A equipe de execução contou com um grupo de 7 (sete) tutores. O papel dos tutores foi fundamental na mediação pedagógica e técnica, atuando diretamente nos Fóruns de Comunicação para sanar dúvidas e no acompanhamento do desenvolvimento dos cursistas</w:t>
      </w:r>
      <w:r>
        <w:rPr>
          <w:rFonts w:ascii="Arial" w:hAnsi="Arial" w:cs="Arial"/>
          <w:sz w:val="24"/>
          <w:szCs w:val="24"/>
        </w:rPr>
        <w:t xml:space="preserve">, garantindo a viabilidade de um </w:t>
      </w:r>
      <w:r w:rsidRPr="00E95333">
        <w:rPr>
          <w:rFonts w:ascii="Arial" w:hAnsi="Arial" w:cs="Arial"/>
          <w:i/>
          <w:iCs/>
          <w:sz w:val="24"/>
          <w:szCs w:val="24"/>
        </w:rPr>
        <w:t>feedback</w:t>
      </w:r>
      <w:r>
        <w:rPr>
          <w:rFonts w:ascii="Arial" w:hAnsi="Arial" w:cs="Arial"/>
          <w:sz w:val="24"/>
          <w:szCs w:val="24"/>
        </w:rPr>
        <w:t xml:space="preserve"> individualizado</w:t>
      </w:r>
      <w:r w:rsidRPr="00414E65">
        <w:rPr>
          <w:rFonts w:ascii="Arial" w:hAnsi="Arial" w:cs="Arial"/>
          <w:sz w:val="24"/>
          <w:szCs w:val="24"/>
        </w:rPr>
        <w:t xml:space="preserve">. </w:t>
      </w:r>
    </w:p>
    <w:p w14:paraId="589E6FE6" w14:textId="75E3EAC3"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414E65">
        <w:rPr>
          <w:rFonts w:ascii="Arial" w:hAnsi="Arial" w:cs="Arial"/>
          <w:sz w:val="24"/>
          <w:szCs w:val="24"/>
        </w:rPr>
        <w:t>Para assegurar a fluidez do aprendizado e o suporte técnico, o curso estabeleceu acordos de nível de serviço (SLA) informais, porém explícitos aos alunos: um prazo de 24 horas para responder dúvidas postadas nos fóruns e 72 horas após o término do prazo de entrega para a correção das atividades. Além da interação assíncrona</w:t>
      </w:r>
      <w:r w:rsidR="0019180D">
        <w:rPr>
          <w:rFonts w:ascii="Arial" w:hAnsi="Arial" w:cs="Arial"/>
          <w:sz w:val="24"/>
          <w:szCs w:val="24"/>
        </w:rPr>
        <w:t xml:space="preserve">, conforme demonstrado pelos links dos fóruns de acordo com </w:t>
      </w:r>
      <w:r w:rsidR="00CA7996">
        <w:rPr>
          <w:rFonts w:ascii="Arial" w:hAnsi="Arial" w:cs="Arial"/>
          <w:sz w:val="24"/>
          <w:szCs w:val="24"/>
        </w:rPr>
        <w:t xml:space="preserve">a Figura 25, </w:t>
      </w:r>
      <w:r w:rsidRPr="00414E65">
        <w:rPr>
          <w:rFonts w:ascii="Arial" w:hAnsi="Arial" w:cs="Arial"/>
          <w:sz w:val="24"/>
          <w:szCs w:val="24"/>
        </w:rPr>
        <w:t xml:space="preserve"> o modelo de acompanhamento incluiu a oferta de plantão síncrono diário, cujos horários e links de acesso foram disponibilizados na página inicial do curso na plataforma Moodle</w:t>
      </w:r>
      <w:r w:rsidR="00070AE5">
        <w:rPr>
          <w:rFonts w:ascii="Arial" w:hAnsi="Arial" w:cs="Arial"/>
          <w:sz w:val="24"/>
          <w:szCs w:val="24"/>
        </w:rPr>
        <w:t>, como ilustrado na</w:t>
      </w:r>
      <w:r w:rsidR="00CA7996">
        <w:rPr>
          <w:rFonts w:ascii="Arial" w:hAnsi="Arial" w:cs="Arial"/>
          <w:sz w:val="24"/>
          <w:szCs w:val="24"/>
        </w:rPr>
        <w:t xml:space="preserve"> Figura 26</w:t>
      </w:r>
      <w:r w:rsidR="00070AE5">
        <w:rPr>
          <w:rFonts w:ascii="Arial" w:hAnsi="Arial" w:cs="Arial"/>
          <w:sz w:val="24"/>
          <w:szCs w:val="24"/>
        </w:rPr>
        <w:t>,</w:t>
      </w:r>
      <w:r w:rsidRPr="00414E65">
        <w:rPr>
          <w:rFonts w:ascii="Arial" w:hAnsi="Arial" w:cs="Arial"/>
          <w:sz w:val="24"/>
          <w:szCs w:val="24"/>
        </w:rPr>
        <w:t xml:space="preserve"> permitindo o atendimento em tempo real.</w:t>
      </w:r>
    </w:p>
    <w:p w14:paraId="581772E5" w14:textId="77777777" w:rsidR="0019180D" w:rsidRDefault="0019180D" w:rsidP="00A20A60">
      <w:pPr>
        <w:pStyle w:val="Legenda"/>
      </w:pPr>
      <w:r>
        <w:lastRenderedPageBreak/>
        <w:t xml:space="preserve">          </w:t>
      </w:r>
    </w:p>
    <w:p w14:paraId="2E222D81" w14:textId="4B7AE495" w:rsidR="0019180D" w:rsidRDefault="0019180D" w:rsidP="00A20A60">
      <w:pPr>
        <w:pStyle w:val="Legenda"/>
      </w:pPr>
      <w:r>
        <w:t xml:space="preserve">   </w:t>
      </w:r>
      <w:r w:rsidR="00BE14AB">
        <w:t xml:space="preserve">       </w:t>
      </w:r>
      <w:r>
        <w:t xml:space="preserve"> </w:t>
      </w:r>
      <w:bookmarkStart w:id="191" w:name="_Ref219320271"/>
      <w:bookmarkStart w:id="192" w:name="_Toc223367421"/>
      <w:r>
        <w:t xml:space="preserve">Figura </w:t>
      </w:r>
      <w:fldSimple w:instr=" SEQ Figura \* ARABIC ">
        <w:r w:rsidR="00F06553">
          <w:rPr>
            <w:noProof/>
          </w:rPr>
          <w:t>25</w:t>
        </w:r>
      </w:fldSimple>
      <w:bookmarkEnd w:id="191"/>
      <w:r>
        <w:t xml:space="preserve"> - </w:t>
      </w:r>
      <w:r w:rsidR="00E95333">
        <w:t>Captura</w:t>
      </w:r>
      <w:r w:rsidRPr="00B019B9">
        <w:t xml:space="preserve"> da tela inicial do curso referente à interação com os tutores.</w:t>
      </w:r>
      <w:bookmarkEnd w:id="192"/>
    </w:p>
    <w:p w14:paraId="61598974" w14:textId="4BC72F00" w:rsidR="00160387" w:rsidRDefault="003C4AA2" w:rsidP="00160387">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noProof/>
          <w:sz w:val="24"/>
          <w:szCs w:val="24"/>
        </w:rPr>
        <w:drawing>
          <wp:inline distT="0" distB="0" distL="0" distR="0" wp14:anchorId="3362EB0B" wp14:editId="0D279A44">
            <wp:extent cx="5401429" cy="3667637"/>
            <wp:effectExtent l="0" t="0" r="8890" b="9525"/>
            <wp:docPr id="2125105612" name="Imagem 2" descr="Tela com imagem de página da plataforma Moodle utilizada no curso com links para entrar em contato com os tutores do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05612" name="Imagem 2" descr="Tela com imagem de página da plataforma Moodle utilizada no curso com links para entrar em contato com os tutores do curso"/>
                    <pic:cNvPicPr/>
                  </pic:nvPicPr>
                  <pic:blipFill>
                    <a:blip r:embed="rId47">
                      <a:extLst>
                        <a:ext uri="{28A0092B-C50C-407E-A947-70E740481C1C}">
                          <a14:useLocalDpi xmlns:a14="http://schemas.microsoft.com/office/drawing/2010/main" val="0"/>
                        </a:ext>
                      </a:extLst>
                    </a:blip>
                    <a:stretch>
                      <a:fillRect/>
                    </a:stretch>
                  </pic:blipFill>
                  <pic:spPr>
                    <a:xfrm>
                      <a:off x="0" y="0"/>
                      <a:ext cx="5401429" cy="3667637"/>
                    </a:xfrm>
                    <a:prstGeom prst="rect">
                      <a:avLst/>
                    </a:prstGeom>
                  </pic:spPr>
                </pic:pic>
              </a:graphicData>
            </a:graphic>
          </wp:inline>
        </w:drawing>
      </w:r>
    </w:p>
    <w:p w14:paraId="1E9FD238" w14:textId="77777777" w:rsidR="0019180D" w:rsidRDefault="0019180D" w:rsidP="00160387">
      <w:pPr>
        <w:pBdr>
          <w:top w:val="nil"/>
          <w:left w:val="nil"/>
          <w:bottom w:val="nil"/>
          <w:right w:val="nil"/>
          <w:between w:val="nil"/>
        </w:pBdr>
        <w:spacing w:after="0" w:line="360" w:lineRule="auto"/>
        <w:ind w:firstLine="709"/>
        <w:jc w:val="both"/>
        <w:rPr>
          <w:rFonts w:ascii="Arial" w:hAnsi="Arial" w:cs="Arial"/>
        </w:rPr>
      </w:pPr>
      <w:r w:rsidRPr="00765787">
        <w:rPr>
          <w:rFonts w:ascii="Arial" w:hAnsi="Arial" w:cs="Arial"/>
        </w:rPr>
        <w:t>Fonte: O autor (2026).</w:t>
      </w:r>
    </w:p>
    <w:p w14:paraId="4E3ADF21" w14:textId="77777777" w:rsidR="0019180D" w:rsidRDefault="0019180D" w:rsidP="00160387">
      <w:pPr>
        <w:pBdr>
          <w:top w:val="nil"/>
          <w:left w:val="nil"/>
          <w:bottom w:val="nil"/>
          <w:right w:val="nil"/>
          <w:between w:val="nil"/>
        </w:pBdr>
        <w:spacing w:after="0" w:line="360" w:lineRule="auto"/>
        <w:ind w:firstLine="709"/>
        <w:jc w:val="both"/>
        <w:rPr>
          <w:rFonts w:ascii="Arial" w:hAnsi="Arial" w:cs="Arial"/>
        </w:rPr>
      </w:pPr>
    </w:p>
    <w:p w14:paraId="34303A09" w14:textId="46342F95"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414E65">
        <w:rPr>
          <w:rFonts w:ascii="Arial" w:hAnsi="Arial" w:cs="Arial"/>
          <w:sz w:val="24"/>
          <w:szCs w:val="24"/>
        </w:rPr>
        <w:t xml:space="preserve">A avaliação e o </w:t>
      </w:r>
      <w:r w:rsidRPr="00E95333">
        <w:rPr>
          <w:rFonts w:ascii="Arial" w:hAnsi="Arial" w:cs="Arial"/>
          <w:i/>
          <w:iCs/>
          <w:sz w:val="24"/>
          <w:szCs w:val="24"/>
        </w:rPr>
        <w:t>feedback</w:t>
      </w:r>
      <w:r w:rsidRPr="00414E65">
        <w:rPr>
          <w:rFonts w:ascii="Arial" w:hAnsi="Arial" w:cs="Arial"/>
          <w:sz w:val="24"/>
          <w:szCs w:val="24"/>
        </w:rPr>
        <w:t xml:space="preserve"> foram estruturados de forma contínua e processual. Ao final de cada aula semanal, eram solicitadas atividades para postagem na plataforma, que eram corrigidas pelos tutores dentro do prazo estipulado. Essa correção compôs 60% da nota final (conceito), enquanto os 40% restantes foram atribuídos ao desenvolvimento do projeto final de um aplicativo móvel. O </w:t>
      </w:r>
      <w:r w:rsidRPr="00E56FDF">
        <w:rPr>
          <w:rFonts w:ascii="Arial" w:hAnsi="Arial" w:cs="Arial"/>
          <w:i/>
          <w:iCs/>
          <w:sz w:val="24"/>
          <w:szCs w:val="24"/>
        </w:rPr>
        <w:t>feedback</w:t>
      </w:r>
      <w:r w:rsidRPr="00414E65">
        <w:rPr>
          <w:rFonts w:ascii="Arial" w:hAnsi="Arial" w:cs="Arial"/>
          <w:sz w:val="24"/>
          <w:szCs w:val="24"/>
        </w:rPr>
        <w:t xml:space="preserve"> não se limitou apenas à atribuição de nota, mas incluiu o suporte na superação de barreiras técnicas típicas do desenvolvimento </w:t>
      </w:r>
      <w:r w:rsidRPr="00A85454">
        <w:rPr>
          <w:rFonts w:ascii="Arial" w:hAnsi="Arial" w:cs="Arial"/>
          <w:i/>
          <w:iCs/>
          <w:sz w:val="24"/>
          <w:szCs w:val="24"/>
        </w:rPr>
        <w:t>mobile</w:t>
      </w:r>
      <w:r w:rsidRPr="00414E65">
        <w:rPr>
          <w:rFonts w:ascii="Arial" w:hAnsi="Arial" w:cs="Arial"/>
          <w:sz w:val="24"/>
          <w:szCs w:val="24"/>
        </w:rPr>
        <w:t>, como configuração de ambiente e execução de código</w:t>
      </w:r>
      <w:r>
        <w:rPr>
          <w:rFonts w:ascii="Arial" w:hAnsi="Arial" w:cs="Arial"/>
          <w:sz w:val="24"/>
          <w:szCs w:val="24"/>
        </w:rPr>
        <w:t>.</w:t>
      </w:r>
    </w:p>
    <w:p w14:paraId="392F3958" w14:textId="4BC594E4"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D2965">
        <w:rPr>
          <w:rFonts w:ascii="Arial" w:hAnsi="Arial" w:cs="Arial"/>
          <w:sz w:val="24"/>
          <w:szCs w:val="24"/>
        </w:rPr>
        <w:t>A seleção da equipe de tutoria foi regida pelo Edital 01/2025 do Grupo de Pesquisa Intera</w:t>
      </w:r>
      <w:r w:rsidR="00070AE5">
        <w:rPr>
          <w:rFonts w:ascii="Arial" w:hAnsi="Arial" w:cs="Arial"/>
          <w:sz w:val="24"/>
          <w:szCs w:val="24"/>
        </w:rPr>
        <w:t xml:space="preserve">, </w:t>
      </w:r>
      <w:r w:rsidRPr="002D2965">
        <w:rPr>
          <w:rFonts w:ascii="Arial" w:hAnsi="Arial" w:cs="Arial"/>
          <w:sz w:val="24"/>
          <w:szCs w:val="24"/>
        </w:rPr>
        <w:t>que definiu a natureza da vaga como voluntária, com carga horária de extensão de 240 horas e jornada semanal de 20 horas. O processo seletivo foi organizado em três etapas: inscrição, análise da carta de interesse e entrevista. Os requisitos exigidos incluíam ser discente da UFABC, ter cursado a disciplina de Processamento da Informação e possuir conhecimentos desejáveis em Android Studio</w:t>
      </w:r>
      <w:r w:rsidR="00DD248E">
        <w:rPr>
          <w:rFonts w:ascii="Arial" w:hAnsi="Arial" w:cs="Arial"/>
          <w:sz w:val="24"/>
          <w:szCs w:val="24"/>
        </w:rPr>
        <w:t xml:space="preserve"> </w:t>
      </w:r>
      <w:r w:rsidRPr="002D2965">
        <w:rPr>
          <w:rFonts w:ascii="Arial" w:hAnsi="Arial" w:cs="Arial"/>
          <w:sz w:val="24"/>
          <w:szCs w:val="24"/>
        </w:rPr>
        <w:t>e plataforma Moodle. A atuação voluntária garantiu aos selecionados a emissão de certificação de extensão universitária ao final do projeto.</w:t>
      </w:r>
    </w:p>
    <w:p w14:paraId="3A8D64AB" w14:textId="77777777" w:rsidR="00070AE5" w:rsidRDefault="00070AE5" w:rsidP="00A20A60">
      <w:pPr>
        <w:pStyle w:val="Legenda"/>
      </w:pPr>
      <w:r>
        <w:lastRenderedPageBreak/>
        <w:t xml:space="preserve">            </w:t>
      </w:r>
    </w:p>
    <w:p w14:paraId="40A943C9" w14:textId="29BEA800" w:rsidR="00070AE5" w:rsidRDefault="00070AE5" w:rsidP="00A20A60">
      <w:pPr>
        <w:pStyle w:val="Legenda"/>
      </w:pPr>
      <w:bookmarkStart w:id="193" w:name="_Ref219320527"/>
      <w:bookmarkStart w:id="194" w:name="_Toc223367422"/>
      <w:r>
        <w:t xml:space="preserve">Figura </w:t>
      </w:r>
      <w:fldSimple w:instr=" SEQ Figura \* ARABIC ">
        <w:r w:rsidR="00F06553">
          <w:rPr>
            <w:noProof/>
          </w:rPr>
          <w:t>26</w:t>
        </w:r>
      </w:fldSimple>
      <w:bookmarkEnd w:id="193"/>
      <w:r>
        <w:t xml:space="preserve"> - Exemplo de divulgação de horário para atendimento síncrono</w:t>
      </w:r>
      <w:bookmarkEnd w:id="194"/>
    </w:p>
    <w:p w14:paraId="1CAC8B07" w14:textId="5B7849BB" w:rsidR="00160387" w:rsidRDefault="003C4AA2" w:rsidP="008E40AB">
      <w:pPr>
        <w:pBdr>
          <w:top w:val="nil"/>
          <w:left w:val="nil"/>
          <w:bottom w:val="nil"/>
          <w:right w:val="nil"/>
          <w:between w:val="nil"/>
        </w:pBd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30B17BC7" wp14:editId="2B62D1B6">
            <wp:extent cx="5760085" cy="2861945"/>
            <wp:effectExtent l="0" t="0" r="0" b="0"/>
            <wp:docPr id="1385205831" name="Imagem 1" descr="Imagem de tela da plataforma Moodle onde e disponibilizado o horario de atendimento síncrono de um dos tu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05831" name="Imagem 1" descr="Imagem de tela da plataforma Moodle onde e disponibilizado o horario de atendimento síncrono de um dos tutores"/>
                    <pic:cNvPicPr/>
                  </pic:nvPicPr>
                  <pic:blipFill>
                    <a:blip r:embed="rId48">
                      <a:extLst>
                        <a:ext uri="{28A0092B-C50C-407E-A947-70E740481C1C}">
                          <a14:useLocalDpi xmlns:a14="http://schemas.microsoft.com/office/drawing/2010/main" val="0"/>
                        </a:ext>
                      </a:extLst>
                    </a:blip>
                    <a:stretch>
                      <a:fillRect/>
                    </a:stretch>
                  </pic:blipFill>
                  <pic:spPr>
                    <a:xfrm>
                      <a:off x="0" y="0"/>
                      <a:ext cx="5760085" cy="2861945"/>
                    </a:xfrm>
                    <a:prstGeom prst="rect">
                      <a:avLst/>
                    </a:prstGeom>
                  </pic:spPr>
                </pic:pic>
              </a:graphicData>
            </a:graphic>
          </wp:inline>
        </w:drawing>
      </w:r>
    </w:p>
    <w:p w14:paraId="4A58DC88" w14:textId="77777777" w:rsidR="008E40AB" w:rsidRDefault="008E40AB" w:rsidP="008E40AB">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3330779E" w14:textId="36CEEF68" w:rsidR="00160387" w:rsidRPr="002F484C" w:rsidRDefault="00160387" w:rsidP="00937144">
      <w:pPr>
        <w:pStyle w:val="Ttulo3"/>
      </w:pPr>
      <w:bookmarkStart w:id="195" w:name="_Toc223367659"/>
      <w:r w:rsidRPr="002F484C">
        <w:t>Ementa, organização dos conteúdos e atividades práticas</w:t>
      </w:r>
      <w:bookmarkEnd w:id="195"/>
    </w:p>
    <w:p w14:paraId="6569AFBA"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O curso contemplou conteúdos relacionados aos fundamentos de acessibilidade digital, distinção conceitual entre acessibilidade e Desenho Universal, diretrizes normativas e recomendações aplicáveis ao desenvolvimento </w:t>
      </w:r>
      <w:r w:rsidRPr="00A85454">
        <w:rPr>
          <w:rFonts w:ascii="Arial" w:hAnsi="Arial" w:cs="Arial"/>
          <w:i/>
          <w:iCs/>
          <w:sz w:val="24"/>
          <w:szCs w:val="24"/>
        </w:rPr>
        <w:t>mobile</w:t>
      </w:r>
      <w:r w:rsidRPr="002F484C">
        <w:rPr>
          <w:rFonts w:ascii="Arial" w:hAnsi="Arial" w:cs="Arial"/>
          <w:sz w:val="24"/>
          <w:szCs w:val="24"/>
        </w:rPr>
        <w:t>, e uma etapa prática centrada na integração e uso da biblioteca MobileDU em um aplicativo Android. A organização do conteúdo em semanas/temas e a realização de atividades permitiram estabelecer um percurso de aprendizagem incremental, culminando na aplicação prática da biblioteca.</w:t>
      </w:r>
    </w:p>
    <w:p w14:paraId="40D7ECC6" w14:textId="77777777" w:rsidR="00160387" w:rsidRPr="00DE2145"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DE2145">
        <w:rPr>
          <w:rFonts w:ascii="Arial" w:hAnsi="Arial" w:cs="Arial"/>
          <w:sz w:val="24"/>
          <w:szCs w:val="24"/>
        </w:rPr>
        <w:t>A seguir, detalham-se a ementa, a estrutura cronológica e os recursos didáticos empregados:</w:t>
      </w:r>
    </w:p>
    <w:p w14:paraId="36A34CB6" w14:textId="0561F087" w:rsidR="00160387" w:rsidRPr="00DE2145"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DE2145">
        <w:rPr>
          <w:rFonts w:ascii="Arial" w:hAnsi="Arial" w:cs="Arial"/>
          <w:sz w:val="24"/>
          <w:szCs w:val="24"/>
        </w:rPr>
        <w:t xml:space="preserve">Conforme o edital e o material de apresentação, a ementa abrangeu a introdução à acessibilidade digital e a diferenciação entre personalização e customização. Foram abordadas as diretrizes nacionais e internacionais (WCAG), bem como boas práticas de design inclusivo. O percurso técnico incluiu a introdução ao ambiente Android Studio </w:t>
      </w:r>
      <w:r w:rsidR="00DD248E">
        <w:rPr>
          <w:rFonts w:ascii="Arial" w:hAnsi="Arial" w:cs="Arial"/>
          <w:sz w:val="24"/>
          <w:szCs w:val="24"/>
        </w:rPr>
        <w:t xml:space="preserve"> </w:t>
      </w:r>
      <w:r w:rsidRPr="00DE2145">
        <w:rPr>
          <w:rFonts w:ascii="Arial" w:hAnsi="Arial" w:cs="Arial"/>
          <w:sz w:val="24"/>
          <w:szCs w:val="24"/>
        </w:rPr>
        <w:t>e à linguagem Kotlin, finalizando com o desenvolvimento de um aplicativo móvel que aplica práticas de acessibilidade e utiliza a biblioteca MobileDU.</w:t>
      </w:r>
    </w:p>
    <w:p w14:paraId="31C2A15C" w14:textId="77777777" w:rsidR="00160387" w:rsidRPr="00DE2145"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DE2145">
        <w:rPr>
          <w:rFonts w:ascii="Arial" w:hAnsi="Arial" w:cs="Arial"/>
          <w:sz w:val="24"/>
          <w:szCs w:val="24"/>
        </w:rPr>
        <w:t>O conteúdo foi distribuído ao longo de 10 semanas, estruturado para evoluir dos conceitos teóricos para a implementação prática:</w:t>
      </w:r>
    </w:p>
    <w:p w14:paraId="12B50597"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lastRenderedPageBreak/>
        <w:t>Semana 1: Encontro síncrono inaugural e apresentação de conceitos fundamentais, conteúdo e produto final.</w:t>
      </w:r>
    </w:p>
    <w:p w14:paraId="45A42A0D"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Semana 2: Configuração do Ambiente de Desenvolvimento (Instalação, Execução e Criação de Projeto).</w:t>
      </w:r>
    </w:p>
    <w:p w14:paraId="45EE1767"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Semana 3: Introdução à Linguagem de Programação Kotlin (variáveis, constantes, operadores e estruturas).</w:t>
      </w:r>
    </w:p>
    <w:p w14:paraId="5A04ACB9"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Semana 4: Componentes de Interface (</w:t>
      </w:r>
      <w:r w:rsidRPr="008E40AB">
        <w:rPr>
          <w:rFonts w:ascii="Arial" w:hAnsi="Arial" w:cs="Arial"/>
          <w:i/>
          <w:iCs/>
          <w:sz w:val="24"/>
          <w:szCs w:val="24"/>
        </w:rPr>
        <w:t>constraints</w:t>
      </w:r>
      <w:r w:rsidRPr="00DE2145">
        <w:rPr>
          <w:rFonts w:ascii="Arial" w:hAnsi="Arial" w:cs="Arial"/>
          <w:sz w:val="24"/>
          <w:szCs w:val="24"/>
        </w:rPr>
        <w:t>, alinhamento, unidades de medida, XML e vetores).</w:t>
      </w:r>
    </w:p>
    <w:p w14:paraId="00631B0A"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 xml:space="preserve">Semana 5: Navegação entre telas, criação e ciclo de vida de </w:t>
      </w:r>
      <w:r w:rsidRPr="008E40AB">
        <w:rPr>
          <w:rFonts w:ascii="Arial" w:hAnsi="Arial" w:cs="Arial"/>
          <w:i/>
          <w:iCs/>
          <w:sz w:val="24"/>
          <w:szCs w:val="24"/>
        </w:rPr>
        <w:t>Activities</w:t>
      </w:r>
      <w:r w:rsidRPr="00DE2145">
        <w:rPr>
          <w:rFonts w:ascii="Arial" w:hAnsi="Arial" w:cs="Arial"/>
          <w:sz w:val="24"/>
          <w:szCs w:val="24"/>
        </w:rPr>
        <w:t xml:space="preserve"> e componentes de interação.</w:t>
      </w:r>
    </w:p>
    <w:p w14:paraId="7510FC56" w14:textId="6BE3C10F"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Semana 6: Estudo aprofundado dos Requisitos de Acessibilidade e Des</w:t>
      </w:r>
      <w:r w:rsidR="00E95333">
        <w:rPr>
          <w:rFonts w:ascii="Arial" w:hAnsi="Arial" w:cs="Arial"/>
          <w:sz w:val="24"/>
          <w:szCs w:val="24"/>
        </w:rPr>
        <w:t>enho</w:t>
      </w:r>
      <w:r w:rsidRPr="00DE2145">
        <w:rPr>
          <w:rFonts w:ascii="Arial" w:hAnsi="Arial" w:cs="Arial"/>
          <w:sz w:val="24"/>
          <w:szCs w:val="24"/>
        </w:rPr>
        <w:t xml:space="preserve"> Universal.</w:t>
      </w:r>
    </w:p>
    <w:p w14:paraId="27AD67CE"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Semana 7: Exploração de recursos nativos do ambiente Android para apoio ao desenvolvimento acessível.</w:t>
      </w:r>
    </w:p>
    <w:p w14:paraId="427415BD"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Semana 8: Definição, instalação e uso da biblioteca MobileDU, com criação de um aplicativo exemplo.</w:t>
      </w:r>
    </w:p>
    <w:p w14:paraId="7A72CD92"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 xml:space="preserve">Semana 9: Processo de </w:t>
      </w:r>
      <w:r w:rsidRPr="008E40AB">
        <w:rPr>
          <w:rFonts w:ascii="Arial" w:hAnsi="Arial" w:cs="Arial"/>
          <w:i/>
          <w:iCs/>
          <w:sz w:val="24"/>
          <w:szCs w:val="24"/>
        </w:rPr>
        <w:t>Deploy</w:t>
      </w:r>
      <w:r w:rsidRPr="00DE2145">
        <w:rPr>
          <w:rFonts w:ascii="Arial" w:hAnsi="Arial" w:cs="Arial"/>
          <w:sz w:val="24"/>
          <w:szCs w:val="24"/>
        </w:rPr>
        <w:t xml:space="preserve"> do aplicativo e distribuição.</w:t>
      </w:r>
    </w:p>
    <w:p w14:paraId="2145590B"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 xml:space="preserve">Semana 10: Encontro síncrono de encerramento, considerações finais e </w:t>
      </w:r>
      <w:r w:rsidRPr="00E56FDF">
        <w:rPr>
          <w:rFonts w:ascii="Arial" w:hAnsi="Arial" w:cs="Arial"/>
          <w:i/>
          <w:iCs/>
          <w:sz w:val="24"/>
          <w:szCs w:val="24"/>
        </w:rPr>
        <w:t>feedback</w:t>
      </w:r>
      <w:r w:rsidRPr="00DE2145">
        <w:rPr>
          <w:rFonts w:ascii="Arial" w:hAnsi="Arial" w:cs="Arial"/>
          <w:sz w:val="24"/>
          <w:szCs w:val="24"/>
        </w:rPr>
        <w:t xml:space="preserve"> dos discentes.</w:t>
      </w:r>
    </w:p>
    <w:p w14:paraId="7C75D056"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DE2145">
        <w:rPr>
          <w:rFonts w:ascii="Arial" w:hAnsi="Arial" w:cs="Arial"/>
          <w:sz w:val="24"/>
          <w:szCs w:val="24"/>
        </w:rPr>
        <w:t>Para suportar a metodologia assíncrona, foram disponibilizados materiais diversificados na plataforma Moodle, permitindo que o estudante avançasse em seu próprio ritmo. O acervo incluiu textos teóricos, videoaulas, bibliografias complementares e roteiros detalhados para a execução das atividades práticas. Além disso, recursos multimídia e leituras normativas (como as diretrizes da WCAG e NBR 17060) foram integrados para fundamentar as decisões de design e programação</w:t>
      </w:r>
      <w:r>
        <w:rPr>
          <w:rFonts w:ascii="Arial" w:hAnsi="Arial" w:cs="Arial"/>
          <w:sz w:val="24"/>
          <w:szCs w:val="24"/>
        </w:rPr>
        <w:t>.</w:t>
      </w:r>
    </w:p>
    <w:p w14:paraId="4EC66F2C" w14:textId="66E5D52B" w:rsidR="00160387" w:rsidRPr="001F1A16"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1F1A16">
        <w:rPr>
          <w:rFonts w:ascii="Arial" w:hAnsi="Arial" w:cs="Arial"/>
          <w:sz w:val="24"/>
          <w:szCs w:val="24"/>
        </w:rPr>
        <w:t>Ao longo do curso, os cursistas foram responsáveis pela submissão periódica das atividades propostas, com média de duas atividades semanais, contemplando exercícios de natureza prática, reflexiva e investigativa, voltados tanto à compreensão conceitual quanto à aplicação técnica dos conteúdos abordados. Essas atividades periódicas corresponderam a 60% da composição da nota final, sendo avaliadas de forma contínua, a partir do engajamento dos participantes, da adequação técnica das soluções propostas e da coerência com os conteúdos trabalhados em cada etapa da formação.</w:t>
      </w:r>
    </w:p>
    <w:p w14:paraId="2DA3D59C" w14:textId="34E63AC9" w:rsidR="00160387" w:rsidRPr="005A470E"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5A470E">
        <w:rPr>
          <w:rFonts w:ascii="Arial" w:hAnsi="Arial" w:cs="Arial"/>
          <w:sz w:val="24"/>
          <w:szCs w:val="24"/>
        </w:rPr>
        <w:lastRenderedPageBreak/>
        <w:t>Como produto final do curso, os participantes deveriam entregar um aplicativo funcional, no qual fossem incorporadas funcionalidades inclusivas por meio da integração da biblioteca MobileDU. Esse projeto prático correspondeu a 40% da nota final, sendo avaliado a partir de critérios como a correta integração da biblioteca ao aplicativo, a efetiva implementação dos recursos de acessibilidade e a aderência das soluções adotadas aos princípios do Desenho Universal discutidos ao longo da formação.</w:t>
      </w:r>
    </w:p>
    <w:p w14:paraId="0146875C" w14:textId="77777777" w:rsidR="00160387" w:rsidRPr="005A470E"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5A470E">
        <w:rPr>
          <w:rFonts w:ascii="Arial" w:hAnsi="Arial" w:cs="Arial"/>
          <w:sz w:val="24"/>
          <w:szCs w:val="24"/>
        </w:rPr>
        <w:t>A atividade prática final teve como foco o desenvolvimento do aplicativo IMCApp, concebido como um exercício integrador dos conteúdos teóricos e técnicos abordados no curso. Seu objetivo foi proporcionar um contexto realista de desenvolvimento de aplicações móveis, no qual os participantes pudessem aplicar, de forma articulada, os conhecimentos adquiridos, utilizando a MobileDU como suporte para a implementação prática de acessibilidade e Desenho Universal.</w:t>
      </w:r>
    </w:p>
    <w:p w14:paraId="09C3850E" w14:textId="77777777" w:rsidR="00160387" w:rsidRPr="00E24AE4"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E24AE4">
        <w:rPr>
          <w:rFonts w:ascii="Arial" w:hAnsi="Arial" w:cs="Arial"/>
          <w:sz w:val="24"/>
          <w:szCs w:val="24"/>
        </w:rPr>
        <w:t>O IMCApp foi concebido como um projeto didático de complexidade controlada, com o objetivo de viabilizar a aplicação prática dos conteúdos abordados ao longo do curso dentro do período disponível, ao mesmo tempo em que permitisse a integração efetiva da biblioteca MobileDU. Trata-se de um aplicativo móvel funcional, desenvolvido para a plataforma Android, que realiza o cálculo do Índice de Massa Corporal (IMC) a partir da inserção, pelo usuário, de dados básicos como nome, altura e peso. Após o acionamento do comando de cálculo, o aplicativo apresenta, em uma segunda tela, o valor do IMC obtido, sua respectiva classificação (magreza, normalidade, sobrepeso ou obesidade) e uma representação visual associada à categoria identificada.</w:t>
      </w:r>
    </w:p>
    <w:p w14:paraId="2CD41925" w14:textId="56DB9746"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E24AE4">
        <w:rPr>
          <w:rFonts w:ascii="Arial" w:hAnsi="Arial" w:cs="Arial"/>
          <w:sz w:val="24"/>
          <w:szCs w:val="24"/>
        </w:rPr>
        <w:t>Do ponto de vista pedagógico e metodológico, o IMCApp foi inicialmente estruturado sem a implementação explícita de recursos de acessibilidade, de modo a permitir que os participantes observassem, de forma concreta, as limitações de um aplicativo desenvolvido sem suporte sistemático ao Desenho Universal</w:t>
      </w:r>
      <w:r>
        <w:rPr>
          <w:rFonts w:ascii="Arial" w:hAnsi="Arial" w:cs="Arial"/>
          <w:sz w:val="24"/>
          <w:szCs w:val="24"/>
        </w:rPr>
        <w:t xml:space="preserve">, conforme </w:t>
      </w:r>
      <w:r w:rsidRPr="002F01E1">
        <w:rPr>
          <w:rFonts w:ascii="Arial" w:hAnsi="Arial" w:cs="Arial"/>
          <w:sz w:val="24"/>
          <w:szCs w:val="24"/>
        </w:rPr>
        <w:t xml:space="preserve">mostrado na </w:t>
      </w:r>
      <w:r w:rsidR="00CA7996">
        <w:rPr>
          <w:rFonts w:ascii="Arial" w:hAnsi="Arial" w:cs="Arial"/>
          <w:sz w:val="24"/>
          <w:szCs w:val="24"/>
        </w:rPr>
        <w:t>Figura 27.</w:t>
      </w:r>
    </w:p>
    <w:p w14:paraId="44C0EB2E" w14:textId="77777777" w:rsidR="008E40AB" w:rsidRDefault="008E40AB" w:rsidP="00A20A60">
      <w:pPr>
        <w:pStyle w:val="Legenda"/>
      </w:pPr>
    </w:p>
    <w:p w14:paraId="60596FC8" w14:textId="61EEF5E7" w:rsidR="008E40AB" w:rsidRDefault="008E40AB" w:rsidP="00A20A60">
      <w:pPr>
        <w:pStyle w:val="Legenda"/>
      </w:pPr>
      <w:r>
        <w:t xml:space="preserve">                 </w:t>
      </w:r>
      <w:bookmarkStart w:id="196" w:name="_Ref219321588"/>
      <w:r>
        <w:t xml:space="preserve">     </w:t>
      </w:r>
      <w:r w:rsidR="00CA7996">
        <w:t xml:space="preserve">      </w:t>
      </w:r>
      <w:r>
        <w:t xml:space="preserve"> </w:t>
      </w:r>
      <w:bookmarkStart w:id="197" w:name="_Toc223367423"/>
      <w:r>
        <w:t xml:space="preserve">Figura </w:t>
      </w:r>
      <w:fldSimple w:instr=" SEQ Figura \* ARABIC ">
        <w:r w:rsidR="00F06553">
          <w:rPr>
            <w:noProof/>
          </w:rPr>
          <w:t>27</w:t>
        </w:r>
      </w:fldSimple>
      <w:bookmarkEnd w:id="196"/>
      <w:r>
        <w:t xml:space="preserve"> - Telas do Aplicativo IMCApp sem utilização da biblioteca</w:t>
      </w:r>
      <w:bookmarkEnd w:id="197"/>
    </w:p>
    <w:p w14:paraId="1821E78A" w14:textId="77777777" w:rsidR="00160387" w:rsidRDefault="00160387" w:rsidP="008E40AB">
      <w:pPr>
        <w:pBdr>
          <w:top w:val="nil"/>
          <w:left w:val="nil"/>
          <w:bottom w:val="nil"/>
          <w:right w:val="nil"/>
          <w:between w:val="nil"/>
        </w:pBdr>
        <w:spacing w:after="0" w:line="360" w:lineRule="auto"/>
        <w:ind w:firstLine="709"/>
        <w:jc w:val="center"/>
        <w:rPr>
          <w:rFonts w:ascii="Arial" w:hAnsi="Arial" w:cs="Arial"/>
          <w:sz w:val="24"/>
          <w:szCs w:val="24"/>
        </w:rPr>
      </w:pPr>
      <w:r>
        <w:rPr>
          <w:rFonts w:ascii="Arial" w:hAnsi="Arial" w:cs="Arial"/>
          <w:noProof/>
          <w:sz w:val="24"/>
          <w:szCs w:val="24"/>
        </w:rPr>
        <w:drawing>
          <wp:inline distT="0" distB="0" distL="0" distR="0" wp14:anchorId="7E410AA1" wp14:editId="6BC19186">
            <wp:extent cx="3309115" cy="3467100"/>
            <wp:effectExtent l="0" t="0" r="5715" b="0"/>
            <wp:docPr id="545695258" name="Imagem 4" descr="figura que mostra as telas do app IMCApp (tela inicial e tela com os resultados) sem a utilização da biblioteca Mobil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95258" name="Imagem 4" descr="figura que mostra as telas do app IMCApp (tela inicial e tela com os resultados) sem a utilização da biblioteca MobileDU"/>
                    <pic:cNvPicPr/>
                  </pic:nvPicPr>
                  <pic:blipFill>
                    <a:blip r:embed="rId49">
                      <a:extLst>
                        <a:ext uri="{28A0092B-C50C-407E-A947-70E740481C1C}">
                          <a14:useLocalDpi xmlns:a14="http://schemas.microsoft.com/office/drawing/2010/main" val="0"/>
                        </a:ext>
                      </a:extLst>
                    </a:blip>
                    <a:stretch>
                      <a:fillRect/>
                    </a:stretch>
                  </pic:blipFill>
                  <pic:spPr>
                    <a:xfrm>
                      <a:off x="0" y="0"/>
                      <a:ext cx="3318612" cy="3477051"/>
                    </a:xfrm>
                    <a:prstGeom prst="rect">
                      <a:avLst/>
                    </a:prstGeom>
                  </pic:spPr>
                </pic:pic>
              </a:graphicData>
            </a:graphic>
          </wp:inline>
        </w:drawing>
      </w:r>
    </w:p>
    <w:p w14:paraId="1EBD124D" w14:textId="360F3261" w:rsidR="008E40AB" w:rsidRDefault="008E40AB" w:rsidP="008E40AB">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3E9465AE"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p>
    <w:p w14:paraId="5E0D9608" w14:textId="1C1AA493" w:rsidR="00160387" w:rsidRPr="00033DB4"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033DB4">
        <w:rPr>
          <w:rFonts w:ascii="Arial" w:hAnsi="Arial" w:cs="Arial"/>
          <w:sz w:val="24"/>
          <w:szCs w:val="24"/>
        </w:rPr>
        <w:t xml:space="preserve">A partir da integração da biblioteca MobileDU, o aplicativo passou a disponibilizar automaticamente os recursos de acessibilidade </w:t>
      </w:r>
      <w:r w:rsidR="002F01E1">
        <w:rPr>
          <w:rFonts w:ascii="Arial" w:hAnsi="Arial" w:cs="Arial"/>
          <w:sz w:val="24"/>
          <w:szCs w:val="24"/>
        </w:rPr>
        <w:t>atualmente implementados na biblioteca</w:t>
      </w:r>
      <w:r w:rsidRPr="00033DB4">
        <w:rPr>
          <w:rFonts w:ascii="Arial" w:hAnsi="Arial" w:cs="Arial"/>
          <w:sz w:val="24"/>
          <w:szCs w:val="24"/>
        </w:rPr>
        <w:t xml:space="preserve">, incluindo configurações de texto, ambiente, som e contraste, sem </w:t>
      </w:r>
      <w:r w:rsidR="002F01E1" w:rsidRPr="002F01E1">
        <w:rPr>
          <w:rFonts w:ascii="Arial" w:hAnsi="Arial" w:cs="Arial"/>
          <w:sz w:val="24"/>
          <w:szCs w:val="24"/>
        </w:rPr>
        <w:t>alterações extensivas no código do aplicativo cliente, além dos ajustes necessários de integração (dependência e inicialização).</w:t>
      </w:r>
      <w:r w:rsidRPr="00033DB4">
        <w:rPr>
          <w:rFonts w:ascii="Arial" w:hAnsi="Arial" w:cs="Arial"/>
          <w:sz w:val="24"/>
          <w:szCs w:val="24"/>
        </w:rPr>
        <w:t xml:space="preserve"> </w:t>
      </w:r>
      <w:r w:rsidRPr="008E40AB">
        <w:rPr>
          <w:rFonts w:ascii="Arial" w:hAnsi="Arial" w:cs="Arial"/>
          <w:sz w:val="24"/>
          <w:szCs w:val="24"/>
        </w:rPr>
        <w:t xml:space="preserve">A </w:t>
      </w:r>
      <w:r w:rsidR="00CA7996">
        <w:rPr>
          <w:rFonts w:ascii="Arial" w:hAnsi="Arial" w:cs="Arial"/>
          <w:sz w:val="24"/>
          <w:szCs w:val="24"/>
        </w:rPr>
        <w:t>Figura 28</w:t>
      </w:r>
      <w:r w:rsidRPr="00033DB4">
        <w:rPr>
          <w:rFonts w:ascii="Arial" w:hAnsi="Arial" w:cs="Arial"/>
          <w:sz w:val="24"/>
          <w:szCs w:val="24"/>
        </w:rPr>
        <w:t xml:space="preserve"> ilustra esse processo de incorporação da biblioteca ao aplicativo IMCApp. Na primeira imagem, observa-se a tela inicial do aplicativo já com a indicação visual do ícone de acesso às configurações de acessibilidade fornecidas pela MobileDU. A segunda imagem apresenta a tela de configuração da biblioteca, na qual são realizadas alterações nos parâmetros de acessibilidade, como o ajuste do tamanho e da cor da fonte. Por fim, a terceira imagem evidencia a aplicação automática dessas configurações na interface original do aplicativo, demonstrando que as preferências definidas pelo usuário são propagadas de forma transversal, sem a necessidade de modificações adicionais no </w:t>
      </w:r>
      <w:r w:rsidRPr="00766F89">
        <w:rPr>
          <w:rFonts w:ascii="Arial" w:hAnsi="Arial" w:cs="Arial"/>
          <w:i/>
          <w:iCs/>
          <w:sz w:val="24"/>
          <w:szCs w:val="24"/>
        </w:rPr>
        <w:t>layout</w:t>
      </w:r>
      <w:r w:rsidRPr="00033DB4">
        <w:rPr>
          <w:rFonts w:ascii="Arial" w:hAnsi="Arial" w:cs="Arial"/>
          <w:sz w:val="24"/>
          <w:szCs w:val="24"/>
        </w:rPr>
        <w:t xml:space="preserve"> ou na lógica da aplicação cliente.</w:t>
      </w:r>
    </w:p>
    <w:p w14:paraId="4A41983B"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033DB4">
        <w:rPr>
          <w:rFonts w:ascii="Arial" w:hAnsi="Arial" w:cs="Arial"/>
          <w:sz w:val="24"/>
          <w:szCs w:val="24"/>
        </w:rPr>
        <w:t>Essa abordagem permit</w:t>
      </w:r>
      <w:r>
        <w:rPr>
          <w:rFonts w:ascii="Arial" w:hAnsi="Arial" w:cs="Arial"/>
          <w:sz w:val="24"/>
          <w:szCs w:val="24"/>
        </w:rPr>
        <w:t>iu</w:t>
      </w:r>
      <w:r w:rsidRPr="00033DB4">
        <w:rPr>
          <w:rFonts w:ascii="Arial" w:hAnsi="Arial" w:cs="Arial"/>
          <w:sz w:val="24"/>
          <w:szCs w:val="24"/>
        </w:rPr>
        <w:t xml:space="preserve"> evidenciar, de forma prática, o papel da MobileDU como mecanismo de operacionalização das diretrizes de acessibilidade e dos </w:t>
      </w:r>
      <w:r w:rsidRPr="00033DB4">
        <w:rPr>
          <w:rFonts w:ascii="Arial" w:hAnsi="Arial" w:cs="Arial"/>
          <w:sz w:val="24"/>
          <w:szCs w:val="24"/>
        </w:rPr>
        <w:lastRenderedPageBreak/>
        <w:t>princípios do Desenho Universal, bem como sua capacidade de reduzir o esforço de implementação por parte do desenvolvedor, ao centralizar e automatizar a aplicação das configurações de acessibilidade.</w:t>
      </w:r>
    </w:p>
    <w:p w14:paraId="6AE3EA3D" w14:textId="77777777" w:rsidR="00917463" w:rsidRPr="00917463" w:rsidRDefault="00917463" w:rsidP="00160387">
      <w:pPr>
        <w:pBdr>
          <w:top w:val="nil"/>
          <w:left w:val="nil"/>
          <w:bottom w:val="nil"/>
          <w:right w:val="nil"/>
          <w:between w:val="nil"/>
        </w:pBdr>
        <w:spacing w:after="0" w:line="360" w:lineRule="auto"/>
        <w:ind w:firstLine="709"/>
        <w:jc w:val="both"/>
        <w:rPr>
          <w:rFonts w:ascii="Arial" w:hAnsi="Arial" w:cs="Arial"/>
          <w:sz w:val="14"/>
          <w:szCs w:val="14"/>
        </w:rPr>
      </w:pPr>
    </w:p>
    <w:p w14:paraId="50CA3C76" w14:textId="14D3518B" w:rsidR="008E40AB" w:rsidRDefault="008E40AB" w:rsidP="00A20A60">
      <w:pPr>
        <w:pStyle w:val="Legenda"/>
      </w:pPr>
      <w:r>
        <w:t xml:space="preserve">      </w:t>
      </w:r>
      <w:r w:rsidR="00BE14AB">
        <w:t xml:space="preserve">               </w:t>
      </w:r>
      <w:r>
        <w:t xml:space="preserve"> </w:t>
      </w:r>
      <w:bookmarkStart w:id="198" w:name="_Ref219321733"/>
      <w:bookmarkStart w:id="199" w:name="_Toc223367424"/>
      <w:r>
        <w:t xml:space="preserve">Figura </w:t>
      </w:r>
      <w:fldSimple w:instr=" SEQ Figura \* ARABIC ">
        <w:r w:rsidR="00F06553">
          <w:rPr>
            <w:noProof/>
          </w:rPr>
          <w:t>28</w:t>
        </w:r>
      </w:fldSimple>
      <w:bookmarkEnd w:id="198"/>
      <w:r>
        <w:t xml:space="preserve"> - </w:t>
      </w:r>
      <w:r w:rsidRPr="00C54750">
        <w:t>Integração da biblioteca MobileDU ao aplicativo IMCApp</w:t>
      </w:r>
      <w:bookmarkEnd w:id="199"/>
    </w:p>
    <w:p w14:paraId="4FBCF428" w14:textId="77777777" w:rsidR="00160387" w:rsidRDefault="00160387" w:rsidP="00CA7996">
      <w:pPr>
        <w:pBdr>
          <w:top w:val="nil"/>
          <w:left w:val="nil"/>
          <w:bottom w:val="nil"/>
          <w:right w:val="nil"/>
          <w:between w:val="nil"/>
        </w:pBdr>
        <w:spacing w:after="0" w:line="360" w:lineRule="auto"/>
        <w:ind w:firstLine="709"/>
        <w:jc w:val="center"/>
        <w:rPr>
          <w:rFonts w:ascii="Arial" w:hAnsi="Arial" w:cs="Arial"/>
          <w:sz w:val="24"/>
          <w:szCs w:val="24"/>
        </w:rPr>
      </w:pPr>
      <w:r>
        <w:rPr>
          <w:rFonts w:ascii="Arial" w:hAnsi="Arial" w:cs="Arial"/>
          <w:noProof/>
          <w:sz w:val="24"/>
          <w:szCs w:val="24"/>
        </w:rPr>
        <w:drawing>
          <wp:inline distT="0" distB="0" distL="0" distR="0" wp14:anchorId="13EB4817" wp14:editId="5CB84064">
            <wp:extent cx="4491533" cy="3123052"/>
            <wp:effectExtent l="0" t="0" r="4445" b="1270"/>
            <wp:docPr id="322594805" name="Imagem 5" descr="Figura que mostra as telas do app IMCApp já utilizando a biblioteca MobileD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94805" name="Imagem 5" descr="Figura que mostra as telas do app IMCApp já utilizando a biblioteca MobileDU "/>
                    <pic:cNvPicPr/>
                  </pic:nvPicPr>
                  <pic:blipFill>
                    <a:blip r:embed="rId50">
                      <a:extLst>
                        <a:ext uri="{28A0092B-C50C-407E-A947-70E740481C1C}">
                          <a14:useLocalDpi xmlns:a14="http://schemas.microsoft.com/office/drawing/2010/main" val="0"/>
                        </a:ext>
                      </a:extLst>
                    </a:blip>
                    <a:stretch>
                      <a:fillRect/>
                    </a:stretch>
                  </pic:blipFill>
                  <pic:spPr>
                    <a:xfrm>
                      <a:off x="0" y="0"/>
                      <a:ext cx="4503731" cy="3131534"/>
                    </a:xfrm>
                    <a:prstGeom prst="rect">
                      <a:avLst/>
                    </a:prstGeom>
                  </pic:spPr>
                </pic:pic>
              </a:graphicData>
            </a:graphic>
          </wp:inline>
        </w:drawing>
      </w:r>
    </w:p>
    <w:p w14:paraId="34D5ECAD" w14:textId="3EA31C95" w:rsidR="008E40AB" w:rsidRDefault="008E40AB" w:rsidP="008E40AB">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CA7996">
        <w:rPr>
          <w:rFonts w:ascii="Arial" w:hAnsi="Arial" w:cs="Arial"/>
        </w:rPr>
        <w:t xml:space="preserve">         </w:t>
      </w:r>
      <w:r w:rsidRPr="00765787">
        <w:rPr>
          <w:rFonts w:ascii="Arial" w:hAnsi="Arial" w:cs="Arial"/>
        </w:rPr>
        <w:t>Fonte: O autor (2026).</w:t>
      </w:r>
    </w:p>
    <w:p w14:paraId="6720DC0C"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FC31E4">
        <w:rPr>
          <w:rFonts w:ascii="Arial" w:hAnsi="Arial" w:cs="Arial"/>
          <w:sz w:val="24"/>
          <w:szCs w:val="24"/>
        </w:rPr>
        <w:t xml:space="preserve">O conteúdo completo de uma das aulas do curso, incluindo as orientações para integração e uso da biblioteca MobileDU, encontra-se disponibilizado no </w:t>
      </w:r>
      <w:r w:rsidRPr="00B66782">
        <w:rPr>
          <w:rFonts w:ascii="Arial" w:hAnsi="Arial" w:cs="Arial"/>
          <w:sz w:val="24"/>
          <w:szCs w:val="24"/>
        </w:rPr>
        <w:t>Apêndice C.</w:t>
      </w:r>
      <w:r w:rsidRPr="00FC31E4">
        <w:rPr>
          <w:rFonts w:ascii="Arial" w:hAnsi="Arial" w:cs="Arial"/>
          <w:sz w:val="24"/>
          <w:szCs w:val="24"/>
        </w:rPr>
        <w:t xml:space="preserve"> Adicionalmente, todo o material didático do curso de extensão, compreendendo aulas, atividades e recursos complementares utilizados no processo de validação da proposta, está publicamente disponível em ambiente virtual de aprendizagem institucional</w:t>
      </w:r>
      <w:r>
        <w:rPr>
          <w:rStyle w:val="Refdenotaderodap"/>
          <w:rFonts w:ascii="Arial" w:hAnsi="Arial" w:cs="Arial"/>
          <w:sz w:val="24"/>
          <w:szCs w:val="24"/>
        </w:rPr>
        <w:footnoteReference w:id="16"/>
      </w:r>
      <w:r>
        <w:rPr>
          <w:rFonts w:ascii="Arial" w:hAnsi="Arial" w:cs="Arial"/>
          <w:sz w:val="24"/>
          <w:szCs w:val="24"/>
        </w:rPr>
        <w:t>.</w:t>
      </w:r>
    </w:p>
    <w:p w14:paraId="00C6E0B4" w14:textId="3BF0E066" w:rsidR="00160387" w:rsidRPr="002F484C" w:rsidRDefault="00160387" w:rsidP="00523255">
      <w:pPr>
        <w:pStyle w:val="Ttulo2"/>
      </w:pPr>
      <w:bookmarkStart w:id="200" w:name="_Toc223367660"/>
      <w:r w:rsidRPr="002F484C">
        <w:t>Participantes</w:t>
      </w:r>
      <w:bookmarkEnd w:id="200"/>
    </w:p>
    <w:p w14:paraId="68A7164E" w14:textId="77777777" w:rsidR="00160387" w:rsidRPr="00216354"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16354">
        <w:rPr>
          <w:rFonts w:ascii="Arial" w:hAnsi="Arial" w:cs="Arial"/>
          <w:sz w:val="24"/>
          <w:szCs w:val="24"/>
        </w:rPr>
        <w:t xml:space="preserve">Participaram do curso de extensão, na condição de concluintes, 41 participantes, os quais constituíram o público efetivamente considerado para a validação empírica da biblioteca MobileDU. O processo de oferta do curso contou inicialmente com 135 inscrições, das quais 32 inscritos não chegaram a acessar o ambiente virtual de aprendizagem, e 103 iniciaram efetivamente as atividades </w:t>
      </w:r>
      <w:r w:rsidRPr="00216354">
        <w:rPr>
          <w:rFonts w:ascii="Arial" w:hAnsi="Arial" w:cs="Arial"/>
          <w:sz w:val="24"/>
          <w:szCs w:val="24"/>
        </w:rPr>
        <w:lastRenderedPageBreak/>
        <w:t>propostas. Desse total, 41 participantes concluíram integralmente o curso, atendendo aos critérios de participação e avaliação estabelecidos.</w:t>
      </w:r>
    </w:p>
    <w:p w14:paraId="38C56364" w14:textId="68020DB0" w:rsidR="004B3973" w:rsidRDefault="004B3973" w:rsidP="00160387">
      <w:pPr>
        <w:pBdr>
          <w:top w:val="nil"/>
          <w:left w:val="nil"/>
          <w:bottom w:val="nil"/>
          <w:right w:val="nil"/>
          <w:between w:val="nil"/>
        </w:pBdr>
        <w:spacing w:after="0" w:line="360" w:lineRule="auto"/>
        <w:ind w:firstLine="709"/>
        <w:jc w:val="both"/>
        <w:rPr>
          <w:rFonts w:ascii="Arial" w:hAnsi="Arial" w:cs="Arial"/>
          <w:sz w:val="24"/>
          <w:szCs w:val="24"/>
        </w:rPr>
      </w:pPr>
      <w:bookmarkStart w:id="201" w:name="_Hlk223097081"/>
      <w:r w:rsidRPr="004B3973">
        <w:rPr>
          <w:rFonts w:ascii="Arial" w:hAnsi="Arial" w:cs="Arial"/>
          <w:sz w:val="24"/>
          <w:szCs w:val="24"/>
        </w:rPr>
        <w:t xml:space="preserve">A taxa de evasão observada é compatível com padrões frequentemente relatados na literatura para cursos gratuitos ofertados na modalidade a distância, especialmente aqueles que envolvem atividades técnicas de maior complexidade cognitiva. Estudos indicam que cursos </w:t>
      </w:r>
      <w:r w:rsidRPr="004B3973">
        <w:rPr>
          <w:rFonts w:ascii="Arial" w:hAnsi="Arial" w:cs="Arial"/>
          <w:i/>
          <w:iCs/>
          <w:sz w:val="24"/>
          <w:szCs w:val="24"/>
        </w:rPr>
        <w:t>online</w:t>
      </w:r>
      <w:r w:rsidRPr="004B3973">
        <w:rPr>
          <w:rFonts w:ascii="Arial" w:hAnsi="Arial" w:cs="Arial"/>
          <w:sz w:val="24"/>
          <w:szCs w:val="24"/>
        </w:rPr>
        <w:t xml:space="preserve"> abertos apresentam, em geral, taxas de conclusão reduzidas, frequentemente inferiores a 20% (</w:t>
      </w:r>
      <w:r w:rsidR="00480C97" w:rsidRPr="004B3973">
        <w:rPr>
          <w:rFonts w:ascii="Arial" w:hAnsi="Arial" w:cs="Arial"/>
          <w:sz w:val="24"/>
          <w:szCs w:val="24"/>
        </w:rPr>
        <w:t>Jordan</w:t>
      </w:r>
      <w:r w:rsidRPr="004B3973">
        <w:rPr>
          <w:rFonts w:ascii="Arial" w:hAnsi="Arial" w:cs="Arial"/>
          <w:sz w:val="24"/>
          <w:szCs w:val="24"/>
        </w:rPr>
        <w:t>, 2014), sendo a evasão influenciada por fatores como exigência técnica, autonomia requerida e carga cognitiva das atividades propostas (</w:t>
      </w:r>
      <w:r w:rsidR="00480C97" w:rsidRPr="004B3973">
        <w:rPr>
          <w:rFonts w:ascii="Arial" w:hAnsi="Arial" w:cs="Arial"/>
          <w:sz w:val="24"/>
          <w:szCs w:val="24"/>
        </w:rPr>
        <w:t>Lee</w:t>
      </w:r>
      <w:r w:rsidRPr="004B3973">
        <w:rPr>
          <w:rFonts w:ascii="Arial" w:hAnsi="Arial" w:cs="Arial"/>
          <w:sz w:val="24"/>
          <w:szCs w:val="24"/>
        </w:rPr>
        <w:t xml:space="preserve">; </w:t>
      </w:r>
      <w:r w:rsidR="00480C97" w:rsidRPr="004B3973">
        <w:rPr>
          <w:rFonts w:ascii="Arial" w:hAnsi="Arial" w:cs="Arial"/>
          <w:sz w:val="24"/>
          <w:szCs w:val="24"/>
        </w:rPr>
        <w:t>Choi</w:t>
      </w:r>
      <w:r w:rsidRPr="004B3973">
        <w:rPr>
          <w:rFonts w:ascii="Arial" w:hAnsi="Arial" w:cs="Arial"/>
          <w:sz w:val="24"/>
          <w:szCs w:val="24"/>
        </w:rPr>
        <w:t xml:space="preserve">, 2011; </w:t>
      </w:r>
      <w:r w:rsidR="00480C97" w:rsidRPr="004B3973">
        <w:rPr>
          <w:rFonts w:ascii="Arial" w:hAnsi="Arial" w:cs="Arial"/>
          <w:sz w:val="24"/>
          <w:szCs w:val="24"/>
        </w:rPr>
        <w:t>Park</w:t>
      </w:r>
      <w:r w:rsidRPr="004B3973">
        <w:rPr>
          <w:rFonts w:ascii="Arial" w:hAnsi="Arial" w:cs="Arial"/>
          <w:sz w:val="24"/>
          <w:szCs w:val="24"/>
        </w:rPr>
        <w:t xml:space="preserve">; </w:t>
      </w:r>
      <w:r w:rsidR="00480C97" w:rsidRPr="004B3973">
        <w:rPr>
          <w:rFonts w:ascii="Arial" w:hAnsi="Arial" w:cs="Arial"/>
          <w:sz w:val="24"/>
          <w:szCs w:val="24"/>
        </w:rPr>
        <w:t>Choi</w:t>
      </w:r>
      <w:r w:rsidRPr="004B3973">
        <w:rPr>
          <w:rFonts w:ascii="Arial" w:hAnsi="Arial" w:cs="Arial"/>
          <w:sz w:val="24"/>
          <w:szCs w:val="24"/>
        </w:rPr>
        <w:t>, 2009). No contexto brasileiro, dados do Censo EaD Brasil também apontam índices relevantes de evasão em cursos livres e de extensão na modalidade a distância (ABED, 2023).</w:t>
      </w:r>
    </w:p>
    <w:p w14:paraId="3C7AE812" w14:textId="430F3086" w:rsidR="00656433" w:rsidRDefault="00656433" w:rsidP="00160387">
      <w:pPr>
        <w:pBdr>
          <w:top w:val="nil"/>
          <w:left w:val="nil"/>
          <w:bottom w:val="nil"/>
          <w:right w:val="nil"/>
          <w:between w:val="nil"/>
        </w:pBdr>
        <w:spacing w:after="0" w:line="360" w:lineRule="auto"/>
        <w:ind w:firstLine="709"/>
        <w:jc w:val="both"/>
        <w:rPr>
          <w:rFonts w:ascii="Arial" w:hAnsi="Arial" w:cs="Arial"/>
          <w:sz w:val="24"/>
          <w:szCs w:val="24"/>
        </w:rPr>
      </w:pPr>
      <w:r w:rsidRPr="00656433">
        <w:rPr>
          <w:rFonts w:ascii="Arial" w:hAnsi="Arial" w:cs="Arial"/>
          <w:sz w:val="24"/>
          <w:szCs w:val="24"/>
        </w:rPr>
        <w:t xml:space="preserve"> </w:t>
      </w:r>
      <w:bookmarkEnd w:id="201"/>
      <w:r w:rsidRPr="00656433">
        <w:rPr>
          <w:rFonts w:ascii="Arial" w:hAnsi="Arial" w:cs="Arial"/>
          <w:sz w:val="24"/>
          <w:szCs w:val="24"/>
        </w:rPr>
        <w:t>No contexto específico deste curso, registros de atendimentos e interações em fóruns indicaram dificuldades relacionadas ao uso do ambiente de desenvolvimento (Android Studio), cuja interface e requisitos técnicos podem representar barreiras adicionais para alguns participantes, mesmo quando utilizados recursos de acessibilidade disponíveis. Também foram mencionadas limitações de hardware, uma vez que parte dos inscritos não dispunha de configuração computacional compatível com a execução adequada da IDE, o que pode ter contribuído para a descontinuidade nas atividades práticas.</w:t>
      </w:r>
    </w:p>
    <w:p w14:paraId="412D9879" w14:textId="77777777" w:rsidR="00656433" w:rsidRDefault="00656433" w:rsidP="00160387">
      <w:pPr>
        <w:pBdr>
          <w:top w:val="nil"/>
          <w:left w:val="nil"/>
          <w:bottom w:val="nil"/>
          <w:right w:val="nil"/>
          <w:between w:val="nil"/>
        </w:pBdr>
        <w:spacing w:after="0" w:line="360" w:lineRule="auto"/>
        <w:ind w:firstLine="709"/>
        <w:jc w:val="both"/>
        <w:rPr>
          <w:rFonts w:ascii="Arial" w:hAnsi="Arial" w:cs="Arial"/>
          <w:sz w:val="24"/>
          <w:szCs w:val="24"/>
        </w:rPr>
      </w:pPr>
      <w:r w:rsidRPr="00656433">
        <w:rPr>
          <w:rFonts w:ascii="Arial" w:hAnsi="Arial" w:cs="Arial"/>
          <w:sz w:val="24"/>
          <w:szCs w:val="24"/>
        </w:rPr>
        <w:t>Essas ocorrências, fornecem subsídios para o aprimoramento do planejamento pedagógico e técnico de futuras edições do curso, indicando a necessidade de estratégias mais claras de divulgação dos requisitos técnicos e da oferta de alternativas didáticas complementares para públicos com diferentes condições de acesso e infraestrutura.</w:t>
      </w:r>
      <w:r>
        <w:rPr>
          <w:rFonts w:ascii="Arial" w:hAnsi="Arial" w:cs="Arial"/>
          <w:sz w:val="24"/>
          <w:szCs w:val="24"/>
        </w:rPr>
        <w:t xml:space="preserve"> </w:t>
      </w:r>
    </w:p>
    <w:p w14:paraId="07BF31B4" w14:textId="5764753A"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16354">
        <w:rPr>
          <w:rFonts w:ascii="Arial" w:hAnsi="Arial" w:cs="Arial"/>
          <w:sz w:val="24"/>
          <w:szCs w:val="24"/>
        </w:rPr>
        <w:t xml:space="preserve">Ao final do processo formativo, os 41 concluintes apresentaram um perfil predominantemente alinhado ao público-alvo da pesquisa, caracterizando-se como desenvolvedores ou futuros desenvolvedores de software. Dentre eles, </w:t>
      </w:r>
      <w:r>
        <w:rPr>
          <w:rFonts w:ascii="Arial" w:hAnsi="Arial" w:cs="Arial"/>
          <w:sz w:val="24"/>
          <w:szCs w:val="24"/>
        </w:rPr>
        <w:t xml:space="preserve">aproximadamente </w:t>
      </w:r>
      <w:r w:rsidRPr="00216354">
        <w:rPr>
          <w:rFonts w:ascii="Arial" w:hAnsi="Arial" w:cs="Arial"/>
          <w:sz w:val="24"/>
          <w:szCs w:val="24"/>
        </w:rPr>
        <w:t>5</w:t>
      </w:r>
      <w:r>
        <w:rPr>
          <w:rFonts w:ascii="Arial" w:hAnsi="Arial" w:cs="Arial"/>
          <w:sz w:val="24"/>
          <w:szCs w:val="24"/>
        </w:rPr>
        <w:t>4</w:t>
      </w:r>
      <w:r w:rsidRPr="00216354">
        <w:rPr>
          <w:rFonts w:ascii="Arial" w:hAnsi="Arial" w:cs="Arial"/>
          <w:sz w:val="24"/>
          <w:szCs w:val="24"/>
        </w:rPr>
        <w:t>% eram estudantes do ensino superior, 39% profissionais da área de desenvolvimento de software e 7% professores</w:t>
      </w:r>
      <w:r w:rsidR="00B66782">
        <w:rPr>
          <w:rFonts w:ascii="Arial" w:hAnsi="Arial" w:cs="Arial"/>
          <w:sz w:val="24"/>
          <w:szCs w:val="24"/>
        </w:rPr>
        <w:t xml:space="preserve"> conforme demonstrado pela </w:t>
      </w:r>
      <w:r w:rsidR="00CA7996">
        <w:rPr>
          <w:rFonts w:ascii="Arial" w:hAnsi="Arial" w:cs="Arial"/>
          <w:sz w:val="24"/>
          <w:szCs w:val="24"/>
        </w:rPr>
        <w:t>Figura 29</w:t>
      </w:r>
      <w:r w:rsidRPr="00216354">
        <w:rPr>
          <w:rFonts w:ascii="Arial" w:hAnsi="Arial" w:cs="Arial"/>
          <w:sz w:val="24"/>
          <w:szCs w:val="24"/>
        </w:rPr>
        <w:t xml:space="preserve">. </w:t>
      </w:r>
    </w:p>
    <w:p w14:paraId="58425890" w14:textId="2CB31988" w:rsidR="00B66782" w:rsidRDefault="00675AD9" w:rsidP="00A20A60">
      <w:pPr>
        <w:pStyle w:val="Legenda"/>
      </w:pPr>
      <w:bookmarkStart w:id="202" w:name="_Ref219321939"/>
      <w:r>
        <w:lastRenderedPageBreak/>
        <w:t xml:space="preserve">                        </w:t>
      </w:r>
      <w:bookmarkStart w:id="203" w:name="_Toc223367425"/>
      <w:r w:rsidR="00B66782">
        <w:t xml:space="preserve">Figura </w:t>
      </w:r>
      <w:fldSimple w:instr=" SEQ Figura \* ARABIC ">
        <w:r w:rsidR="00F06553">
          <w:rPr>
            <w:noProof/>
          </w:rPr>
          <w:t>29</w:t>
        </w:r>
      </w:fldSimple>
      <w:bookmarkEnd w:id="202"/>
      <w:r w:rsidR="00B66782">
        <w:t xml:space="preserve"> - Distribuição dos participantes por perfil</w:t>
      </w:r>
      <w:bookmarkEnd w:id="203"/>
    </w:p>
    <w:p w14:paraId="254AC3C4" w14:textId="77777777" w:rsidR="00160387" w:rsidRDefault="00160387" w:rsidP="00E063EF">
      <w:pPr>
        <w:jc w:val="center"/>
        <w:rPr>
          <w:b/>
          <w:bCs/>
        </w:rPr>
      </w:pPr>
      <w:r>
        <w:rPr>
          <w:noProof/>
        </w:rPr>
        <w:drawing>
          <wp:inline distT="0" distB="0" distL="0" distR="0" wp14:anchorId="6779BE62" wp14:editId="2DC4703E">
            <wp:extent cx="3810000" cy="2305050"/>
            <wp:effectExtent l="0" t="0" r="0" b="0"/>
            <wp:docPr id="1594916078" name="Gráfico 1" descr="Figura com um gráfico de pizza demonstrando a distribuição percentual de participantes do curso por perfil">
              <a:extLst xmlns:a="http://schemas.openxmlformats.org/drawingml/2006/main">
                <a:ext uri="{FF2B5EF4-FFF2-40B4-BE49-F238E27FC236}">
                  <a16:creationId xmlns:a16="http://schemas.microsoft.com/office/drawing/2014/main" id="{ED79078A-7724-A5BD-8F1F-28BA1B2795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21844911" w14:textId="653EBB27" w:rsidR="00B66782" w:rsidRDefault="00B66782" w:rsidP="00B6678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3DB23727" w14:textId="77777777" w:rsidR="00917463" w:rsidRPr="00917463" w:rsidRDefault="00917463" w:rsidP="00B66782">
      <w:pPr>
        <w:pBdr>
          <w:top w:val="nil"/>
          <w:left w:val="nil"/>
          <w:bottom w:val="nil"/>
          <w:right w:val="nil"/>
          <w:between w:val="nil"/>
        </w:pBdr>
        <w:spacing w:after="0" w:line="360" w:lineRule="auto"/>
        <w:jc w:val="both"/>
        <w:rPr>
          <w:rFonts w:ascii="Arial" w:hAnsi="Arial" w:cs="Arial"/>
          <w:sz w:val="14"/>
          <w:szCs w:val="14"/>
        </w:rPr>
      </w:pPr>
    </w:p>
    <w:p w14:paraId="3071D69D" w14:textId="4434FB23"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16354">
        <w:rPr>
          <w:rFonts w:ascii="Arial" w:hAnsi="Arial" w:cs="Arial"/>
          <w:sz w:val="24"/>
          <w:szCs w:val="24"/>
        </w:rPr>
        <w:t xml:space="preserve">Em relação ao nível de conhecimento em programação, 41% declararam nível básico, 39% nível intermediário e </w:t>
      </w:r>
      <w:r>
        <w:rPr>
          <w:rFonts w:ascii="Arial" w:hAnsi="Arial" w:cs="Arial"/>
          <w:sz w:val="24"/>
          <w:szCs w:val="24"/>
        </w:rPr>
        <w:t>20%</w:t>
      </w:r>
      <w:r w:rsidRPr="00216354">
        <w:rPr>
          <w:rFonts w:ascii="Arial" w:hAnsi="Arial" w:cs="Arial"/>
          <w:sz w:val="24"/>
          <w:szCs w:val="24"/>
        </w:rPr>
        <w:t xml:space="preserve"> nível avançado</w:t>
      </w:r>
      <w:r>
        <w:rPr>
          <w:rFonts w:ascii="Arial" w:hAnsi="Arial" w:cs="Arial"/>
          <w:sz w:val="24"/>
          <w:szCs w:val="24"/>
        </w:rPr>
        <w:t xml:space="preserve">, conforme exibido </w:t>
      </w:r>
      <w:r w:rsidRPr="00724088">
        <w:rPr>
          <w:rFonts w:ascii="Arial" w:hAnsi="Arial" w:cs="Arial"/>
          <w:sz w:val="24"/>
          <w:szCs w:val="24"/>
        </w:rPr>
        <w:t>na</w:t>
      </w:r>
      <w:r w:rsidR="00CA7996">
        <w:rPr>
          <w:rFonts w:ascii="Arial" w:hAnsi="Arial" w:cs="Arial"/>
          <w:sz w:val="24"/>
          <w:szCs w:val="24"/>
        </w:rPr>
        <w:t xml:space="preserve"> Figura 30</w:t>
      </w:r>
      <w:r w:rsidR="00B66782" w:rsidRPr="00724088">
        <w:rPr>
          <w:rFonts w:ascii="Arial" w:hAnsi="Arial" w:cs="Arial"/>
          <w:sz w:val="24"/>
          <w:szCs w:val="24"/>
        </w:rPr>
        <w:t xml:space="preserve">. </w:t>
      </w:r>
      <w:r w:rsidRPr="00216354">
        <w:rPr>
          <w:rFonts w:ascii="Arial" w:hAnsi="Arial" w:cs="Arial"/>
          <w:sz w:val="24"/>
          <w:szCs w:val="24"/>
        </w:rPr>
        <w:t>As informações de perfil foram coletadas no momento da inscrição no curso.</w:t>
      </w:r>
    </w:p>
    <w:p w14:paraId="6EA0E032" w14:textId="77777777" w:rsidR="00675AD9" w:rsidRDefault="00675AD9" w:rsidP="00160387">
      <w:pPr>
        <w:pBdr>
          <w:top w:val="nil"/>
          <w:left w:val="nil"/>
          <w:bottom w:val="nil"/>
          <w:right w:val="nil"/>
          <w:between w:val="nil"/>
        </w:pBdr>
        <w:spacing w:after="0" w:line="360" w:lineRule="auto"/>
        <w:ind w:firstLine="709"/>
        <w:jc w:val="both"/>
        <w:rPr>
          <w:rFonts w:ascii="Arial" w:hAnsi="Arial" w:cs="Arial"/>
          <w:sz w:val="24"/>
          <w:szCs w:val="24"/>
        </w:rPr>
      </w:pPr>
    </w:p>
    <w:p w14:paraId="7A2F7994" w14:textId="095349E2" w:rsidR="00B66782" w:rsidRDefault="00675AD9" w:rsidP="00A20A60">
      <w:pPr>
        <w:pStyle w:val="Legenda"/>
      </w:pPr>
      <w:bookmarkStart w:id="204" w:name="_Ref219322060"/>
      <w:r>
        <w:t xml:space="preserve">                           </w:t>
      </w:r>
      <w:bookmarkStart w:id="205" w:name="_Toc223367426"/>
      <w:r w:rsidR="00B66782">
        <w:t xml:space="preserve">Figura </w:t>
      </w:r>
      <w:fldSimple w:instr=" SEQ Figura \* ARABIC ">
        <w:r w:rsidR="00F06553">
          <w:rPr>
            <w:noProof/>
          </w:rPr>
          <w:t>30</w:t>
        </w:r>
      </w:fldSimple>
      <w:bookmarkEnd w:id="204"/>
      <w:r w:rsidR="00B66782">
        <w:t xml:space="preserve"> - Nível de conhecimento em Programação</w:t>
      </w:r>
      <w:bookmarkEnd w:id="205"/>
    </w:p>
    <w:p w14:paraId="1BEA6A37" w14:textId="77777777" w:rsidR="00160387" w:rsidRDefault="00160387" w:rsidP="00E063EF">
      <w:pPr>
        <w:pBdr>
          <w:top w:val="nil"/>
          <w:left w:val="nil"/>
          <w:bottom w:val="nil"/>
          <w:right w:val="nil"/>
          <w:between w:val="nil"/>
        </w:pBdr>
        <w:spacing w:after="0" w:line="360" w:lineRule="auto"/>
        <w:ind w:firstLine="142"/>
        <w:jc w:val="center"/>
        <w:rPr>
          <w:rFonts w:ascii="Arial" w:hAnsi="Arial" w:cs="Arial"/>
          <w:sz w:val="24"/>
          <w:szCs w:val="24"/>
        </w:rPr>
      </w:pPr>
      <w:r>
        <w:rPr>
          <w:noProof/>
        </w:rPr>
        <w:drawing>
          <wp:inline distT="0" distB="0" distL="0" distR="0" wp14:anchorId="6E367DDD" wp14:editId="0428F27E">
            <wp:extent cx="3781425" cy="2314575"/>
            <wp:effectExtent l="0" t="0" r="9525" b="9525"/>
            <wp:docPr id="945498461" name="Gráfico 1" descr="Figura com um gráfico de pizza demonstrando o nível de conhecimento em programação dos concluintes do curso">
              <a:extLst xmlns:a="http://schemas.openxmlformats.org/drawingml/2006/main">
                <a:ext uri="{FF2B5EF4-FFF2-40B4-BE49-F238E27FC236}">
                  <a16:creationId xmlns:a16="http://schemas.microsoft.com/office/drawing/2014/main" id="{C7C5F59C-4AC7-8BF4-89F8-779DD18D97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68E23014" w14:textId="5BC1F823" w:rsidR="00B66782" w:rsidRDefault="00B66782" w:rsidP="00B6678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22E51141" w14:textId="2F9B1128" w:rsidR="00160387" w:rsidRPr="002F484C" w:rsidRDefault="00160387" w:rsidP="00523255">
      <w:pPr>
        <w:pStyle w:val="Ttulo2"/>
      </w:pPr>
      <w:bookmarkStart w:id="206" w:name="_Toc223367661"/>
      <w:r w:rsidRPr="002F484C">
        <w:t>Procedimentos de coleta de dados e instrumento</w:t>
      </w:r>
      <w:bookmarkEnd w:id="206"/>
    </w:p>
    <w:p w14:paraId="48D3B039" w14:textId="77777777" w:rsidR="00160387" w:rsidRPr="008F08DC"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 xml:space="preserve">A coleta de dados para a validação empírica da biblioteca MobileDU foi conduzida de forma estruturada, sistemática e alinhada aos objetivos da pesquisa, estando diretamente associada à oferta do curso de extensão “Desenvolvimento de Aplicativos Móveis Acessíveis voltados ao Desenho Universal”. Esse contexto permitiu </w:t>
      </w:r>
      <w:r w:rsidRPr="008F08DC">
        <w:rPr>
          <w:rFonts w:ascii="Arial" w:hAnsi="Arial" w:cs="Arial"/>
          <w:sz w:val="24"/>
          <w:szCs w:val="24"/>
        </w:rPr>
        <w:lastRenderedPageBreak/>
        <w:t>avaliar a biblioteca em uma situação real de uso, envolvendo participantes externos ao processo de desenvolvimento do artefato, condição essencial para a obtenção de evidências empíricas sobre sua aplicabilidade e efetividade.</w:t>
      </w:r>
    </w:p>
    <w:p w14:paraId="7C1C4ABA" w14:textId="17568053"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Ao final do curso, foi aplicado um questionário estruturado, de forma anônima e  com o objetivo de avaliar três dimensões principais:</w:t>
      </w:r>
    </w:p>
    <w:p w14:paraId="646BC179" w14:textId="5EE53EE3" w:rsidR="00160387" w:rsidRDefault="000760A5" w:rsidP="00160387">
      <w:pPr>
        <w:pBdr>
          <w:top w:val="nil"/>
          <w:left w:val="nil"/>
          <w:bottom w:val="nil"/>
          <w:right w:val="nil"/>
          <w:between w:val="nil"/>
        </w:pBdr>
        <w:spacing w:after="0" w:line="360" w:lineRule="auto"/>
        <w:ind w:left="708"/>
        <w:jc w:val="both"/>
        <w:rPr>
          <w:rFonts w:ascii="Arial" w:hAnsi="Arial" w:cs="Arial"/>
          <w:sz w:val="24"/>
          <w:szCs w:val="24"/>
        </w:rPr>
      </w:pPr>
      <w:r w:rsidRPr="000760A5">
        <w:rPr>
          <w:rFonts w:ascii="Arial" w:hAnsi="Arial" w:cs="Arial"/>
          <w:sz w:val="24"/>
          <w:szCs w:val="24"/>
        </w:rPr>
        <w:t>(i)</w:t>
      </w:r>
      <w:r w:rsidR="00160387" w:rsidRPr="008F08DC">
        <w:t xml:space="preserve"> </w:t>
      </w:r>
      <w:r w:rsidR="00160387" w:rsidRPr="008F08DC">
        <w:rPr>
          <w:rFonts w:ascii="Arial" w:hAnsi="Arial" w:cs="Arial"/>
          <w:sz w:val="24"/>
          <w:szCs w:val="24"/>
        </w:rPr>
        <w:t>aspectos pedagógicos e organizacionais do curso de extensão;</w:t>
      </w:r>
      <w:r w:rsidR="00160387" w:rsidRPr="008F08DC">
        <w:rPr>
          <w:rFonts w:ascii="Arial" w:hAnsi="Arial" w:cs="Arial"/>
          <w:sz w:val="24"/>
          <w:szCs w:val="24"/>
        </w:rPr>
        <w:br/>
        <w:t>(ii) a compreensão conceitual dos participantes acerca de acessibilidade digital e Desenho Universal; e</w:t>
      </w:r>
    </w:p>
    <w:p w14:paraId="14EA1B32" w14:textId="77777777" w:rsidR="00160387" w:rsidRPr="008F08DC" w:rsidRDefault="00160387" w:rsidP="00160387">
      <w:pPr>
        <w:pBdr>
          <w:top w:val="nil"/>
          <w:left w:val="nil"/>
          <w:bottom w:val="nil"/>
          <w:right w:val="nil"/>
          <w:between w:val="nil"/>
        </w:pBdr>
        <w:spacing w:after="0" w:line="360" w:lineRule="auto"/>
        <w:ind w:left="708"/>
        <w:jc w:val="both"/>
        <w:rPr>
          <w:rFonts w:ascii="Arial" w:hAnsi="Arial" w:cs="Arial"/>
          <w:sz w:val="24"/>
          <w:szCs w:val="24"/>
        </w:rPr>
      </w:pPr>
      <w:r w:rsidRPr="008F08DC">
        <w:rPr>
          <w:rFonts w:ascii="Arial" w:hAnsi="Arial" w:cs="Arial"/>
          <w:sz w:val="24"/>
          <w:szCs w:val="24"/>
        </w:rPr>
        <w:t>(iii) a percepção sobre a integração, utilidade e efetividade da biblioteca MobileDU como apoio ao desenvolvimento de aplicativos móveis acessíveis e customizáveis.</w:t>
      </w:r>
    </w:p>
    <w:p w14:paraId="742217A4"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A aplicação do questionário ocorreu somente após a conclusão de todas as atividades previstas, incluindo a atividade prática final, na qual os participantes integraram a MobileDU ao aplicativo desenvolvido. Essa decisão metodológica visou assegurar que as respostas refletissem experiências concretas de uso da biblioteca, e não apenas expectativas ou impressões iniciais.</w:t>
      </w:r>
    </w:p>
    <w:p w14:paraId="5AF1DD8C" w14:textId="77777777" w:rsidR="00160387" w:rsidRPr="008F08DC" w:rsidRDefault="00160387" w:rsidP="00937144">
      <w:pPr>
        <w:pStyle w:val="Ttulo3"/>
      </w:pPr>
      <w:bookmarkStart w:id="207" w:name="_Toc223367662"/>
      <w:r w:rsidRPr="008F08DC">
        <w:t>Procedimentos de coleta de dados</w:t>
      </w:r>
      <w:bookmarkEnd w:id="207"/>
    </w:p>
    <w:p w14:paraId="0BCD1E27" w14:textId="77777777" w:rsidR="00160387" w:rsidRPr="008F08DC"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O procedimento de coleta de dados foi realizado em duas etapas complementares. Inicialmente, foram coletadas informações de caracterização do perfil dos participantes no momento da inscrição no curso, incluindo vínculo acadêmico ou profissional e nível autodeclarado de conhecimento em programação. Esses dados foram utilizados exclusivamente para contextualizar o público participante e subsidiar a análise dos resultados da validação empírica.</w:t>
      </w:r>
    </w:p>
    <w:p w14:paraId="570A6CEC"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Na sequência, procedeu-se à aplicação do questionário final por meio do ambiente virtual de aprendizagem Moodle. O instrumento foi disponibilizado eletronicamente aos participantes que concluíram o curso, garantindo confidencialidade e reduzindo potenciais vieses associados à identificação dos respondentes. O questionário foi respondido por 41 participantes, correspondendo ao total de concluintes do curso, o que assegura consistência entre o universo considerado para a validação e o conjunto de respostas analisadas.</w:t>
      </w:r>
    </w:p>
    <w:p w14:paraId="1BC840D0" w14:textId="6C6B2D6C" w:rsidR="0030277F" w:rsidRDefault="0030277F">
      <w:pPr>
        <w:rPr>
          <w:rFonts w:ascii="Arial" w:hAnsi="Arial" w:cs="Arial"/>
          <w:sz w:val="24"/>
          <w:szCs w:val="24"/>
        </w:rPr>
      </w:pPr>
      <w:r>
        <w:rPr>
          <w:rFonts w:ascii="Arial" w:hAnsi="Arial" w:cs="Arial"/>
          <w:sz w:val="24"/>
          <w:szCs w:val="24"/>
        </w:rPr>
        <w:br w:type="page"/>
      </w:r>
    </w:p>
    <w:p w14:paraId="460180C3" w14:textId="77777777" w:rsidR="00160387" w:rsidRPr="008F08DC" w:rsidRDefault="00160387" w:rsidP="00937144">
      <w:pPr>
        <w:pStyle w:val="Ttulo3"/>
      </w:pPr>
      <w:bookmarkStart w:id="208" w:name="_Toc223367663"/>
      <w:r w:rsidRPr="008F08DC">
        <w:lastRenderedPageBreak/>
        <w:t>Instrumento de coleta de dados</w:t>
      </w:r>
      <w:bookmarkEnd w:id="208"/>
    </w:p>
    <w:p w14:paraId="22C42AE8" w14:textId="0D661ACA" w:rsidR="00111575" w:rsidRPr="00111575" w:rsidRDefault="00111575" w:rsidP="00111575">
      <w:pPr>
        <w:pBdr>
          <w:top w:val="nil"/>
          <w:left w:val="nil"/>
          <w:bottom w:val="nil"/>
          <w:right w:val="nil"/>
          <w:between w:val="nil"/>
        </w:pBdr>
        <w:spacing w:after="0" w:line="360" w:lineRule="auto"/>
        <w:ind w:firstLine="709"/>
        <w:jc w:val="both"/>
        <w:rPr>
          <w:rFonts w:ascii="Arial" w:hAnsi="Arial" w:cs="Arial"/>
          <w:sz w:val="24"/>
          <w:szCs w:val="24"/>
        </w:rPr>
      </w:pPr>
      <w:r w:rsidRPr="00111575">
        <w:rPr>
          <w:rFonts w:ascii="Arial" w:hAnsi="Arial" w:cs="Arial"/>
          <w:sz w:val="24"/>
          <w:szCs w:val="24"/>
        </w:rPr>
        <w:t>O instrumento de coleta consistiu em um questionário estruturado organizado em blocos temáticos, cujas questões foram formuladas segundo uma escala Likert de cinco pontos, variando de “Discordo totalmente” a “Concordo totalmente”. A escala Likert é amplamente empregada na mensuração de atitudes, percepções e níveis de concordância em pesquisas nas áreas de educação e tecnologia (</w:t>
      </w:r>
      <w:r w:rsidR="000B6F5C" w:rsidRPr="00111575">
        <w:rPr>
          <w:rFonts w:ascii="Arial" w:hAnsi="Arial" w:cs="Arial"/>
          <w:sz w:val="24"/>
          <w:szCs w:val="24"/>
        </w:rPr>
        <w:t>Likert</w:t>
      </w:r>
      <w:r w:rsidRPr="00111575">
        <w:rPr>
          <w:rFonts w:ascii="Arial" w:hAnsi="Arial" w:cs="Arial"/>
          <w:sz w:val="24"/>
          <w:szCs w:val="24"/>
        </w:rPr>
        <w:t xml:space="preserve">, 1932; </w:t>
      </w:r>
      <w:r w:rsidR="000B6F5C" w:rsidRPr="00111575">
        <w:rPr>
          <w:rFonts w:ascii="Arial" w:hAnsi="Arial" w:cs="Arial"/>
          <w:sz w:val="24"/>
          <w:szCs w:val="24"/>
        </w:rPr>
        <w:t>Creswell</w:t>
      </w:r>
      <w:r w:rsidRPr="00111575">
        <w:rPr>
          <w:rFonts w:ascii="Arial" w:hAnsi="Arial" w:cs="Arial"/>
          <w:sz w:val="24"/>
          <w:szCs w:val="24"/>
        </w:rPr>
        <w:t>, 2014). Sua utilização também é recorrente em estudos de avaliação de sistemas e ferramentas de software, por permitir a quantificação estruturada de percepções subjetivas dos participantes (</w:t>
      </w:r>
      <w:r w:rsidR="000B6F5C" w:rsidRPr="00111575">
        <w:rPr>
          <w:rFonts w:ascii="Arial" w:hAnsi="Arial" w:cs="Arial"/>
          <w:sz w:val="24"/>
          <w:szCs w:val="24"/>
        </w:rPr>
        <w:t>Davis</w:t>
      </w:r>
      <w:r w:rsidRPr="00111575">
        <w:rPr>
          <w:rFonts w:ascii="Arial" w:hAnsi="Arial" w:cs="Arial"/>
          <w:sz w:val="24"/>
          <w:szCs w:val="24"/>
        </w:rPr>
        <w:t xml:space="preserve">, 1989; </w:t>
      </w:r>
      <w:r w:rsidR="000B6F5C" w:rsidRPr="00111575">
        <w:rPr>
          <w:rFonts w:ascii="Arial" w:hAnsi="Arial" w:cs="Arial"/>
          <w:sz w:val="24"/>
          <w:szCs w:val="24"/>
        </w:rPr>
        <w:t xml:space="preserve">Wohlin </w:t>
      </w:r>
      <w:r w:rsidR="0039157E" w:rsidRPr="0039157E">
        <w:rPr>
          <w:rFonts w:ascii="Arial" w:hAnsi="Arial" w:cs="Arial"/>
          <w:i/>
          <w:sz w:val="24"/>
          <w:szCs w:val="24"/>
        </w:rPr>
        <w:t>et al.</w:t>
      </w:r>
      <w:r w:rsidRPr="00111575">
        <w:rPr>
          <w:rFonts w:ascii="Arial" w:hAnsi="Arial" w:cs="Arial"/>
          <w:sz w:val="24"/>
          <w:szCs w:val="24"/>
        </w:rPr>
        <w:t>, 2012).</w:t>
      </w:r>
    </w:p>
    <w:p w14:paraId="49619F0C" w14:textId="77777777" w:rsidR="00160387" w:rsidRPr="008F08DC"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Os blocos temáticos do questionário contemplaram:</w:t>
      </w:r>
    </w:p>
    <w:p w14:paraId="411F7929" w14:textId="77777777" w:rsidR="00160387" w:rsidRPr="008F08DC" w:rsidRDefault="00160387" w:rsidP="002D6A33">
      <w:pPr>
        <w:numPr>
          <w:ilvl w:val="0"/>
          <w:numId w:val="26"/>
        </w:numPr>
        <w:rPr>
          <w:rFonts w:ascii="Arial" w:hAnsi="Arial" w:cs="Arial"/>
          <w:sz w:val="24"/>
          <w:szCs w:val="24"/>
        </w:rPr>
      </w:pPr>
      <w:r w:rsidRPr="008F08DC">
        <w:rPr>
          <w:rFonts w:ascii="Arial" w:hAnsi="Arial" w:cs="Arial"/>
          <w:sz w:val="24"/>
          <w:szCs w:val="24"/>
        </w:rPr>
        <w:t>a organização e a estrutura pedagógica do curso de extensão;</w:t>
      </w:r>
    </w:p>
    <w:p w14:paraId="6F77DFA6" w14:textId="77777777" w:rsidR="00160387" w:rsidRPr="008F08DC" w:rsidRDefault="00160387" w:rsidP="002D6A33">
      <w:pPr>
        <w:numPr>
          <w:ilvl w:val="0"/>
          <w:numId w:val="26"/>
        </w:numPr>
        <w:rPr>
          <w:rFonts w:ascii="Arial" w:hAnsi="Arial" w:cs="Arial"/>
          <w:sz w:val="24"/>
          <w:szCs w:val="24"/>
        </w:rPr>
      </w:pPr>
      <w:r w:rsidRPr="008F08DC">
        <w:rPr>
          <w:rFonts w:ascii="Arial" w:hAnsi="Arial" w:cs="Arial"/>
          <w:sz w:val="24"/>
          <w:szCs w:val="24"/>
        </w:rPr>
        <w:t>a assimilação dos conceitos de acessibilidade digital e Desenho Universal;</w:t>
      </w:r>
    </w:p>
    <w:p w14:paraId="64CBE7A0" w14:textId="77777777" w:rsidR="00160387" w:rsidRPr="008F08DC" w:rsidRDefault="00160387" w:rsidP="002D6A33">
      <w:pPr>
        <w:numPr>
          <w:ilvl w:val="0"/>
          <w:numId w:val="26"/>
        </w:numPr>
        <w:rPr>
          <w:rFonts w:ascii="Arial" w:hAnsi="Arial" w:cs="Arial"/>
          <w:sz w:val="24"/>
          <w:szCs w:val="24"/>
        </w:rPr>
      </w:pPr>
      <w:r w:rsidRPr="008F08DC">
        <w:rPr>
          <w:rFonts w:ascii="Arial" w:hAnsi="Arial" w:cs="Arial"/>
          <w:sz w:val="24"/>
          <w:szCs w:val="24"/>
        </w:rPr>
        <w:t>a avaliação da biblioteca MobileDU enquanto ferramenta de apoio ao desenvolvimento;</w:t>
      </w:r>
    </w:p>
    <w:p w14:paraId="7D81DCEF" w14:textId="77777777" w:rsidR="00160387" w:rsidRPr="008F08DC" w:rsidRDefault="00160387" w:rsidP="002D6A33">
      <w:pPr>
        <w:numPr>
          <w:ilvl w:val="0"/>
          <w:numId w:val="26"/>
        </w:numPr>
        <w:rPr>
          <w:rFonts w:ascii="Arial" w:hAnsi="Arial" w:cs="Arial"/>
          <w:sz w:val="24"/>
          <w:szCs w:val="24"/>
        </w:rPr>
      </w:pPr>
      <w:r w:rsidRPr="008F08DC">
        <w:rPr>
          <w:rFonts w:ascii="Arial" w:hAnsi="Arial" w:cs="Arial"/>
          <w:sz w:val="24"/>
          <w:szCs w:val="24"/>
        </w:rPr>
        <w:t>a facilidade de integração e uso da biblioteca em projetos práticos;</w:t>
      </w:r>
    </w:p>
    <w:p w14:paraId="7A05A7AB" w14:textId="77777777" w:rsidR="00160387" w:rsidRPr="008F08DC" w:rsidRDefault="00160387" w:rsidP="002D6A33">
      <w:pPr>
        <w:numPr>
          <w:ilvl w:val="0"/>
          <w:numId w:val="26"/>
        </w:numPr>
        <w:rPr>
          <w:rFonts w:ascii="Arial" w:hAnsi="Arial" w:cs="Arial"/>
          <w:sz w:val="24"/>
          <w:szCs w:val="24"/>
        </w:rPr>
      </w:pPr>
      <w:r w:rsidRPr="008F08DC">
        <w:rPr>
          <w:rFonts w:ascii="Arial" w:hAnsi="Arial" w:cs="Arial"/>
          <w:sz w:val="24"/>
          <w:szCs w:val="24"/>
        </w:rPr>
        <w:t>a percepção sobre a eficácia da MobileDU na operacionalização de diretrizes de acessibilidade;</w:t>
      </w:r>
    </w:p>
    <w:p w14:paraId="45FE4C39" w14:textId="77777777" w:rsidR="00160387" w:rsidRPr="008F08DC" w:rsidRDefault="00160387" w:rsidP="002D6A33">
      <w:pPr>
        <w:numPr>
          <w:ilvl w:val="0"/>
          <w:numId w:val="26"/>
        </w:numPr>
        <w:rPr>
          <w:rFonts w:ascii="Arial" w:hAnsi="Arial" w:cs="Arial"/>
          <w:sz w:val="24"/>
          <w:szCs w:val="24"/>
        </w:rPr>
      </w:pPr>
      <w:r w:rsidRPr="008F08DC">
        <w:rPr>
          <w:rFonts w:ascii="Arial" w:hAnsi="Arial" w:cs="Arial"/>
          <w:sz w:val="24"/>
          <w:szCs w:val="24"/>
        </w:rPr>
        <w:t>a intenção de uso futuro e recomendação da biblioteca.</w:t>
      </w:r>
    </w:p>
    <w:p w14:paraId="47BEFF59" w14:textId="77777777" w:rsidR="00160387" w:rsidRPr="008F08DC"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Essa estrutura permitiu avaliar não apenas a aceitação da MobileDU como artefato tecnológico, mas também se os participantes se encontravam conceitualmente preparados para realizar essa avaliação, aspecto fundamental para a validade dos dados obtidos.</w:t>
      </w:r>
    </w:p>
    <w:p w14:paraId="0556CE9B" w14:textId="2F40BFB8" w:rsidR="00160387" w:rsidRDefault="00BB35D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O instrumento completo do questionário, bem como o quadro consolidado com a distribuição absoluta das respostas por questão, encontra</w:t>
      </w:r>
      <w:r>
        <w:rPr>
          <w:rFonts w:ascii="Arial" w:hAnsi="Arial" w:cs="Arial"/>
          <w:sz w:val="24"/>
          <w:szCs w:val="24"/>
        </w:rPr>
        <w:t>m-se</w:t>
      </w:r>
      <w:r w:rsidR="00160387" w:rsidRPr="008F08DC">
        <w:rPr>
          <w:rFonts w:ascii="Arial" w:hAnsi="Arial" w:cs="Arial"/>
          <w:sz w:val="24"/>
          <w:szCs w:val="24"/>
        </w:rPr>
        <w:t xml:space="preserve"> apresentados no </w:t>
      </w:r>
      <w:r w:rsidR="00160387" w:rsidRPr="00E063EF">
        <w:rPr>
          <w:rFonts w:ascii="Arial" w:hAnsi="Arial" w:cs="Arial"/>
          <w:sz w:val="24"/>
          <w:szCs w:val="24"/>
        </w:rPr>
        <w:t xml:space="preserve">Apêndice D, assegurando transparência metodológica e rastreabilidade dos dados. Adicionalmente, os gráficos de </w:t>
      </w:r>
      <w:r w:rsidR="003638F7">
        <w:rPr>
          <w:rFonts w:ascii="Arial" w:hAnsi="Arial" w:cs="Arial"/>
          <w:sz w:val="24"/>
          <w:szCs w:val="24"/>
        </w:rPr>
        <w:t>barras</w:t>
      </w:r>
      <w:r w:rsidR="00160387" w:rsidRPr="00E063EF">
        <w:rPr>
          <w:rFonts w:ascii="Arial" w:hAnsi="Arial" w:cs="Arial"/>
          <w:sz w:val="24"/>
          <w:szCs w:val="24"/>
        </w:rPr>
        <w:t xml:space="preserve"> correspondentes a todas as questões do questionário, utilizados para apoiar a visualização e interpretação dos resultados, estão disponibilizados no Apêndice E.</w:t>
      </w:r>
    </w:p>
    <w:p w14:paraId="43F49B17"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 xml:space="preserve">O procedimento de coleta de dados adotado neste trabalho privilegia uma avaliação empírica contextualizada, uma vez que as percepções dos participantes foram construídas a partir do uso efetivo da MobileDU em um ambiente de desenvolvimento realista, mediado por um processo formativo estruturado. Embora não tenha como objetivo produzir generalizações estatísticas, esse procedimento </w:t>
      </w:r>
      <w:r w:rsidRPr="008F08DC">
        <w:rPr>
          <w:rFonts w:ascii="Arial" w:hAnsi="Arial" w:cs="Arial"/>
          <w:sz w:val="24"/>
          <w:szCs w:val="24"/>
        </w:rPr>
        <w:lastRenderedPageBreak/>
        <w:t>fornece evidências sistemáticas de viabilidade técnica, utilidade percebida e aplicabilidade prática, plenamente coerentes com os objetivos da pesquisa e com o caráter aplicado e tecnológico da proposta.</w:t>
      </w:r>
    </w:p>
    <w:p w14:paraId="7E42FAC3" w14:textId="61E04334" w:rsidR="00506307" w:rsidRPr="00D0028A" w:rsidRDefault="00506307" w:rsidP="000760A5">
      <w:pPr>
        <w:pStyle w:val="Ttulo3"/>
      </w:pPr>
      <w:bookmarkStart w:id="209" w:name="_Toc223367664"/>
      <w:r w:rsidRPr="00D0028A">
        <w:t>Cuidados Éticos</w:t>
      </w:r>
      <w:bookmarkEnd w:id="209"/>
    </w:p>
    <w:p w14:paraId="4ECBFA64" w14:textId="77777777" w:rsidR="000760A5" w:rsidRPr="00D0028A" w:rsidRDefault="000760A5" w:rsidP="000760A5">
      <w:pPr>
        <w:pBdr>
          <w:top w:val="nil"/>
          <w:left w:val="nil"/>
          <w:bottom w:val="nil"/>
          <w:right w:val="nil"/>
          <w:between w:val="nil"/>
        </w:pBdr>
        <w:spacing w:after="0" w:line="360" w:lineRule="auto"/>
        <w:ind w:firstLine="709"/>
        <w:jc w:val="both"/>
        <w:rPr>
          <w:rFonts w:ascii="Arial" w:hAnsi="Arial" w:cs="Arial"/>
          <w:sz w:val="24"/>
          <w:szCs w:val="24"/>
        </w:rPr>
      </w:pPr>
      <w:r w:rsidRPr="00D0028A">
        <w:rPr>
          <w:rFonts w:ascii="Arial" w:hAnsi="Arial" w:cs="Arial"/>
          <w:sz w:val="24"/>
          <w:szCs w:val="24"/>
        </w:rPr>
        <w:t>A etapa de validação empírica da biblioteca MobileDU foi realizada no contexto de um curso de extensão universitária ofertado pela Universidade Federal do ABC, configurando-se como atividade formativa institucional previamente planejada e executada no âmbito acadêmico. A coleta de dados ocorreu exclusivamente por meio de questionário aplicado ao final do curso, com a finalidade de avaliar a percepção dos participantes acerca da utilidade, facilidade de integração e aplicabilidade da biblioteca.</w:t>
      </w:r>
    </w:p>
    <w:p w14:paraId="0251AAF2" w14:textId="77777777" w:rsidR="000760A5" w:rsidRPr="00D0028A" w:rsidRDefault="000760A5" w:rsidP="000760A5">
      <w:pPr>
        <w:pBdr>
          <w:top w:val="nil"/>
          <w:left w:val="nil"/>
          <w:bottom w:val="nil"/>
          <w:right w:val="nil"/>
          <w:between w:val="nil"/>
        </w:pBdr>
        <w:spacing w:after="0" w:line="360" w:lineRule="auto"/>
        <w:ind w:firstLine="709"/>
        <w:jc w:val="both"/>
        <w:rPr>
          <w:rFonts w:ascii="Arial" w:hAnsi="Arial" w:cs="Arial"/>
          <w:sz w:val="24"/>
          <w:szCs w:val="24"/>
        </w:rPr>
      </w:pPr>
      <w:r w:rsidRPr="00D0028A">
        <w:rPr>
          <w:rFonts w:ascii="Arial" w:hAnsi="Arial" w:cs="Arial"/>
          <w:sz w:val="24"/>
          <w:szCs w:val="24"/>
        </w:rPr>
        <w:t>Os dados coletados foram tratados de forma agregada e anônima, não sendo registrados identificadores pessoais nas respostas analisadas. Embora o ambiente virtual de aprendizagem (Moodle) registre o envio do questionário para fins de controle acadêmico e certificação, o conteúdo das respostas não foi associado individualmente aos participantes no processo de análise dos dados.</w:t>
      </w:r>
    </w:p>
    <w:p w14:paraId="1217A683" w14:textId="77777777" w:rsidR="000760A5" w:rsidRPr="00D0028A" w:rsidRDefault="000760A5" w:rsidP="000760A5">
      <w:pPr>
        <w:pBdr>
          <w:top w:val="nil"/>
          <w:left w:val="nil"/>
          <w:bottom w:val="nil"/>
          <w:right w:val="nil"/>
          <w:between w:val="nil"/>
        </w:pBdr>
        <w:spacing w:after="0" w:line="360" w:lineRule="auto"/>
        <w:ind w:firstLine="709"/>
        <w:jc w:val="both"/>
        <w:rPr>
          <w:rFonts w:ascii="Arial" w:hAnsi="Arial" w:cs="Arial"/>
          <w:sz w:val="24"/>
          <w:szCs w:val="24"/>
        </w:rPr>
      </w:pPr>
      <w:r w:rsidRPr="00D0028A">
        <w:rPr>
          <w:rFonts w:ascii="Arial" w:hAnsi="Arial" w:cs="Arial"/>
          <w:sz w:val="24"/>
          <w:szCs w:val="24"/>
        </w:rPr>
        <w:t>Nos termos da Resolução nº 510/2016 do Conselho Nacional de Saúde, que dispõe sobre normas aplicáveis às pesquisas em Ciências Humanas e Sociais, pesquisas que utilizam dados de natureza avaliativa institucional, sem coleta de dados sensíveis ou identificação individual dos participantes, podem ser dispensadas de apreciação por Comitê de Ética em Pesquisa. Considerando que o presente estudo utilizou exclusivamente dados anônimos, de caráter avaliativo e sem qualquer intervenção experimental sobre os participantes, não houve submissão ao Comitê de Ética em Pesquisa.</w:t>
      </w:r>
    </w:p>
    <w:p w14:paraId="305BA398" w14:textId="2E3610B7" w:rsidR="0030277F" w:rsidRDefault="000760A5" w:rsidP="000760A5">
      <w:pPr>
        <w:pBdr>
          <w:top w:val="nil"/>
          <w:left w:val="nil"/>
          <w:bottom w:val="nil"/>
          <w:right w:val="nil"/>
          <w:between w:val="nil"/>
        </w:pBdr>
        <w:spacing w:after="0" w:line="360" w:lineRule="auto"/>
        <w:ind w:firstLine="709"/>
        <w:jc w:val="both"/>
        <w:rPr>
          <w:rFonts w:ascii="Arial" w:hAnsi="Arial" w:cs="Arial"/>
          <w:sz w:val="24"/>
          <w:szCs w:val="24"/>
        </w:rPr>
      </w:pPr>
      <w:r w:rsidRPr="00D0028A">
        <w:rPr>
          <w:rFonts w:ascii="Arial" w:hAnsi="Arial" w:cs="Arial"/>
          <w:sz w:val="24"/>
          <w:szCs w:val="24"/>
        </w:rPr>
        <w:t>Os participantes foram informados sobre a finalidade acadêmica do questionário, sobre o caráter confidencial das respostas e sobre a utilização dos dados exclusivamente para fins de pesquisa científica. O estudo observou os princípios éticos de voluntariedade, confidencialidade, transparência e respeito à autonomia dos participantes.</w:t>
      </w:r>
    </w:p>
    <w:p w14:paraId="6B2C03A9" w14:textId="77777777" w:rsidR="0030277F" w:rsidRDefault="0030277F">
      <w:pPr>
        <w:rPr>
          <w:rFonts w:ascii="Arial" w:hAnsi="Arial" w:cs="Arial"/>
          <w:sz w:val="24"/>
          <w:szCs w:val="24"/>
        </w:rPr>
      </w:pPr>
      <w:r>
        <w:rPr>
          <w:rFonts w:ascii="Arial" w:hAnsi="Arial" w:cs="Arial"/>
          <w:sz w:val="24"/>
          <w:szCs w:val="24"/>
        </w:rPr>
        <w:br w:type="page"/>
      </w:r>
    </w:p>
    <w:p w14:paraId="19EE9F18" w14:textId="5F4AED2A" w:rsidR="00160387" w:rsidRPr="002F484C" w:rsidRDefault="00160387" w:rsidP="00523255">
      <w:pPr>
        <w:pStyle w:val="Ttulo2"/>
      </w:pPr>
      <w:bookmarkStart w:id="210" w:name="_Toc223367665"/>
      <w:r w:rsidRPr="002F484C">
        <w:lastRenderedPageBreak/>
        <w:t>Resultados da validação empírica</w:t>
      </w:r>
      <w:bookmarkEnd w:id="210"/>
    </w:p>
    <w:p w14:paraId="725A181C" w14:textId="6633F0E3"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Nesta seção são apresentados os resultados do questionário aplicado ao final do curso, organizados em eixos coerentes com os objetivos da validação: compreensão conceitual, integração e uso da biblioteca, percepção de efetividade e avaliação geral.</w:t>
      </w:r>
      <w:r w:rsidR="00850D24">
        <w:rPr>
          <w:rFonts w:ascii="Arial" w:hAnsi="Arial" w:cs="Arial"/>
          <w:sz w:val="24"/>
          <w:szCs w:val="24"/>
        </w:rPr>
        <w:t xml:space="preserve"> Para fins de análise descritiva, as categorias “Concordo parcialmente” e “Concordo totalmente” foram agrupadas como respostas concordantes, permitindo identificar a tendência geral de concordância em relação aos itens avaliados.</w:t>
      </w:r>
    </w:p>
    <w:p w14:paraId="055BD373" w14:textId="4FD9517B" w:rsidR="00160387" w:rsidRPr="002F484C" w:rsidRDefault="00160387" w:rsidP="00937144">
      <w:pPr>
        <w:pStyle w:val="Ttulo3"/>
      </w:pPr>
      <w:bookmarkStart w:id="211" w:name="_Toc223367666"/>
      <w:r w:rsidRPr="002F484C">
        <w:t>Compreensão conceitual: acessibilidade e Desenho Universal</w:t>
      </w:r>
      <w:bookmarkEnd w:id="211"/>
    </w:p>
    <w:p w14:paraId="2ECB9E32" w14:textId="269FEDDC"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Um aspecto metodologicamente relevante da validação consistiu em assegurar que os participantes compreendessem adequadamente os problemas que o artefato se propõe a mitigar e os conceitos que fundamentam sua proposição. Nesse sentido, os dados indicam forte assimilação dos conteúdos conceituais abordados no curso. </w:t>
      </w:r>
      <w:r w:rsidR="00E063EF">
        <w:rPr>
          <w:rFonts w:ascii="Arial" w:hAnsi="Arial" w:cs="Arial"/>
          <w:sz w:val="24"/>
          <w:szCs w:val="24"/>
        </w:rPr>
        <w:t>Observa-se, na</w:t>
      </w:r>
      <w:r w:rsidR="00CA7996">
        <w:rPr>
          <w:rFonts w:ascii="Arial" w:hAnsi="Arial" w:cs="Arial"/>
          <w:sz w:val="24"/>
          <w:szCs w:val="24"/>
        </w:rPr>
        <w:t xml:space="preserve"> Figura 31 </w:t>
      </w:r>
      <w:r w:rsidR="00E063EF">
        <w:rPr>
          <w:rFonts w:ascii="Arial" w:hAnsi="Arial" w:cs="Arial"/>
          <w:sz w:val="24"/>
          <w:szCs w:val="24"/>
        </w:rPr>
        <w:t>que a</w:t>
      </w:r>
      <w:r w:rsidRPr="002F484C">
        <w:rPr>
          <w:rFonts w:ascii="Arial" w:hAnsi="Arial" w:cs="Arial"/>
          <w:sz w:val="24"/>
          <w:szCs w:val="24"/>
        </w:rPr>
        <w:t xml:space="preserve"> totalidade dos respondentes (100%) concordou que o curso cumpriu o objetivo de elucidar a importância do Desenho Universal no contexto do desenvolvimento </w:t>
      </w:r>
      <w:r w:rsidRPr="00A85454">
        <w:rPr>
          <w:rFonts w:ascii="Arial" w:hAnsi="Arial" w:cs="Arial"/>
          <w:i/>
          <w:iCs/>
          <w:sz w:val="24"/>
          <w:szCs w:val="24"/>
        </w:rPr>
        <w:t>mobile</w:t>
      </w:r>
      <w:r w:rsidRPr="002F484C">
        <w:rPr>
          <w:rFonts w:ascii="Arial" w:hAnsi="Arial" w:cs="Arial"/>
          <w:sz w:val="24"/>
          <w:szCs w:val="24"/>
        </w:rPr>
        <w:t xml:space="preserve"> e de reconhecer essa abordagem como responsabilidade social e ética, e não apenas técnica. </w:t>
      </w:r>
    </w:p>
    <w:p w14:paraId="6FC1B2F1" w14:textId="2DBC8FFF" w:rsidR="00540846" w:rsidRPr="00FC45E5" w:rsidRDefault="00540846" w:rsidP="00540846">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Adicionalmente, aproximadamente 9</w:t>
      </w:r>
      <w:r>
        <w:rPr>
          <w:rFonts w:ascii="Arial" w:hAnsi="Arial" w:cs="Arial"/>
          <w:sz w:val="24"/>
          <w:szCs w:val="24"/>
        </w:rPr>
        <w:t>5</w:t>
      </w:r>
      <w:r w:rsidRPr="002F484C">
        <w:rPr>
          <w:rFonts w:ascii="Arial" w:hAnsi="Arial" w:cs="Arial"/>
          <w:sz w:val="24"/>
          <w:szCs w:val="24"/>
        </w:rPr>
        <w:t>% dos participantes indicaram compreender claramente a distinção entre acessibilidade</w:t>
      </w:r>
      <w:r w:rsidR="00724088">
        <w:rPr>
          <w:rFonts w:ascii="Arial" w:hAnsi="Arial" w:cs="Arial"/>
          <w:sz w:val="24"/>
          <w:szCs w:val="24"/>
        </w:rPr>
        <w:t>,</w:t>
      </w:r>
      <w:r w:rsidRPr="002F484C">
        <w:rPr>
          <w:rFonts w:ascii="Arial" w:hAnsi="Arial" w:cs="Arial"/>
          <w:sz w:val="24"/>
          <w:szCs w:val="24"/>
        </w:rPr>
        <w:t xml:space="preserve"> entendida como remoção de barreiras específicas</w:t>
      </w:r>
      <w:r w:rsidR="00724088">
        <w:rPr>
          <w:rFonts w:ascii="Arial" w:hAnsi="Arial" w:cs="Arial"/>
          <w:sz w:val="24"/>
          <w:szCs w:val="24"/>
        </w:rPr>
        <w:t>,</w:t>
      </w:r>
      <w:r w:rsidRPr="002F484C">
        <w:rPr>
          <w:rFonts w:ascii="Arial" w:hAnsi="Arial" w:cs="Arial"/>
          <w:sz w:val="24"/>
          <w:szCs w:val="24"/>
        </w:rPr>
        <w:t xml:space="preserve"> e Desenho Universal, caracterizado como abordagem proativa orientada à diversidade de usuários</w:t>
      </w:r>
      <w:r>
        <w:rPr>
          <w:rFonts w:ascii="Arial" w:hAnsi="Arial" w:cs="Arial"/>
          <w:sz w:val="24"/>
          <w:szCs w:val="24"/>
        </w:rPr>
        <w:t xml:space="preserve">, conforme demonstrado na </w:t>
      </w:r>
      <w:r w:rsidR="00CA7996">
        <w:rPr>
          <w:rFonts w:ascii="Arial" w:hAnsi="Arial" w:cs="Arial"/>
          <w:sz w:val="24"/>
          <w:szCs w:val="24"/>
        </w:rPr>
        <w:t>Figura 32.</w:t>
      </w:r>
    </w:p>
    <w:p w14:paraId="7D598EA1" w14:textId="77777777" w:rsidR="00540846" w:rsidRPr="00872A68" w:rsidRDefault="00540846" w:rsidP="00160387">
      <w:pPr>
        <w:pBdr>
          <w:top w:val="nil"/>
          <w:left w:val="nil"/>
          <w:bottom w:val="nil"/>
          <w:right w:val="nil"/>
          <w:between w:val="nil"/>
        </w:pBdr>
        <w:spacing w:after="0" w:line="360" w:lineRule="auto"/>
        <w:ind w:firstLine="709"/>
        <w:jc w:val="both"/>
        <w:rPr>
          <w:rFonts w:ascii="Arial" w:hAnsi="Arial" w:cs="Arial"/>
          <w:sz w:val="10"/>
          <w:szCs w:val="10"/>
        </w:rPr>
      </w:pPr>
    </w:p>
    <w:p w14:paraId="5B3BB5E3" w14:textId="3FBC7C9E" w:rsidR="00E063EF" w:rsidRDefault="00675AD9" w:rsidP="00A20A60">
      <w:pPr>
        <w:pStyle w:val="Legenda"/>
      </w:pPr>
      <w:bookmarkStart w:id="212" w:name="_Ref219357493"/>
      <w:r>
        <w:t xml:space="preserve">             </w:t>
      </w:r>
      <w:r w:rsidR="00BE14AB">
        <w:t xml:space="preserve">  </w:t>
      </w:r>
      <w:r>
        <w:t xml:space="preserve">  </w:t>
      </w:r>
      <w:bookmarkStart w:id="213" w:name="_Toc223367427"/>
      <w:r w:rsidR="00E063EF">
        <w:t xml:space="preserve">Figura </w:t>
      </w:r>
      <w:fldSimple w:instr=" SEQ Figura \* ARABIC ">
        <w:r w:rsidR="00F06553">
          <w:rPr>
            <w:noProof/>
          </w:rPr>
          <w:t>31</w:t>
        </w:r>
      </w:fldSimple>
      <w:bookmarkEnd w:id="212"/>
      <w:r w:rsidR="00E063EF">
        <w:t xml:space="preserve"> - Distribuição das respostas à questão 2.1 do questionário</w:t>
      </w:r>
      <w:bookmarkEnd w:id="213"/>
    </w:p>
    <w:p w14:paraId="6A425B51" w14:textId="77777777" w:rsidR="00160387" w:rsidRDefault="00160387" w:rsidP="00E063EF">
      <w:pPr>
        <w:jc w:val="center"/>
      </w:pPr>
      <w:r>
        <w:rPr>
          <w:noProof/>
        </w:rPr>
        <w:drawing>
          <wp:inline distT="0" distB="0" distL="0" distR="0" wp14:anchorId="58714339" wp14:editId="1D128A59">
            <wp:extent cx="4438650" cy="2390775"/>
            <wp:effectExtent l="0" t="0" r="0" b="9525"/>
            <wp:docPr id="1416291145" name="Gráfico 1" descr="Figura com um gráfico de barra com percentuais referentes à distribuição das respostas do questionário referente ao item 2.1">
              <a:extLst xmlns:a="http://schemas.openxmlformats.org/drawingml/2006/main">
                <a:ext uri="{FF2B5EF4-FFF2-40B4-BE49-F238E27FC236}">
                  <a16:creationId xmlns:a16="http://schemas.microsoft.com/office/drawing/2014/main" id="{14F51A18-BF58-BEF3-EC41-8B5501B903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5FA508F4" w14:textId="17171D8E" w:rsidR="00E063EF"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BE14AB">
        <w:rPr>
          <w:rFonts w:ascii="Arial" w:hAnsi="Arial" w:cs="Arial"/>
        </w:rPr>
        <w:t xml:space="preserve">  </w:t>
      </w:r>
      <w:r>
        <w:rPr>
          <w:rFonts w:ascii="Arial" w:hAnsi="Arial" w:cs="Arial"/>
        </w:rPr>
        <w:t xml:space="preserve">  </w:t>
      </w:r>
      <w:r w:rsidRPr="00765787">
        <w:rPr>
          <w:rFonts w:ascii="Arial" w:hAnsi="Arial" w:cs="Arial"/>
        </w:rPr>
        <w:t>Fonte: O autor (2026).</w:t>
      </w:r>
    </w:p>
    <w:p w14:paraId="2D4F4D97" w14:textId="77777777" w:rsidR="00917463" w:rsidRPr="00872A68" w:rsidRDefault="00917463" w:rsidP="00160387">
      <w:pPr>
        <w:pBdr>
          <w:top w:val="nil"/>
          <w:left w:val="nil"/>
          <w:bottom w:val="nil"/>
          <w:right w:val="nil"/>
          <w:between w:val="nil"/>
        </w:pBdr>
        <w:spacing w:after="0" w:line="360" w:lineRule="auto"/>
        <w:ind w:firstLine="709"/>
        <w:jc w:val="both"/>
        <w:rPr>
          <w:rFonts w:ascii="Arial" w:hAnsi="Arial" w:cs="Arial"/>
          <w:sz w:val="6"/>
          <w:szCs w:val="6"/>
        </w:rPr>
      </w:pPr>
    </w:p>
    <w:p w14:paraId="0B0BD81C" w14:textId="011EBE58" w:rsidR="00E063EF" w:rsidRDefault="00675AD9" w:rsidP="00A20A60">
      <w:pPr>
        <w:pStyle w:val="Legenda"/>
      </w:pPr>
      <w:r>
        <w:t xml:space="preserve">              </w:t>
      </w:r>
      <w:r w:rsidR="00845021">
        <w:t xml:space="preserve"> </w:t>
      </w:r>
      <w:bookmarkStart w:id="214" w:name="_Ref219364450"/>
      <w:bookmarkStart w:id="215" w:name="_Toc223367428"/>
      <w:r w:rsidR="00E063EF">
        <w:t xml:space="preserve">Figura </w:t>
      </w:r>
      <w:fldSimple w:instr=" SEQ Figura \* ARABIC ">
        <w:r w:rsidR="00F06553">
          <w:rPr>
            <w:noProof/>
          </w:rPr>
          <w:t>32</w:t>
        </w:r>
      </w:fldSimple>
      <w:bookmarkEnd w:id="214"/>
      <w:r w:rsidR="00E063EF">
        <w:t xml:space="preserve"> - </w:t>
      </w:r>
      <w:r w:rsidR="00E063EF" w:rsidRPr="000F42B3">
        <w:t>Distribuição das respostas à questão 2.</w:t>
      </w:r>
      <w:r w:rsidR="00E063EF">
        <w:t>3</w:t>
      </w:r>
      <w:r w:rsidR="00E063EF" w:rsidRPr="000F42B3">
        <w:t xml:space="preserve"> do questionário</w:t>
      </w:r>
      <w:bookmarkEnd w:id="215"/>
    </w:p>
    <w:p w14:paraId="7A2614F6" w14:textId="77777777" w:rsidR="00160387" w:rsidRDefault="00160387" w:rsidP="00845021">
      <w:pPr>
        <w:jc w:val="center"/>
      </w:pPr>
      <w:r>
        <w:rPr>
          <w:noProof/>
        </w:rPr>
        <w:drawing>
          <wp:inline distT="0" distB="0" distL="0" distR="0" wp14:anchorId="2DE9BB97" wp14:editId="2B9D7935">
            <wp:extent cx="4572000" cy="2743200"/>
            <wp:effectExtent l="0" t="0" r="0" b="0"/>
            <wp:docPr id="1176602611" name="Gráfico 1" descr="Figura com um gráfico de barra com percentuais referentes à distribuição das respostas do questionário referente ao item 2.3">
              <a:extLst xmlns:a="http://schemas.openxmlformats.org/drawingml/2006/main">
                <a:ext uri="{FF2B5EF4-FFF2-40B4-BE49-F238E27FC236}">
                  <a16:creationId xmlns:a16="http://schemas.microsoft.com/office/drawing/2014/main" id="{A1098C5C-CED8-ACAE-2DFC-8F3CABA9CB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31021EDD" w14:textId="22C16BAE" w:rsidR="00540846"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845021">
        <w:rPr>
          <w:rFonts w:ascii="Arial" w:hAnsi="Arial" w:cs="Arial"/>
        </w:rPr>
        <w:t xml:space="preserve"> </w:t>
      </w:r>
      <w:r>
        <w:rPr>
          <w:rFonts w:ascii="Arial" w:hAnsi="Arial" w:cs="Arial"/>
        </w:rPr>
        <w:t xml:space="preserve"> </w:t>
      </w:r>
      <w:r w:rsidRPr="00765787">
        <w:rPr>
          <w:rFonts w:ascii="Arial" w:hAnsi="Arial" w:cs="Arial"/>
        </w:rPr>
        <w:t>Fonte: O autor (2026).</w:t>
      </w:r>
    </w:p>
    <w:p w14:paraId="45133CF6" w14:textId="77777777" w:rsidR="00744EEC" w:rsidRPr="00744EEC" w:rsidRDefault="00744EEC" w:rsidP="00744EEC">
      <w:pPr>
        <w:pStyle w:val="Ttulo3"/>
      </w:pPr>
      <w:bookmarkStart w:id="216" w:name="_Toc223367667"/>
      <w:r w:rsidRPr="00744EEC">
        <w:t>Integração e uso da MobileDU no projeto prático</w:t>
      </w:r>
      <w:bookmarkEnd w:id="216"/>
    </w:p>
    <w:p w14:paraId="0E167E6A" w14:textId="44945337" w:rsidR="00744EEC" w:rsidRDefault="00744EEC" w:rsidP="00744EEC">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No que se refere à integração da biblioteca ao projeto prático desenvolvido no curso (IMCApp), cerca de 9</w:t>
      </w:r>
      <w:r>
        <w:rPr>
          <w:rFonts w:ascii="Arial" w:hAnsi="Arial" w:cs="Arial"/>
          <w:sz w:val="24"/>
          <w:szCs w:val="24"/>
        </w:rPr>
        <w:t>5</w:t>
      </w:r>
      <w:r w:rsidRPr="002F484C">
        <w:rPr>
          <w:rFonts w:ascii="Arial" w:hAnsi="Arial" w:cs="Arial"/>
          <w:sz w:val="24"/>
          <w:szCs w:val="24"/>
        </w:rPr>
        <w:t>% dos participantes consideraram simples e rápida a incorporação da MobileDU, evidenciando boa aceitação do processo de adoção inicial. Esse resultado</w:t>
      </w:r>
      <w:r>
        <w:rPr>
          <w:rFonts w:ascii="Arial" w:hAnsi="Arial" w:cs="Arial"/>
          <w:sz w:val="24"/>
          <w:szCs w:val="24"/>
        </w:rPr>
        <w:t xml:space="preserve">, conforme demonstrado na </w:t>
      </w:r>
      <w:r w:rsidR="00CA7996">
        <w:rPr>
          <w:rFonts w:ascii="Arial" w:hAnsi="Arial" w:cs="Arial"/>
          <w:sz w:val="24"/>
          <w:szCs w:val="24"/>
        </w:rPr>
        <w:t xml:space="preserve">Figura 33 </w:t>
      </w:r>
      <w:r w:rsidRPr="002F484C">
        <w:rPr>
          <w:rFonts w:ascii="Arial" w:hAnsi="Arial" w:cs="Arial"/>
          <w:sz w:val="24"/>
          <w:szCs w:val="24"/>
        </w:rPr>
        <w:t>está associado ao modo como a biblioteca foi apresentada e utilizada no curso, bem como ao suporte oferecido pela tutoria durante a etapa prática.</w:t>
      </w:r>
    </w:p>
    <w:p w14:paraId="034E6A36" w14:textId="77777777" w:rsidR="00540846" w:rsidRPr="00744EEC" w:rsidRDefault="00540846" w:rsidP="00160387">
      <w:pPr>
        <w:pBdr>
          <w:top w:val="nil"/>
          <w:left w:val="nil"/>
          <w:bottom w:val="nil"/>
          <w:right w:val="nil"/>
          <w:between w:val="nil"/>
        </w:pBdr>
        <w:spacing w:after="0" w:line="360" w:lineRule="auto"/>
        <w:ind w:firstLine="709"/>
        <w:jc w:val="both"/>
        <w:rPr>
          <w:rFonts w:ascii="Arial" w:hAnsi="Arial" w:cs="Arial"/>
          <w:sz w:val="12"/>
          <w:szCs w:val="12"/>
        </w:rPr>
      </w:pPr>
    </w:p>
    <w:p w14:paraId="13968F2E" w14:textId="40734597" w:rsidR="00540846" w:rsidRDefault="00540846" w:rsidP="00A20A60">
      <w:pPr>
        <w:pStyle w:val="Legenda"/>
      </w:pPr>
      <w:r>
        <w:t xml:space="preserve">  </w:t>
      </w:r>
      <w:r w:rsidR="00CA7996">
        <w:t xml:space="preserve">      </w:t>
      </w:r>
      <w:r>
        <w:t xml:space="preserve"> </w:t>
      </w:r>
      <w:bookmarkStart w:id="217" w:name="_Ref219364877"/>
      <w:r w:rsidR="005D6F7F">
        <w:t xml:space="preserve">             </w:t>
      </w:r>
      <w:bookmarkStart w:id="218" w:name="_Toc223367429"/>
      <w:r>
        <w:t xml:space="preserve">Figura </w:t>
      </w:r>
      <w:fldSimple w:instr=" SEQ Figura \* ARABIC ">
        <w:r w:rsidR="00F06553">
          <w:rPr>
            <w:noProof/>
          </w:rPr>
          <w:t>33</w:t>
        </w:r>
      </w:fldSimple>
      <w:bookmarkEnd w:id="217"/>
      <w:r>
        <w:t xml:space="preserve"> - Distribuição das respostas à questão 4.1 do questionário</w:t>
      </w:r>
      <w:bookmarkEnd w:id="218"/>
    </w:p>
    <w:p w14:paraId="1806E0C1" w14:textId="159148DF" w:rsidR="00540846" w:rsidRDefault="00540846" w:rsidP="00540846">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01A55939" wp14:editId="7E07B75B">
            <wp:extent cx="4500000" cy="2700000"/>
            <wp:effectExtent l="0" t="0" r="15240" b="5715"/>
            <wp:docPr id="1750747211" name="Gráfico 1" descr="Figura com um gráfico de barra com percentuais referentes à distribuição das respostas do questionário referente ao item 4.1">
              <a:extLst xmlns:a="http://schemas.openxmlformats.org/drawingml/2006/main">
                <a:ext uri="{FF2B5EF4-FFF2-40B4-BE49-F238E27FC236}">
                  <a16:creationId xmlns:a16="http://schemas.microsoft.com/office/drawing/2014/main" id="{4B71C5F1-35B0-9D2A-E901-D8F40E1C82F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4F63FFDA" w14:textId="4A5B1B85" w:rsidR="00540846" w:rsidRDefault="00540846" w:rsidP="00540846">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108D6B7F" w14:textId="77777777" w:rsidR="00540846" w:rsidRPr="00744EEC" w:rsidRDefault="00540846" w:rsidP="00160387">
      <w:pPr>
        <w:pBdr>
          <w:top w:val="nil"/>
          <w:left w:val="nil"/>
          <w:bottom w:val="nil"/>
          <w:right w:val="nil"/>
          <w:between w:val="nil"/>
        </w:pBdr>
        <w:spacing w:after="0" w:line="360" w:lineRule="auto"/>
        <w:ind w:firstLine="709"/>
        <w:jc w:val="both"/>
        <w:rPr>
          <w:rFonts w:ascii="Arial" w:hAnsi="Arial" w:cs="Arial"/>
          <w:sz w:val="20"/>
          <w:szCs w:val="20"/>
        </w:rPr>
      </w:pPr>
    </w:p>
    <w:p w14:paraId="132B4CEF" w14:textId="3FDF9AE2"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Além disso, </w:t>
      </w:r>
      <w:r>
        <w:rPr>
          <w:rFonts w:ascii="Arial" w:hAnsi="Arial" w:cs="Arial"/>
          <w:sz w:val="24"/>
          <w:szCs w:val="24"/>
        </w:rPr>
        <w:t xml:space="preserve">de acordo com o mostrado na </w:t>
      </w:r>
      <w:r w:rsidR="00CA7996">
        <w:rPr>
          <w:rFonts w:ascii="Arial" w:hAnsi="Arial" w:cs="Arial"/>
          <w:sz w:val="24"/>
          <w:szCs w:val="24"/>
        </w:rPr>
        <w:t xml:space="preserve">Figura 34 </w:t>
      </w:r>
      <w:r w:rsidRPr="002F484C">
        <w:rPr>
          <w:rFonts w:ascii="Arial" w:hAnsi="Arial" w:cs="Arial"/>
          <w:sz w:val="24"/>
          <w:szCs w:val="24"/>
        </w:rPr>
        <w:t>aproximadamente 8</w:t>
      </w:r>
      <w:r w:rsidR="00540846">
        <w:rPr>
          <w:rFonts w:ascii="Arial" w:hAnsi="Arial" w:cs="Arial"/>
          <w:sz w:val="24"/>
          <w:szCs w:val="24"/>
        </w:rPr>
        <w:t>7</w:t>
      </w:r>
      <w:r w:rsidRPr="002F484C">
        <w:rPr>
          <w:rFonts w:ascii="Arial" w:hAnsi="Arial" w:cs="Arial"/>
          <w:sz w:val="24"/>
          <w:szCs w:val="24"/>
        </w:rPr>
        <w:t>% dos respondentes reconheceram que a MobileDU reduz o retrabalho do desenvolvedor ao automatizar a aplicação de diretrizes de acessibilidade, evitando a reescrita de código em cada tela do aplicativo.</w:t>
      </w:r>
    </w:p>
    <w:p w14:paraId="69025D78" w14:textId="77777777" w:rsidR="00744EEC" w:rsidRDefault="00744EEC" w:rsidP="00160387">
      <w:pPr>
        <w:pBdr>
          <w:top w:val="nil"/>
          <w:left w:val="nil"/>
          <w:bottom w:val="nil"/>
          <w:right w:val="nil"/>
          <w:between w:val="nil"/>
        </w:pBdr>
        <w:spacing w:after="0" w:line="360" w:lineRule="auto"/>
        <w:ind w:firstLine="709"/>
        <w:jc w:val="both"/>
        <w:rPr>
          <w:rFonts w:ascii="Arial" w:hAnsi="Arial" w:cs="Arial"/>
          <w:sz w:val="24"/>
          <w:szCs w:val="24"/>
        </w:rPr>
      </w:pPr>
    </w:p>
    <w:p w14:paraId="0835717A" w14:textId="5921D6AF" w:rsidR="00E063EF" w:rsidRDefault="00845021" w:rsidP="00A20A60">
      <w:pPr>
        <w:pStyle w:val="Legenda"/>
      </w:pPr>
      <w:bookmarkStart w:id="219" w:name="_Ref219357903"/>
      <w:r>
        <w:t xml:space="preserve">    </w:t>
      </w:r>
      <w:r w:rsidR="005D6F7F">
        <w:t xml:space="preserve">                </w:t>
      </w:r>
      <w:r>
        <w:t xml:space="preserve"> </w:t>
      </w:r>
      <w:bookmarkStart w:id="220" w:name="_Ref219364941"/>
      <w:bookmarkStart w:id="221" w:name="_Toc223367430"/>
      <w:r w:rsidR="00E063EF">
        <w:t xml:space="preserve">Figura </w:t>
      </w:r>
      <w:fldSimple w:instr=" SEQ Figura \* ARABIC ">
        <w:r w:rsidR="00F06553">
          <w:rPr>
            <w:noProof/>
          </w:rPr>
          <w:t>34</w:t>
        </w:r>
      </w:fldSimple>
      <w:bookmarkEnd w:id="219"/>
      <w:bookmarkEnd w:id="220"/>
      <w:r w:rsidR="00E063EF">
        <w:t xml:space="preserve"> - </w:t>
      </w:r>
      <w:r w:rsidR="00E063EF" w:rsidRPr="00CC41CF">
        <w:t xml:space="preserve">Distribuição das respostas à questão </w:t>
      </w:r>
      <w:r w:rsidR="00E063EF">
        <w:t>4.2</w:t>
      </w:r>
      <w:r w:rsidR="00E063EF" w:rsidRPr="00CC41CF">
        <w:t xml:space="preserve"> do questionário</w:t>
      </w:r>
      <w:bookmarkEnd w:id="221"/>
    </w:p>
    <w:p w14:paraId="6670E6E5" w14:textId="77777777" w:rsidR="00160387" w:rsidRDefault="00160387" w:rsidP="00845021">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5897A76B" wp14:editId="140C0408">
            <wp:extent cx="4572000" cy="2743200"/>
            <wp:effectExtent l="0" t="0" r="0" b="0"/>
            <wp:docPr id="1865736975" name="Gráfico 1" descr="Figura com um gráfico de barra com percentuais referentes à distribuição das respostas do questionário referente ao item 4.2">
              <a:extLst xmlns:a="http://schemas.openxmlformats.org/drawingml/2006/main">
                <a:ext uri="{FF2B5EF4-FFF2-40B4-BE49-F238E27FC236}">
                  <a16:creationId xmlns:a16="http://schemas.microsoft.com/office/drawing/2014/main" id="{0A478806-F4E1-D88E-93FF-ED1F5B808D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3966DD3A" w14:textId="04651E16" w:rsidR="00E063EF"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845021">
        <w:rPr>
          <w:rFonts w:ascii="Arial" w:hAnsi="Arial" w:cs="Arial"/>
        </w:rPr>
        <w:t xml:space="preserve">      </w:t>
      </w:r>
      <w:r w:rsidRPr="00765787">
        <w:rPr>
          <w:rFonts w:ascii="Arial" w:hAnsi="Arial" w:cs="Arial"/>
        </w:rPr>
        <w:t>Fonte: O autor (2026).</w:t>
      </w:r>
    </w:p>
    <w:p w14:paraId="20CDE15A" w14:textId="62A39219" w:rsidR="00160387" w:rsidRPr="002F484C" w:rsidRDefault="00160387" w:rsidP="00937144">
      <w:pPr>
        <w:pStyle w:val="Ttulo3"/>
      </w:pPr>
      <w:bookmarkStart w:id="222" w:name="_Toc223367668"/>
      <w:r w:rsidRPr="002F484C">
        <w:t>Comparação percebida com o uso exclusivo de recursos nativos da plataforma</w:t>
      </w:r>
      <w:bookmarkEnd w:id="222"/>
    </w:p>
    <w:p w14:paraId="78B94888" w14:textId="77777777" w:rsidR="00CA7996"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Quando comparada ao uso exclusivo dos recursos nativos do Android </w:t>
      </w:r>
      <w:r w:rsidR="009C4DC7" w:rsidRPr="002F484C">
        <w:rPr>
          <w:rFonts w:ascii="Arial" w:hAnsi="Arial" w:cs="Arial"/>
          <w:sz w:val="24"/>
          <w:szCs w:val="24"/>
        </w:rPr>
        <w:t>Studio</w:t>
      </w:r>
      <w:r w:rsidR="009C4DC7">
        <w:rPr>
          <w:rFonts w:ascii="Arial" w:hAnsi="Arial" w:cs="Arial"/>
          <w:sz w:val="24"/>
          <w:szCs w:val="24"/>
        </w:rPr>
        <w:t xml:space="preserve">, </w:t>
      </w:r>
      <w:r w:rsidR="009C4DC7" w:rsidRPr="002F484C">
        <w:rPr>
          <w:rFonts w:ascii="Arial" w:hAnsi="Arial" w:cs="Arial"/>
          <w:sz w:val="24"/>
          <w:szCs w:val="24"/>
        </w:rPr>
        <w:t>previamente</w:t>
      </w:r>
      <w:r w:rsidRPr="002F484C">
        <w:rPr>
          <w:rFonts w:ascii="Arial" w:hAnsi="Arial" w:cs="Arial"/>
          <w:sz w:val="24"/>
          <w:szCs w:val="24"/>
        </w:rPr>
        <w:t xml:space="preserve"> pesquisados pelos próprios participantes em atividades específicas do curso</w:t>
      </w:r>
      <w:r w:rsidR="00845021">
        <w:rPr>
          <w:rFonts w:ascii="Arial" w:hAnsi="Arial" w:cs="Arial"/>
          <w:sz w:val="24"/>
          <w:szCs w:val="24"/>
        </w:rPr>
        <w:t xml:space="preserve">, </w:t>
      </w:r>
      <w:r w:rsidRPr="002F484C">
        <w:rPr>
          <w:rFonts w:ascii="Arial" w:hAnsi="Arial" w:cs="Arial"/>
          <w:sz w:val="24"/>
          <w:szCs w:val="24"/>
        </w:rPr>
        <w:t>8</w:t>
      </w:r>
      <w:r w:rsidR="00845021">
        <w:rPr>
          <w:rFonts w:ascii="Arial" w:hAnsi="Arial" w:cs="Arial"/>
          <w:sz w:val="24"/>
          <w:szCs w:val="24"/>
        </w:rPr>
        <w:t>8</w:t>
      </w:r>
      <w:r w:rsidRPr="002F484C">
        <w:rPr>
          <w:rFonts w:ascii="Arial" w:hAnsi="Arial" w:cs="Arial"/>
          <w:sz w:val="24"/>
          <w:szCs w:val="24"/>
        </w:rPr>
        <w:t>% dos respondentes perceberam a MobileDU como solução mais integrada e direta para a promoção da acessibilidade</w:t>
      </w:r>
      <w:r w:rsidR="00845021">
        <w:rPr>
          <w:rFonts w:ascii="Arial" w:hAnsi="Arial" w:cs="Arial"/>
          <w:sz w:val="24"/>
          <w:szCs w:val="24"/>
        </w:rPr>
        <w:t xml:space="preserve">, conforme demonstrado pela </w:t>
      </w:r>
      <w:r w:rsidR="00CA7996">
        <w:rPr>
          <w:rFonts w:ascii="Arial" w:hAnsi="Arial" w:cs="Arial"/>
          <w:sz w:val="24"/>
          <w:szCs w:val="24"/>
        </w:rPr>
        <w:t xml:space="preserve">Figura 35. </w:t>
      </w:r>
    </w:p>
    <w:p w14:paraId="154AFBA3" w14:textId="03A8AB1E"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Esse resultado sugere que, embora a plataforma disponibilize APIs e recursos para acessibilidade, a presença de uma biblioteca que organiza funcionalidades, disponibiliza painel de configurações e concentra aplicadores automáticos foi percebida como facilitadora no processo de desenvolvimento.</w:t>
      </w:r>
    </w:p>
    <w:p w14:paraId="0EE2D93F" w14:textId="77777777" w:rsidR="00744EEC" w:rsidRDefault="00744EEC" w:rsidP="00160387">
      <w:pPr>
        <w:pBdr>
          <w:top w:val="nil"/>
          <w:left w:val="nil"/>
          <w:bottom w:val="nil"/>
          <w:right w:val="nil"/>
          <w:between w:val="nil"/>
        </w:pBdr>
        <w:spacing w:after="0" w:line="360" w:lineRule="auto"/>
        <w:ind w:firstLine="709"/>
        <w:jc w:val="both"/>
        <w:rPr>
          <w:rFonts w:ascii="Arial" w:hAnsi="Arial" w:cs="Arial"/>
          <w:sz w:val="24"/>
          <w:szCs w:val="24"/>
        </w:rPr>
      </w:pPr>
    </w:p>
    <w:p w14:paraId="4CD241DB" w14:textId="6A69345C" w:rsidR="00E063EF" w:rsidRDefault="00845021" w:rsidP="00A20A60">
      <w:pPr>
        <w:pStyle w:val="Legenda"/>
      </w:pPr>
      <w:r>
        <w:lastRenderedPageBreak/>
        <w:t xml:space="preserve">    </w:t>
      </w:r>
      <w:bookmarkStart w:id="223" w:name="_Ref219358371"/>
      <w:r w:rsidR="005D6F7F">
        <w:t xml:space="preserve">                 </w:t>
      </w:r>
      <w:bookmarkStart w:id="224" w:name="_Toc223367431"/>
      <w:r w:rsidR="00E063EF">
        <w:t xml:space="preserve">Figura </w:t>
      </w:r>
      <w:fldSimple w:instr=" SEQ Figura \* ARABIC ">
        <w:r w:rsidR="00F06553">
          <w:rPr>
            <w:noProof/>
          </w:rPr>
          <w:t>35</w:t>
        </w:r>
      </w:fldSimple>
      <w:bookmarkEnd w:id="223"/>
      <w:r w:rsidR="00E063EF">
        <w:t xml:space="preserve"> - </w:t>
      </w:r>
      <w:r w:rsidR="00E063EF" w:rsidRPr="00EC233A">
        <w:t xml:space="preserve">Distribuição das respostas à questão </w:t>
      </w:r>
      <w:r w:rsidR="00E063EF">
        <w:t>4.4</w:t>
      </w:r>
      <w:r w:rsidR="00E063EF" w:rsidRPr="00EC233A">
        <w:t xml:space="preserve"> do questionário</w:t>
      </w:r>
      <w:bookmarkEnd w:id="224"/>
    </w:p>
    <w:p w14:paraId="51AC1551" w14:textId="77777777" w:rsidR="00160387" w:rsidRDefault="00160387" w:rsidP="00845021">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5C55D360" wp14:editId="722F1427">
            <wp:extent cx="4572000" cy="2743200"/>
            <wp:effectExtent l="0" t="0" r="0" b="0"/>
            <wp:docPr id="2004813505" name="Gráfico 1" descr="Figura com um gráfico de barra com percentuais referentes à distribuição das respostas do questionário referente ao item 4.4">
              <a:extLst xmlns:a="http://schemas.openxmlformats.org/drawingml/2006/main">
                <a:ext uri="{FF2B5EF4-FFF2-40B4-BE49-F238E27FC236}">
                  <a16:creationId xmlns:a16="http://schemas.microsoft.com/office/drawing/2014/main" id="{77AC5F3B-5F3A-A56B-C308-DF0C9DC8DF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3A41C4D9" w14:textId="63F7C357" w:rsidR="00E063EF"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845021">
        <w:rPr>
          <w:rFonts w:ascii="Arial" w:hAnsi="Arial" w:cs="Arial"/>
        </w:rPr>
        <w:t xml:space="preserve">       </w:t>
      </w:r>
      <w:r>
        <w:rPr>
          <w:rFonts w:ascii="Arial" w:hAnsi="Arial" w:cs="Arial"/>
        </w:rPr>
        <w:t xml:space="preserve"> </w:t>
      </w:r>
      <w:r w:rsidRPr="00765787">
        <w:rPr>
          <w:rFonts w:ascii="Arial" w:hAnsi="Arial" w:cs="Arial"/>
        </w:rPr>
        <w:t>Fonte: O autor (2026).</w:t>
      </w:r>
    </w:p>
    <w:p w14:paraId="02B4C195" w14:textId="0DEED72C" w:rsidR="00160387" w:rsidRPr="002F484C" w:rsidRDefault="00160387" w:rsidP="00937144">
      <w:pPr>
        <w:pStyle w:val="Ttulo3"/>
      </w:pPr>
      <w:bookmarkStart w:id="225" w:name="_Toc223367669"/>
      <w:r w:rsidRPr="002F484C">
        <w:t>Efetividade percebida: tradução de diretrizes em soluções práticas</w:t>
      </w:r>
      <w:bookmarkEnd w:id="225"/>
    </w:p>
    <w:p w14:paraId="6B731B76" w14:textId="19C0745F"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A efetividade da biblioteca na aplicação das diretrizes de acessibilidade foi validada a partir da percepção dos participantes sobre os resultados finais de seus projetos. </w:t>
      </w:r>
      <w:r w:rsidR="00AB6D1E">
        <w:rPr>
          <w:rFonts w:ascii="Arial" w:hAnsi="Arial" w:cs="Arial"/>
          <w:sz w:val="24"/>
          <w:szCs w:val="24"/>
        </w:rPr>
        <w:t>Como ilustrado na</w:t>
      </w:r>
      <w:r w:rsidR="00CA7996">
        <w:rPr>
          <w:rFonts w:ascii="Arial" w:hAnsi="Arial" w:cs="Arial"/>
          <w:sz w:val="24"/>
          <w:szCs w:val="24"/>
        </w:rPr>
        <w:t xml:space="preserve"> Figura 36</w:t>
      </w:r>
      <w:r w:rsidR="00AB6D1E">
        <w:rPr>
          <w:rFonts w:ascii="Arial" w:hAnsi="Arial" w:cs="Arial"/>
          <w:sz w:val="24"/>
          <w:szCs w:val="24"/>
        </w:rPr>
        <w:t>, c</w:t>
      </w:r>
      <w:r w:rsidRPr="002F484C">
        <w:rPr>
          <w:rFonts w:ascii="Arial" w:hAnsi="Arial" w:cs="Arial"/>
          <w:sz w:val="24"/>
          <w:szCs w:val="24"/>
        </w:rPr>
        <w:t xml:space="preserve">erca de </w:t>
      </w:r>
      <w:r w:rsidR="00AB6D1E">
        <w:rPr>
          <w:rFonts w:ascii="Arial" w:hAnsi="Arial" w:cs="Arial"/>
          <w:sz w:val="24"/>
          <w:szCs w:val="24"/>
        </w:rPr>
        <w:t>90</w:t>
      </w:r>
      <w:r w:rsidRPr="002F484C">
        <w:rPr>
          <w:rFonts w:ascii="Arial" w:hAnsi="Arial" w:cs="Arial"/>
          <w:sz w:val="24"/>
          <w:szCs w:val="24"/>
        </w:rPr>
        <w:t>% dos respondentes concordaram que a MobileDU traduziu de forma eficaz diretrizes teóricas de acessibilidade</w:t>
      </w:r>
      <w:r>
        <w:rPr>
          <w:rFonts w:ascii="Arial" w:hAnsi="Arial" w:cs="Arial"/>
          <w:sz w:val="24"/>
          <w:szCs w:val="24"/>
        </w:rPr>
        <w:t xml:space="preserve"> em</w:t>
      </w:r>
      <w:r w:rsidRPr="002F484C">
        <w:rPr>
          <w:rFonts w:ascii="Arial" w:hAnsi="Arial" w:cs="Arial"/>
          <w:sz w:val="24"/>
          <w:szCs w:val="24"/>
        </w:rPr>
        <w:t xml:space="preserve"> soluções práticas e funcionais no contexto do desenvolvimento </w:t>
      </w:r>
      <w:r w:rsidRPr="00A85454">
        <w:rPr>
          <w:rFonts w:ascii="Arial" w:hAnsi="Arial" w:cs="Arial"/>
          <w:i/>
          <w:iCs/>
          <w:sz w:val="24"/>
          <w:szCs w:val="24"/>
        </w:rPr>
        <w:t>mobile</w:t>
      </w:r>
      <w:r w:rsidRPr="002F484C">
        <w:rPr>
          <w:rFonts w:ascii="Arial" w:hAnsi="Arial" w:cs="Arial"/>
          <w:sz w:val="24"/>
          <w:szCs w:val="24"/>
        </w:rPr>
        <w:t xml:space="preserve">. </w:t>
      </w:r>
    </w:p>
    <w:p w14:paraId="76803865" w14:textId="46AEB642" w:rsidR="00E063EF" w:rsidRDefault="00AB6D1E" w:rsidP="00A20A60">
      <w:pPr>
        <w:pStyle w:val="Legenda"/>
      </w:pPr>
      <w:r>
        <w:t xml:space="preserve">    </w:t>
      </w:r>
      <w:bookmarkStart w:id="226" w:name="_Ref219358673"/>
      <w:r w:rsidR="005D6F7F">
        <w:t xml:space="preserve">                 </w:t>
      </w:r>
      <w:bookmarkStart w:id="227" w:name="_Toc223367432"/>
      <w:r w:rsidR="00E063EF">
        <w:t xml:space="preserve">Figura </w:t>
      </w:r>
      <w:fldSimple w:instr=" SEQ Figura \* ARABIC ">
        <w:r w:rsidR="00F06553">
          <w:rPr>
            <w:noProof/>
          </w:rPr>
          <w:t>36</w:t>
        </w:r>
      </w:fldSimple>
      <w:bookmarkEnd w:id="226"/>
      <w:r w:rsidR="00E063EF">
        <w:t xml:space="preserve"> - </w:t>
      </w:r>
      <w:r w:rsidR="00E063EF" w:rsidRPr="00A52D39">
        <w:t xml:space="preserve">Distribuição das respostas à questão </w:t>
      </w:r>
      <w:r w:rsidR="00E063EF">
        <w:t>5</w:t>
      </w:r>
      <w:r w:rsidR="00E063EF" w:rsidRPr="00A52D39">
        <w:t>.1 do questionário</w:t>
      </w:r>
      <w:bookmarkEnd w:id="227"/>
    </w:p>
    <w:p w14:paraId="7E5959FD" w14:textId="77777777" w:rsidR="00160387" w:rsidRDefault="00160387" w:rsidP="00AB6D1E">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48E7EC19" wp14:editId="5AC5EA98">
            <wp:extent cx="4572000" cy="2743200"/>
            <wp:effectExtent l="0" t="0" r="0" b="0"/>
            <wp:docPr id="893263935" name="Gráfico 1" descr="Figura com um gráfico de barra com percentuais referentes à distribuição das respostas do questionário referente ao item 5.1">
              <a:extLst xmlns:a="http://schemas.openxmlformats.org/drawingml/2006/main">
                <a:ext uri="{FF2B5EF4-FFF2-40B4-BE49-F238E27FC236}">
                  <a16:creationId xmlns:a16="http://schemas.microsoft.com/office/drawing/2014/main" id="{B1B434AB-4743-B74B-46E7-6138BD88E9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08299D51" w14:textId="15D538F7" w:rsidR="00E063EF"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AB6D1E">
        <w:rPr>
          <w:rFonts w:ascii="Arial" w:hAnsi="Arial" w:cs="Arial"/>
        </w:rPr>
        <w:t xml:space="preserve">      </w:t>
      </w:r>
      <w:r>
        <w:rPr>
          <w:rFonts w:ascii="Arial" w:hAnsi="Arial" w:cs="Arial"/>
        </w:rPr>
        <w:t xml:space="preserve">  </w:t>
      </w:r>
      <w:r w:rsidRPr="00765787">
        <w:rPr>
          <w:rFonts w:ascii="Arial" w:hAnsi="Arial" w:cs="Arial"/>
        </w:rPr>
        <w:t>Fonte: O autor (2026).</w:t>
      </w:r>
    </w:p>
    <w:p w14:paraId="1A0051B3" w14:textId="01D787F9"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lastRenderedPageBreak/>
        <w:t>De forma complementar, aproximadamente 8</w:t>
      </w:r>
      <w:r w:rsidR="00AB6D1E">
        <w:rPr>
          <w:rFonts w:ascii="Arial" w:hAnsi="Arial" w:cs="Arial"/>
          <w:sz w:val="24"/>
          <w:szCs w:val="24"/>
        </w:rPr>
        <w:t>7</w:t>
      </w:r>
      <w:r w:rsidRPr="002F484C">
        <w:rPr>
          <w:rFonts w:ascii="Arial" w:hAnsi="Arial" w:cs="Arial"/>
          <w:sz w:val="24"/>
          <w:szCs w:val="24"/>
        </w:rPr>
        <w:t>% indicaram que a biblioteca auxiliou na eliminação de barreiras de usabilidade que seriam difíceis de resolver manualmente</w:t>
      </w:r>
      <w:r w:rsidR="00AB6D1E">
        <w:rPr>
          <w:rFonts w:ascii="Arial" w:hAnsi="Arial" w:cs="Arial"/>
          <w:sz w:val="24"/>
          <w:szCs w:val="24"/>
        </w:rPr>
        <w:t>, conforme observado na</w:t>
      </w:r>
      <w:r w:rsidR="00CA7996">
        <w:rPr>
          <w:rFonts w:ascii="Arial" w:hAnsi="Arial" w:cs="Arial"/>
          <w:sz w:val="24"/>
          <w:szCs w:val="24"/>
        </w:rPr>
        <w:t xml:space="preserve"> Figura 37</w:t>
      </w:r>
      <w:r w:rsidR="00AB6D1E">
        <w:rPr>
          <w:rFonts w:ascii="Arial" w:hAnsi="Arial" w:cs="Arial"/>
          <w:sz w:val="24"/>
          <w:szCs w:val="24"/>
        </w:rPr>
        <w:t xml:space="preserve">. </w:t>
      </w:r>
    </w:p>
    <w:p w14:paraId="5BB2A328" w14:textId="77777777" w:rsidR="00744EEC" w:rsidRDefault="00744EEC" w:rsidP="00160387">
      <w:pPr>
        <w:pBdr>
          <w:top w:val="nil"/>
          <w:left w:val="nil"/>
          <w:bottom w:val="nil"/>
          <w:right w:val="nil"/>
          <w:between w:val="nil"/>
        </w:pBdr>
        <w:spacing w:after="0" w:line="360" w:lineRule="auto"/>
        <w:ind w:firstLine="709"/>
        <w:jc w:val="both"/>
        <w:rPr>
          <w:rFonts w:ascii="Arial" w:hAnsi="Arial" w:cs="Arial"/>
          <w:sz w:val="24"/>
          <w:szCs w:val="24"/>
        </w:rPr>
      </w:pPr>
    </w:p>
    <w:p w14:paraId="299870FF" w14:textId="7B33608D" w:rsidR="00E063EF" w:rsidRDefault="00AB6D1E" w:rsidP="00A20A60">
      <w:pPr>
        <w:pStyle w:val="Legenda"/>
      </w:pPr>
      <w:bookmarkStart w:id="228" w:name="_Ref219358775"/>
      <w:r>
        <w:t xml:space="preserve">     </w:t>
      </w:r>
      <w:r w:rsidR="005D6F7F">
        <w:t xml:space="preserve">                </w:t>
      </w:r>
      <w:bookmarkStart w:id="229" w:name="_Toc223367433"/>
      <w:r w:rsidR="00E063EF">
        <w:t xml:space="preserve">Figura </w:t>
      </w:r>
      <w:fldSimple w:instr=" SEQ Figura \* ARABIC ">
        <w:r w:rsidR="00F06553">
          <w:rPr>
            <w:noProof/>
          </w:rPr>
          <w:t>37</w:t>
        </w:r>
      </w:fldSimple>
      <w:bookmarkEnd w:id="228"/>
      <w:r w:rsidR="00E063EF">
        <w:t xml:space="preserve"> - </w:t>
      </w:r>
      <w:r w:rsidR="00E063EF" w:rsidRPr="00512234">
        <w:t xml:space="preserve">Distribuição das respostas à questão </w:t>
      </w:r>
      <w:r w:rsidR="00E063EF">
        <w:t>5.4</w:t>
      </w:r>
      <w:r w:rsidR="00E063EF" w:rsidRPr="00512234">
        <w:t xml:space="preserve"> do questionário</w:t>
      </w:r>
      <w:bookmarkEnd w:id="229"/>
    </w:p>
    <w:p w14:paraId="6E82E9F8" w14:textId="77777777" w:rsidR="00160387" w:rsidRDefault="00160387" w:rsidP="00AB6D1E">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74CD945D" wp14:editId="5C113181">
            <wp:extent cx="4572000" cy="2743200"/>
            <wp:effectExtent l="0" t="0" r="0" b="0"/>
            <wp:docPr id="2075636562" name="Gráfico 1" descr="Figura com um gráfico de barra com percentuais referentes à distribuição das respostas do questionário referente ao item 5.4">
              <a:extLst xmlns:a="http://schemas.openxmlformats.org/drawingml/2006/main">
                <a:ext uri="{FF2B5EF4-FFF2-40B4-BE49-F238E27FC236}">
                  <a16:creationId xmlns:a16="http://schemas.microsoft.com/office/drawing/2014/main" id="{B6DEBFB7-0793-1580-ADB8-09C1A97CBF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6EB20F4E" w14:textId="5D1CBEFB" w:rsidR="00744EEC" w:rsidRDefault="00E063EF" w:rsidP="00D0028A">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AB6D1E">
        <w:rPr>
          <w:rFonts w:ascii="Arial" w:hAnsi="Arial" w:cs="Arial"/>
        </w:rPr>
        <w:t xml:space="preserve">      </w:t>
      </w:r>
      <w:r>
        <w:rPr>
          <w:rFonts w:ascii="Arial" w:hAnsi="Arial" w:cs="Arial"/>
        </w:rPr>
        <w:t xml:space="preserve"> </w:t>
      </w:r>
      <w:r w:rsidRPr="00765787">
        <w:rPr>
          <w:rFonts w:ascii="Arial" w:hAnsi="Arial" w:cs="Arial"/>
        </w:rPr>
        <w:t>Fonte: O autor (2026).</w:t>
      </w:r>
      <w:r w:rsidR="00D0028A">
        <w:rPr>
          <w:rFonts w:ascii="Arial" w:hAnsi="Arial" w:cs="Arial"/>
        </w:rPr>
        <w:t xml:space="preserve"> </w:t>
      </w:r>
    </w:p>
    <w:p w14:paraId="14B99924" w14:textId="77777777" w:rsidR="00D0028A" w:rsidRDefault="00D0028A" w:rsidP="00D0028A">
      <w:pPr>
        <w:pBdr>
          <w:top w:val="nil"/>
          <w:left w:val="nil"/>
          <w:bottom w:val="nil"/>
          <w:right w:val="nil"/>
          <w:between w:val="nil"/>
        </w:pBdr>
        <w:spacing w:after="0" w:line="360" w:lineRule="auto"/>
        <w:jc w:val="both"/>
        <w:rPr>
          <w:rFonts w:ascii="Arial" w:hAnsi="Arial" w:cs="Arial"/>
        </w:rPr>
      </w:pPr>
    </w:p>
    <w:p w14:paraId="2D2DECE2" w14:textId="0B3FC3B3" w:rsidR="00160387" w:rsidRPr="002F484C" w:rsidRDefault="00160387" w:rsidP="00937144">
      <w:pPr>
        <w:pStyle w:val="Ttulo3"/>
      </w:pPr>
      <w:bookmarkStart w:id="230" w:name="_Toc223367670"/>
      <w:r w:rsidRPr="002F484C">
        <w:t>Avaliação das funcionalidades centrais: personalização e painel de configurações</w:t>
      </w:r>
      <w:bookmarkEnd w:id="230"/>
    </w:p>
    <w:p w14:paraId="55E55C7D" w14:textId="29886639"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Destaca-se ainda a avaliação positiva das funcionalidades associadas à personalização, em especial o painel de configurações e os aplicadores automáticos, que permitem ao usuário final ajustar aspectos como texto, ambiente e som. </w:t>
      </w:r>
      <w:r w:rsidR="00AB6D1E">
        <w:rPr>
          <w:rFonts w:ascii="Arial" w:hAnsi="Arial" w:cs="Arial"/>
          <w:sz w:val="24"/>
          <w:szCs w:val="24"/>
        </w:rPr>
        <w:t xml:space="preserve">Conforme demonstrado </w:t>
      </w:r>
      <w:r w:rsidR="00AB6D1E" w:rsidRPr="00AB6D1E">
        <w:rPr>
          <w:rFonts w:ascii="Arial" w:hAnsi="Arial" w:cs="Arial"/>
          <w:sz w:val="24"/>
          <w:szCs w:val="24"/>
        </w:rPr>
        <w:t>pela</w:t>
      </w:r>
      <w:r w:rsidR="00CA7996">
        <w:rPr>
          <w:rFonts w:ascii="Arial" w:hAnsi="Arial" w:cs="Arial"/>
          <w:sz w:val="24"/>
          <w:szCs w:val="24"/>
        </w:rPr>
        <w:t xml:space="preserve"> Figura 38</w:t>
      </w:r>
      <w:r w:rsidR="00AB6D1E">
        <w:rPr>
          <w:rFonts w:ascii="Arial" w:hAnsi="Arial" w:cs="Arial"/>
          <w:sz w:val="24"/>
          <w:szCs w:val="24"/>
        </w:rPr>
        <w:t xml:space="preserve">. </w:t>
      </w:r>
      <w:r w:rsidRPr="002F484C">
        <w:rPr>
          <w:rFonts w:ascii="Arial" w:hAnsi="Arial" w:cs="Arial"/>
          <w:sz w:val="24"/>
          <w:szCs w:val="24"/>
        </w:rPr>
        <w:t xml:space="preserve">Cerca de </w:t>
      </w:r>
      <w:r w:rsidR="00AB6D1E">
        <w:rPr>
          <w:rFonts w:ascii="Arial" w:hAnsi="Arial" w:cs="Arial"/>
          <w:sz w:val="24"/>
          <w:szCs w:val="24"/>
        </w:rPr>
        <w:t>93</w:t>
      </w:r>
      <w:r w:rsidRPr="002F484C">
        <w:rPr>
          <w:rFonts w:ascii="Arial" w:hAnsi="Arial" w:cs="Arial"/>
          <w:sz w:val="24"/>
          <w:szCs w:val="24"/>
        </w:rPr>
        <w:t>% dos participantes</w:t>
      </w:r>
      <w:r w:rsidR="00AB6D1E">
        <w:rPr>
          <w:rFonts w:ascii="Arial" w:hAnsi="Arial" w:cs="Arial"/>
          <w:sz w:val="24"/>
          <w:szCs w:val="24"/>
        </w:rPr>
        <w:t>,</w:t>
      </w:r>
      <w:r>
        <w:rPr>
          <w:rFonts w:ascii="Arial" w:hAnsi="Arial" w:cs="Arial"/>
          <w:sz w:val="24"/>
          <w:szCs w:val="24"/>
        </w:rPr>
        <w:t xml:space="preserve"> </w:t>
      </w:r>
      <w:r w:rsidRPr="002F484C">
        <w:rPr>
          <w:rFonts w:ascii="Arial" w:hAnsi="Arial" w:cs="Arial"/>
          <w:sz w:val="24"/>
          <w:szCs w:val="24"/>
        </w:rPr>
        <w:t>reconheceram essas funcionalidades como essenciais para possibilitar a adaptação do ambiente digital às condições e preferências individuais do usuário, reforçando a relevância de mecanismos de customização como estratégia para ampliação de usabilidade e flexibilidade de uso.</w:t>
      </w:r>
      <w:r>
        <w:rPr>
          <w:rFonts w:ascii="Arial" w:hAnsi="Arial" w:cs="Arial"/>
          <w:sz w:val="24"/>
          <w:szCs w:val="24"/>
        </w:rPr>
        <w:t xml:space="preserve"> </w:t>
      </w:r>
    </w:p>
    <w:p w14:paraId="007161E3" w14:textId="77777777" w:rsidR="00744EEC" w:rsidRDefault="00744EEC" w:rsidP="00160387">
      <w:pPr>
        <w:pBdr>
          <w:top w:val="nil"/>
          <w:left w:val="nil"/>
          <w:bottom w:val="nil"/>
          <w:right w:val="nil"/>
          <w:between w:val="nil"/>
        </w:pBdr>
        <w:spacing w:after="0" w:line="360" w:lineRule="auto"/>
        <w:ind w:firstLine="709"/>
        <w:jc w:val="both"/>
        <w:rPr>
          <w:rFonts w:ascii="Arial" w:hAnsi="Arial" w:cs="Arial"/>
          <w:sz w:val="24"/>
          <w:szCs w:val="24"/>
        </w:rPr>
      </w:pPr>
    </w:p>
    <w:p w14:paraId="1F7FD0C9" w14:textId="7EEE0731" w:rsidR="00E063EF" w:rsidRDefault="00AB6D1E" w:rsidP="00A20A60">
      <w:pPr>
        <w:pStyle w:val="Legenda"/>
      </w:pPr>
      <w:bookmarkStart w:id="231" w:name="_Ref219358911"/>
      <w:r>
        <w:lastRenderedPageBreak/>
        <w:t xml:space="preserve">     </w:t>
      </w:r>
      <w:r w:rsidR="005D6F7F">
        <w:t xml:space="preserve">               </w:t>
      </w:r>
      <w:r w:rsidR="00D0028A">
        <w:t xml:space="preserve">  </w:t>
      </w:r>
      <w:r w:rsidR="005D6F7F">
        <w:t xml:space="preserve"> </w:t>
      </w:r>
      <w:bookmarkStart w:id="232" w:name="_Toc223367434"/>
      <w:r w:rsidR="00E063EF">
        <w:t xml:space="preserve">Figura </w:t>
      </w:r>
      <w:fldSimple w:instr=" SEQ Figura \* ARABIC ">
        <w:r w:rsidR="00F06553">
          <w:rPr>
            <w:noProof/>
          </w:rPr>
          <w:t>38</w:t>
        </w:r>
      </w:fldSimple>
      <w:bookmarkEnd w:id="231"/>
      <w:r w:rsidR="00E063EF">
        <w:t xml:space="preserve"> - </w:t>
      </w:r>
      <w:r w:rsidR="00E063EF" w:rsidRPr="00267143">
        <w:t xml:space="preserve">Distribuição das respostas à questão </w:t>
      </w:r>
      <w:r w:rsidR="00E063EF">
        <w:t>5.2 do</w:t>
      </w:r>
      <w:r w:rsidR="00E063EF" w:rsidRPr="00267143">
        <w:t xml:space="preserve"> questionário</w:t>
      </w:r>
      <w:bookmarkEnd w:id="232"/>
    </w:p>
    <w:p w14:paraId="0F4D0A52" w14:textId="77777777" w:rsidR="00160387" w:rsidRDefault="00160387" w:rsidP="00AB6D1E">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5C5374F2" wp14:editId="54A36A75">
            <wp:extent cx="4429125" cy="2628900"/>
            <wp:effectExtent l="0" t="0" r="9525" b="0"/>
            <wp:docPr id="1974386675" name="Gráfico 1" descr="Figura com um gráfico de barra com percentuais referentes à distribuição das respostas do questionário referente ao item 5.2">
              <a:extLst xmlns:a="http://schemas.openxmlformats.org/drawingml/2006/main">
                <a:ext uri="{FF2B5EF4-FFF2-40B4-BE49-F238E27FC236}">
                  <a16:creationId xmlns:a16="http://schemas.microsoft.com/office/drawing/2014/main" id="{A4FB8B96-FF52-C9F6-5DD5-0DA34D225E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65246E65" w14:textId="133C12F0" w:rsidR="00E063EF"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AB6D1E">
        <w:rPr>
          <w:rFonts w:ascii="Arial" w:hAnsi="Arial" w:cs="Arial"/>
        </w:rPr>
        <w:t xml:space="preserve">     </w:t>
      </w:r>
      <w:r w:rsidR="00D0028A">
        <w:rPr>
          <w:rFonts w:ascii="Arial" w:hAnsi="Arial" w:cs="Arial"/>
        </w:rPr>
        <w:t xml:space="preserve">  </w:t>
      </w:r>
      <w:r w:rsidR="00AB6D1E">
        <w:rPr>
          <w:rFonts w:ascii="Arial" w:hAnsi="Arial" w:cs="Arial"/>
        </w:rPr>
        <w:t xml:space="preserve"> </w:t>
      </w:r>
      <w:r w:rsidRPr="00765787">
        <w:rPr>
          <w:rFonts w:ascii="Arial" w:hAnsi="Arial" w:cs="Arial"/>
        </w:rPr>
        <w:t>Fonte: O autor (2026).</w:t>
      </w:r>
    </w:p>
    <w:p w14:paraId="5DB37967" w14:textId="04AD348E" w:rsidR="00160387" w:rsidRPr="002F484C" w:rsidRDefault="00160387" w:rsidP="00937144">
      <w:pPr>
        <w:pStyle w:val="Ttulo3"/>
      </w:pPr>
      <w:bookmarkStart w:id="233" w:name="_Toc223367671"/>
      <w:r w:rsidRPr="002F484C">
        <w:t>Intenção de uso futuro e recomendação</w:t>
      </w:r>
      <w:bookmarkEnd w:id="233"/>
    </w:p>
    <w:p w14:paraId="49453A6F" w14:textId="26575C73"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Por fim, os dados indicam elevada intenção de uso futuro e recomendação. </w:t>
      </w:r>
      <w:r w:rsidR="00954903">
        <w:rPr>
          <w:rFonts w:ascii="Arial" w:hAnsi="Arial" w:cs="Arial"/>
          <w:sz w:val="24"/>
          <w:szCs w:val="24"/>
        </w:rPr>
        <w:t xml:space="preserve">Observa-se na </w:t>
      </w:r>
      <w:r w:rsidR="00CA7996">
        <w:rPr>
          <w:rFonts w:ascii="Arial" w:hAnsi="Arial" w:cs="Arial"/>
          <w:sz w:val="24"/>
          <w:szCs w:val="24"/>
        </w:rPr>
        <w:t xml:space="preserve">Figura 39 </w:t>
      </w:r>
      <w:r w:rsidR="00954903">
        <w:rPr>
          <w:rFonts w:ascii="Arial" w:hAnsi="Arial" w:cs="Arial"/>
          <w:sz w:val="24"/>
          <w:szCs w:val="24"/>
        </w:rPr>
        <w:t>que cerca de 90%</w:t>
      </w:r>
      <w:r w:rsidRPr="002F484C">
        <w:rPr>
          <w:rFonts w:ascii="Arial" w:hAnsi="Arial" w:cs="Arial"/>
          <w:sz w:val="24"/>
          <w:szCs w:val="24"/>
        </w:rPr>
        <w:t xml:space="preserve"> dos respondentes afirmaram que integrariam a MobileDU em novos projetos Android para agilizar a implementação de recursos de acessibilidade, além de recomendar tanto o curso quanto a biblioteca a outros desenvolvedores e designers. Neste capítulo, esse resultado é apresentado como evidência da percepção de valor e aceitabilidade do artefato no contexto educacional e prático em que foi aplicado.</w:t>
      </w:r>
    </w:p>
    <w:p w14:paraId="5DA8B5BD" w14:textId="71F81804" w:rsidR="00E063EF" w:rsidRDefault="00471A8B" w:rsidP="00A20A60">
      <w:pPr>
        <w:pStyle w:val="Legenda"/>
      </w:pPr>
      <w:r>
        <w:t xml:space="preserve">    </w:t>
      </w:r>
      <w:bookmarkStart w:id="234" w:name="_Ref219359045"/>
      <w:r w:rsidR="005D6F7F">
        <w:t xml:space="preserve">                </w:t>
      </w:r>
      <w:r w:rsidR="00D0028A">
        <w:t xml:space="preserve">   </w:t>
      </w:r>
      <w:r w:rsidR="005D6F7F">
        <w:t xml:space="preserve"> </w:t>
      </w:r>
      <w:bookmarkStart w:id="235" w:name="_Toc223367435"/>
      <w:r w:rsidR="00E063EF">
        <w:t xml:space="preserve">Figura </w:t>
      </w:r>
      <w:fldSimple w:instr=" SEQ Figura \* ARABIC ">
        <w:r w:rsidR="00F06553">
          <w:rPr>
            <w:noProof/>
          </w:rPr>
          <w:t>39</w:t>
        </w:r>
      </w:fldSimple>
      <w:bookmarkEnd w:id="234"/>
      <w:r w:rsidR="00E063EF">
        <w:t xml:space="preserve"> - </w:t>
      </w:r>
      <w:r w:rsidR="00E063EF" w:rsidRPr="004F7B64">
        <w:t xml:space="preserve">Distribuição das respostas à questão </w:t>
      </w:r>
      <w:r w:rsidR="00E063EF">
        <w:t>6.2</w:t>
      </w:r>
      <w:r w:rsidR="00E063EF" w:rsidRPr="004F7B64">
        <w:t xml:space="preserve"> do questionário</w:t>
      </w:r>
      <w:bookmarkEnd w:id="235"/>
    </w:p>
    <w:p w14:paraId="41601045" w14:textId="77777777" w:rsidR="00160387" w:rsidRDefault="00160387" w:rsidP="00471A8B">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70FA06EC" wp14:editId="2F0C5876">
            <wp:extent cx="4381500" cy="2628900"/>
            <wp:effectExtent l="0" t="0" r="0" b="0"/>
            <wp:docPr id="1118374186" name="Gráfico 1" descr="Figura com um gráfico de barra com percentuais referentes à distribuição das respostas do questionário referente ao item 6.2">
              <a:extLst xmlns:a="http://schemas.openxmlformats.org/drawingml/2006/main">
                <a:ext uri="{FF2B5EF4-FFF2-40B4-BE49-F238E27FC236}">
                  <a16:creationId xmlns:a16="http://schemas.microsoft.com/office/drawing/2014/main" id="{E6B6F2FA-42A1-8C7A-DBF7-3F9E77EE23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41ABF5C1" w14:textId="7E88F0FC" w:rsidR="00E063EF"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471A8B">
        <w:rPr>
          <w:rFonts w:ascii="Arial" w:hAnsi="Arial" w:cs="Arial"/>
        </w:rPr>
        <w:t xml:space="preserve">        </w:t>
      </w:r>
      <w:r w:rsidRPr="00765787">
        <w:rPr>
          <w:rFonts w:ascii="Arial" w:hAnsi="Arial" w:cs="Arial"/>
        </w:rPr>
        <w:t>Fonte: O autor (2026).</w:t>
      </w:r>
    </w:p>
    <w:p w14:paraId="15238882" w14:textId="2D5EF4FF" w:rsidR="00160387" w:rsidRPr="002F484C" w:rsidRDefault="00160387" w:rsidP="00523255">
      <w:pPr>
        <w:pStyle w:val="Ttulo2"/>
      </w:pPr>
      <w:bookmarkStart w:id="236" w:name="_Toc223367672"/>
      <w:r w:rsidRPr="002F484C">
        <w:lastRenderedPageBreak/>
        <w:t>Transparência e rastreabilidade dos dados</w:t>
      </w:r>
      <w:bookmarkEnd w:id="236"/>
    </w:p>
    <w:p w14:paraId="0F388FAA" w14:textId="2451744C"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Os resultados apresentados nest</w:t>
      </w:r>
      <w:r w:rsidR="001C5A42">
        <w:rPr>
          <w:rFonts w:ascii="Arial" w:hAnsi="Arial" w:cs="Arial"/>
          <w:sz w:val="24"/>
          <w:szCs w:val="24"/>
        </w:rPr>
        <w:t>a sessão</w:t>
      </w:r>
      <w:r w:rsidRPr="002F484C">
        <w:rPr>
          <w:rFonts w:ascii="Arial" w:hAnsi="Arial" w:cs="Arial"/>
          <w:sz w:val="24"/>
          <w:szCs w:val="24"/>
        </w:rPr>
        <w:t xml:space="preserve"> foram sintetizados a partir das respostas ao questionário aplicado ao final do curso de extensão. O instrumento completo, o quadro consolidado com a distribuição das respostas por questão e os dados utilizados para geração dos gráficos encontram-se disponibilizados no </w:t>
      </w:r>
      <w:r w:rsidRPr="0086524D">
        <w:rPr>
          <w:rFonts w:ascii="Arial" w:hAnsi="Arial" w:cs="Arial"/>
          <w:sz w:val="24"/>
          <w:szCs w:val="24"/>
        </w:rPr>
        <w:t>Apêndice D e todos os gráficos gerados a partir dessas informações, no Apêndice E, de modo a assegurar transparência, rastreabilidade e reprodutibilidade da análise realizada.</w:t>
      </w:r>
    </w:p>
    <w:p w14:paraId="6E3AD6EF" w14:textId="533B1449" w:rsidR="00B539B8" w:rsidRPr="00D0028A" w:rsidRDefault="00B539B8" w:rsidP="00523255">
      <w:pPr>
        <w:pStyle w:val="Ttulo2"/>
      </w:pPr>
      <w:bookmarkStart w:id="237" w:name="_Toc223367673"/>
      <w:r w:rsidRPr="00D0028A">
        <w:t>Ameaças à validade</w:t>
      </w:r>
      <w:bookmarkEnd w:id="237"/>
    </w:p>
    <w:p w14:paraId="7CE1D49B" w14:textId="77777777" w:rsidR="00B539B8" w:rsidRPr="00D0028A" w:rsidRDefault="00B539B8" w:rsidP="00B539B8">
      <w:pPr>
        <w:pBdr>
          <w:top w:val="nil"/>
          <w:left w:val="nil"/>
          <w:bottom w:val="nil"/>
          <w:right w:val="nil"/>
          <w:between w:val="nil"/>
        </w:pBdr>
        <w:spacing w:after="0" w:line="360" w:lineRule="auto"/>
        <w:ind w:firstLine="709"/>
        <w:jc w:val="both"/>
        <w:rPr>
          <w:rFonts w:ascii="Arial" w:hAnsi="Arial" w:cs="Arial"/>
          <w:sz w:val="24"/>
          <w:szCs w:val="24"/>
        </w:rPr>
      </w:pPr>
      <w:r w:rsidRPr="00D0028A">
        <w:rPr>
          <w:rFonts w:ascii="Arial" w:hAnsi="Arial" w:cs="Arial"/>
          <w:sz w:val="24"/>
          <w:szCs w:val="24"/>
        </w:rPr>
        <w:t>Como toda pesquisa empírica de natureza aplicada, a validação da biblioteca MobileDU está sujeita a limitações que devem ser explicitadas a fim de assegurar transparência metodológica.</w:t>
      </w:r>
    </w:p>
    <w:p w14:paraId="47889E11" w14:textId="2033237C" w:rsidR="00B539B8" w:rsidRPr="00D0028A" w:rsidRDefault="00B539B8" w:rsidP="00B539B8">
      <w:pPr>
        <w:pBdr>
          <w:top w:val="nil"/>
          <w:left w:val="nil"/>
          <w:bottom w:val="nil"/>
          <w:right w:val="nil"/>
          <w:between w:val="nil"/>
        </w:pBdr>
        <w:spacing w:after="0" w:line="360" w:lineRule="auto"/>
        <w:ind w:firstLine="709"/>
        <w:jc w:val="both"/>
        <w:rPr>
          <w:rFonts w:ascii="Arial" w:hAnsi="Arial" w:cs="Arial"/>
          <w:sz w:val="24"/>
          <w:szCs w:val="24"/>
        </w:rPr>
      </w:pPr>
      <w:r w:rsidRPr="00D0028A">
        <w:rPr>
          <w:rFonts w:ascii="Arial" w:hAnsi="Arial" w:cs="Arial"/>
          <w:b/>
          <w:bCs/>
          <w:sz w:val="24"/>
          <w:szCs w:val="24"/>
        </w:rPr>
        <w:t>Validade interna</w:t>
      </w:r>
      <w:r w:rsidRPr="00D0028A">
        <w:rPr>
          <w:rFonts w:ascii="Arial" w:hAnsi="Arial" w:cs="Arial"/>
          <w:sz w:val="24"/>
          <w:szCs w:val="24"/>
        </w:rPr>
        <w:t xml:space="preserve"> - A validação empírica foi conduzida no contexto de um curso de extensão estruturado, no qual os participantes receberam orientação, suporte tutorial e acompanhamento técnico ao longo das atividades. Esse ambiente controlado pode ter influenciado positivamente a percepção dos participantes sobre a facilidade de integração e uso da biblioteca, uma vez que dúvidas e dificuldades foram mediadas por tutores. Além disso, parte dos participantes possuía níveis distintos de experiência em programação, o que pode ter influenciado suas respostas quanto à percepção de facilidade ou complexidade.</w:t>
      </w:r>
    </w:p>
    <w:p w14:paraId="1FDC1C56" w14:textId="5D8FC19C" w:rsidR="00B539B8" w:rsidRPr="00D0028A" w:rsidRDefault="00B539B8" w:rsidP="00B539B8">
      <w:pPr>
        <w:pBdr>
          <w:top w:val="nil"/>
          <w:left w:val="nil"/>
          <w:bottom w:val="nil"/>
          <w:right w:val="nil"/>
          <w:between w:val="nil"/>
        </w:pBdr>
        <w:spacing w:after="0" w:line="360" w:lineRule="auto"/>
        <w:ind w:firstLine="709"/>
        <w:jc w:val="both"/>
        <w:rPr>
          <w:rFonts w:ascii="Arial" w:hAnsi="Arial" w:cs="Arial"/>
          <w:sz w:val="24"/>
          <w:szCs w:val="24"/>
        </w:rPr>
      </w:pPr>
      <w:r w:rsidRPr="00D0028A">
        <w:rPr>
          <w:rFonts w:ascii="Arial" w:hAnsi="Arial" w:cs="Arial"/>
          <w:b/>
          <w:bCs/>
          <w:sz w:val="24"/>
          <w:szCs w:val="24"/>
        </w:rPr>
        <w:t xml:space="preserve">Validade externa - </w:t>
      </w:r>
      <w:r w:rsidRPr="00D0028A">
        <w:rPr>
          <w:rFonts w:ascii="Arial" w:hAnsi="Arial" w:cs="Arial"/>
          <w:sz w:val="24"/>
          <w:szCs w:val="24"/>
        </w:rPr>
        <w:t xml:space="preserve">A amostra considerada corresponde aos 41 participantes concluintes do curso, os quais constituem um público com perfil predominantemente técnico e interesse prévio em desenvolvimento </w:t>
      </w:r>
      <w:r w:rsidRPr="00D0028A">
        <w:rPr>
          <w:rFonts w:ascii="Arial" w:hAnsi="Arial" w:cs="Arial"/>
          <w:i/>
          <w:iCs/>
          <w:sz w:val="24"/>
          <w:szCs w:val="24"/>
        </w:rPr>
        <w:t>mobile</w:t>
      </w:r>
      <w:r w:rsidRPr="00D0028A">
        <w:rPr>
          <w:rFonts w:ascii="Arial" w:hAnsi="Arial" w:cs="Arial"/>
          <w:sz w:val="24"/>
          <w:szCs w:val="24"/>
        </w:rPr>
        <w:t xml:space="preserve"> e acessibilidade. Embora esse perfil seja coerente com o público-alvo da biblioteca, os resultados não podem ser generalizados automaticamente para todos os desenvolvedores Android ou para contextos industriais distintos do ambiente formativo adotado. Ademais, o curso foi ofertado em modalidade EaD, o que pode introduzir características específicas relacionadas à dinâmica de aprendizagem e engajamento.</w:t>
      </w:r>
    </w:p>
    <w:p w14:paraId="2BB0F66D" w14:textId="65D20511" w:rsidR="00B539B8" w:rsidRPr="00D0028A" w:rsidRDefault="00B539B8" w:rsidP="00B539B8">
      <w:pPr>
        <w:pBdr>
          <w:top w:val="nil"/>
          <w:left w:val="nil"/>
          <w:bottom w:val="nil"/>
          <w:right w:val="nil"/>
          <w:between w:val="nil"/>
        </w:pBdr>
        <w:spacing w:after="0" w:line="360" w:lineRule="auto"/>
        <w:ind w:firstLine="709"/>
        <w:jc w:val="both"/>
        <w:rPr>
          <w:rFonts w:ascii="Arial" w:hAnsi="Arial" w:cs="Arial"/>
          <w:sz w:val="24"/>
          <w:szCs w:val="24"/>
        </w:rPr>
      </w:pPr>
      <w:r w:rsidRPr="00D0028A">
        <w:rPr>
          <w:rFonts w:ascii="Arial" w:hAnsi="Arial" w:cs="Arial"/>
          <w:b/>
          <w:bCs/>
          <w:sz w:val="24"/>
          <w:szCs w:val="24"/>
        </w:rPr>
        <w:t xml:space="preserve">Validade de construção </w:t>
      </w:r>
      <w:r w:rsidRPr="00D0028A">
        <w:rPr>
          <w:rFonts w:ascii="Arial" w:hAnsi="Arial" w:cs="Arial"/>
          <w:sz w:val="24"/>
          <w:szCs w:val="24"/>
        </w:rPr>
        <w:t>-</w:t>
      </w:r>
      <w:r w:rsidRPr="00D0028A">
        <w:rPr>
          <w:rFonts w:ascii="Arial" w:hAnsi="Arial" w:cs="Arial"/>
          <w:b/>
          <w:bCs/>
          <w:sz w:val="24"/>
          <w:szCs w:val="24"/>
        </w:rPr>
        <w:t xml:space="preserve"> </w:t>
      </w:r>
      <w:r w:rsidRPr="00D0028A">
        <w:rPr>
          <w:rFonts w:ascii="Arial" w:hAnsi="Arial" w:cs="Arial"/>
          <w:sz w:val="24"/>
          <w:szCs w:val="24"/>
        </w:rPr>
        <w:t xml:space="preserve">A coleta de dados foi realizada por meio de questionário estruturado com escala Likert, instrumento amplamente utilizado para mensuração de percepções e atitudes. Entretanto, por tratar-se de medida baseada </w:t>
      </w:r>
      <w:r w:rsidRPr="00D0028A">
        <w:rPr>
          <w:rFonts w:ascii="Arial" w:hAnsi="Arial" w:cs="Arial"/>
          <w:sz w:val="24"/>
          <w:szCs w:val="24"/>
        </w:rPr>
        <w:lastRenderedPageBreak/>
        <w:t>em autopercepção, as respostas podem refletir impressões subjetivas dos participantes, e não necessariamente métricas objetivas de desempenho ou produtividade. Ainda que o questionário tenha sido aplicado após a realização de atividades práticas com uso efetivo da biblioteca, permanece a possibilidade de viés de resposta associado à desejabilidade social ou à experiência positiva com o curso.</w:t>
      </w:r>
    </w:p>
    <w:p w14:paraId="4574E80D" w14:textId="26B82038" w:rsidR="00B539B8" w:rsidRPr="00D0028A" w:rsidRDefault="00B539B8" w:rsidP="00B539B8">
      <w:pPr>
        <w:pBdr>
          <w:top w:val="nil"/>
          <w:left w:val="nil"/>
          <w:bottom w:val="nil"/>
          <w:right w:val="nil"/>
          <w:between w:val="nil"/>
        </w:pBdr>
        <w:spacing w:after="0" w:line="360" w:lineRule="auto"/>
        <w:ind w:firstLine="709"/>
        <w:jc w:val="both"/>
        <w:rPr>
          <w:rFonts w:ascii="Arial" w:hAnsi="Arial" w:cs="Arial"/>
          <w:sz w:val="24"/>
          <w:szCs w:val="24"/>
        </w:rPr>
      </w:pPr>
      <w:r w:rsidRPr="00D0028A">
        <w:rPr>
          <w:rFonts w:ascii="Arial" w:hAnsi="Arial" w:cs="Arial"/>
          <w:b/>
          <w:bCs/>
          <w:sz w:val="24"/>
          <w:szCs w:val="24"/>
        </w:rPr>
        <w:t xml:space="preserve">Validade de conclusão - </w:t>
      </w:r>
      <w:r w:rsidRPr="00D0028A">
        <w:rPr>
          <w:rFonts w:ascii="Arial" w:hAnsi="Arial" w:cs="Arial"/>
          <w:sz w:val="24"/>
          <w:szCs w:val="24"/>
        </w:rPr>
        <w:t>A análise realizada tem caráter predominantemente descritivo, com agrupamento de categorias de concordância para identificação de tendências gerais. O estudo não teve como objetivo realizar testes estatísticos inferenciais ou estabelecer relações de causalidade, mas verificar evidências de viabilidade técnica e utilidade percebida. Dessa forma, as conclusões devem ser interpretadas no contexto do escopo aplicado da pesquisa.</w:t>
      </w:r>
    </w:p>
    <w:p w14:paraId="30F71B4E" w14:textId="77777777" w:rsidR="00B539B8" w:rsidRPr="00B539B8" w:rsidRDefault="00B539B8" w:rsidP="00B539B8">
      <w:pPr>
        <w:pBdr>
          <w:top w:val="nil"/>
          <w:left w:val="nil"/>
          <w:bottom w:val="nil"/>
          <w:right w:val="nil"/>
          <w:between w:val="nil"/>
        </w:pBdr>
        <w:spacing w:after="0" w:line="360" w:lineRule="auto"/>
        <w:ind w:firstLine="709"/>
        <w:jc w:val="both"/>
        <w:rPr>
          <w:rFonts w:ascii="Arial" w:hAnsi="Arial" w:cs="Arial"/>
          <w:sz w:val="24"/>
          <w:szCs w:val="24"/>
        </w:rPr>
      </w:pPr>
      <w:r w:rsidRPr="00D0028A">
        <w:rPr>
          <w:rFonts w:ascii="Arial" w:hAnsi="Arial" w:cs="Arial"/>
          <w:sz w:val="24"/>
          <w:szCs w:val="24"/>
        </w:rPr>
        <w:t>Apesar dessas limitações, entende-se que a combinação entre uso prático da biblioteca em projeto real, participação de desenvolvedores externos ao processo de construção do artefato e transparência na disponibilização dos dados contribui para fortalecer a confiabilidade dos resultados apresentados.</w:t>
      </w:r>
    </w:p>
    <w:p w14:paraId="2E8A1D93" w14:textId="77777777" w:rsidR="00160387" w:rsidRDefault="00160387">
      <w:pPr>
        <w:rPr>
          <w:rFonts w:ascii="Arial" w:hAnsi="Arial" w:cs="Arial"/>
          <w:sz w:val="24"/>
          <w:szCs w:val="24"/>
        </w:rPr>
      </w:pPr>
      <w:r>
        <w:rPr>
          <w:rFonts w:ascii="Arial" w:hAnsi="Arial" w:cs="Arial"/>
          <w:sz w:val="24"/>
          <w:szCs w:val="24"/>
        </w:rPr>
        <w:br w:type="page"/>
      </w:r>
    </w:p>
    <w:p w14:paraId="67AB71AC" w14:textId="02133773" w:rsidR="00952347" w:rsidRDefault="00347949" w:rsidP="00B539B8">
      <w:pPr>
        <w:pStyle w:val="Ttulo1"/>
      </w:pPr>
      <w:bookmarkStart w:id="238" w:name="_Toc223367674"/>
      <w:r>
        <w:lastRenderedPageBreak/>
        <w:t>CONCLUSÃO</w:t>
      </w:r>
      <w:bookmarkEnd w:id="238"/>
    </w:p>
    <w:p w14:paraId="1EA80963" w14:textId="3FE18352" w:rsidR="005875F0" w:rsidRP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 xml:space="preserve">Esta tese teve como objetivo investigar e contribuir para a incorporação sistemática dos princípios de Desenho Universal (DU) e da acessibilidade digital no desenvolvimento de aplicativos móveis, </w:t>
      </w:r>
      <w:r w:rsidR="00BF6D98">
        <w:rPr>
          <w:rFonts w:ascii="Arial" w:hAnsi="Arial" w:cs="Arial"/>
          <w:sz w:val="24"/>
          <w:szCs w:val="24"/>
        </w:rPr>
        <w:t>buscando superar</w:t>
      </w:r>
      <w:r w:rsidRPr="005875F0">
        <w:rPr>
          <w:rFonts w:ascii="Arial" w:hAnsi="Arial" w:cs="Arial"/>
          <w:sz w:val="24"/>
          <w:szCs w:val="24"/>
        </w:rPr>
        <w:t xml:space="preserve"> abordagens fragmentadas, reativas ou centradas exclusivamente em perfis específicos de usuários. Para atingir esse objetivo, o trabalho foi estruturado em dois eixos complementares e indissociáveis: (i) a análise, complementação e sistematização de diretrizes voltadas à configuração e personalização de aplicativos móveis sob a perspectiva do Desenho Universal; e (ii) a materialização de parte dessas diretrizes em um artefato tecnológico reutilizável, a biblioteca MobileDU, desenvolvida para a plataforma Android.</w:t>
      </w:r>
    </w:p>
    <w:p w14:paraId="2F7CE05A" w14:textId="77777777" w:rsidR="005875F0" w:rsidRP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Os resultados obtidos ao longo da pesquisa indicam que a articulação entre diretrizes conceituais e sua operacionalização por meio de uma biblioteca de software constitui uma estratégia viável para reduzir a distância historicamente observada entre recomendações normativas de acessibilidade e sua aplicação efetiva no desenvolvimento de sistemas móveis.</w:t>
      </w:r>
    </w:p>
    <w:p w14:paraId="7247EC76" w14:textId="090FF0DB" w:rsidR="005875F0" w:rsidRPr="005875F0" w:rsidRDefault="005875F0" w:rsidP="00523255">
      <w:pPr>
        <w:pStyle w:val="Ttulo2"/>
      </w:pPr>
      <w:bookmarkStart w:id="239" w:name="_Toc223367675"/>
      <w:r>
        <w:t>Con</w:t>
      </w:r>
      <w:r w:rsidRPr="005875F0">
        <w:t>tribuições conceituais e normativas: diretrizes de configuração sob a ótica do Desenho Universal</w:t>
      </w:r>
      <w:bookmarkEnd w:id="239"/>
    </w:p>
    <w:p w14:paraId="4C476C45" w14:textId="1C2661F8" w:rsidR="005875F0" w:rsidRP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Uma das principais contribuições desta pesquisa consiste na análise crítica e comparativa de diretrizes nacionais e internacionais relacionadas à acessibilidade digital e ao Desenho Universal, evidenciando convergências, lacunas e limitações das propostas existentes. Os resultados desse levantamento indicaram que</w:t>
      </w:r>
      <w:r w:rsidR="00BF6D98">
        <w:rPr>
          <w:rFonts w:ascii="Arial" w:hAnsi="Arial" w:cs="Arial"/>
          <w:sz w:val="24"/>
          <w:szCs w:val="24"/>
        </w:rPr>
        <w:t xml:space="preserve">, no conjunto de propostas </w:t>
      </w:r>
      <w:r w:rsidR="002D2C91">
        <w:rPr>
          <w:rFonts w:ascii="Arial" w:hAnsi="Arial" w:cs="Arial"/>
          <w:sz w:val="24"/>
          <w:szCs w:val="24"/>
        </w:rPr>
        <w:t xml:space="preserve">analisadas, </w:t>
      </w:r>
      <w:r w:rsidR="002D2C91" w:rsidRPr="005875F0">
        <w:rPr>
          <w:rFonts w:ascii="Arial" w:hAnsi="Arial" w:cs="Arial"/>
          <w:sz w:val="24"/>
          <w:szCs w:val="24"/>
        </w:rPr>
        <w:t>grande</w:t>
      </w:r>
      <w:r w:rsidRPr="005875F0">
        <w:rPr>
          <w:rFonts w:ascii="Arial" w:hAnsi="Arial" w:cs="Arial"/>
          <w:sz w:val="24"/>
          <w:szCs w:val="24"/>
        </w:rPr>
        <w:t xml:space="preserve"> parte das abordagens atuais ainda se concentra em soluções específicas para determinados tipos de deficiência ou em adaptações pontuais realizadas após a concepção do sistema, em contraste com a abordagem proativa e abrangente proposta pelo Desenho Universal.</w:t>
      </w:r>
    </w:p>
    <w:p w14:paraId="6B116137" w14:textId="77777777" w:rsidR="005875F0" w:rsidRP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Nesse contexto, a tese avançou ao complementar e reorganizar uma lista de diretrizes, com foco especial em diretrizes configuráveis, que permitem ao próprio usuário ajustar o aplicativo às suas condições, preferências e contextos de uso. Essa lista foi organizada em categorias funcionais — como texto, ambiente, som, contraste, entre outras — de modo a facilitar tanto a compreensão conceitual quanto a aplicação prática por parte de desenvolvedores e designers.</w:t>
      </w:r>
    </w:p>
    <w:p w14:paraId="14CB6622" w14:textId="77777777" w:rsid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lastRenderedPageBreak/>
        <w:t>Ressalta-se que a lista de diretrizes complementada constitui, por si só, uma contribuição científica relevante do trabalho, independentemente da existência da biblioteca MobileDU. Trata-se de um referencial aberto e evolutivo, que pode ser utilizado como base para o desenvolvimento de soluções</w:t>
      </w:r>
      <w:r w:rsidRPr="005875F0">
        <w:t xml:space="preserve"> </w:t>
      </w:r>
      <w:r w:rsidRPr="005875F0">
        <w:rPr>
          <w:rFonts w:ascii="Arial" w:hAnsi="Arial" w:cs="Arial"/>
          <w:sz w:val="24"/>
          <w:szCs w:val="24"/>
        </w:rPr>
        <w:t>acessíveis em diferentes contextos tecnológicos, reforçando a compreensão de que o Desenho Universal deve ser tratado como elemento estruturante do projeto de aplicativos móveis, e não como uma etapa corretiva ou acessória do processo de desenvolvimento.</w:t>
      </w:r>
    </w:p>
    <w:p w14:paraId="2E5E5438" w14:textId="77777777" w:rsidR="005875F0" w:rsidRP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p>
    <w:p w14:paraId="2B567C3E" w14:textId="79483E77" w:rsidR="005875F0" w:rsidRPr="005875F0" w:rsidRDefault="005875F0" w:rsidP="00523255">
      <w:pPr>
        <w:pStyle w:val="Ttulo2"/>
      </w:pPr>
      <w:bookmarkStart w:id="240" w:name="_Toc223367676"/>
      <w:r w:rsidRPr="005875F0">
        <w:t>Contribuiç</w:t>
      </w:r>
      <w:r w:rsidR="00FE724C">
        <w:t>ão</w:t>
      </w:r>
      <w:r w:rsidRPr="005875F0">
        <w:t xml:space="preserve"> tecnológica: materialização das diretrizes na biblioteca MobileDU</w:t>
      </w:r>
      <w:bookmarkEnd w:id="240"/>
    </w:p>
    <w:p w14:paraId="2FE92653" w14:textId="77777777" w:rsidR="005875F0" w:rsidRP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Como segundo eixo de contribuição, esta tese apresentou o desenvolvimento da biblioteca MobileDU, concebida como um artefato tecnológico destinado a operacionalizar, de forma sistemática, parte das diretrizes levantadas e complementadas ao longo da pesquisa. A MobileDU não se propõe a substituir as diretrizes teóricas, mas a materializá-las em uma arquitetura reutilizável, reduzindo a distância entre recomendações conceituais e sua aplicação prática no desenvolvimento de software.</w:t>
      </w:r>
    </w:p>
    <w:p w14:paraId="1E7002CA" w14:textId="303F95BA" w:rsidR="005875F0" w:rsidRP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 xml:space="preserve">Do ponto de vista técnico, a MobileDU foi projetada como uma biblioteca — e não como um </w:t>
      </w:r>
      <w:r w:rsidRPr="00E56FDF">
        <w:rPr>
          <w:rFonts w:ascii="Arial" w:hAnsi="Arial" w:cs="Arial"/>
          <w:i/>
          <w:iCs/>
          <w:sz w:val="24"/>
          <w:szCs w:val="24"/>
        </w:rPr>
        <w:t>framework</w:t>
      </w:r>
      <w:r w:rsidRPr="005875F0">
        <w:rPr>
          <w:rFonts w:ascii="Arial" w:hAnsi="Arial" w:cs="Arial"/>
          <w:sz w:val="24"/>
          <w:szCs w:val="24"/>
        </w:rPr>
        <w:t xml:space="preserve"> — adotando uma arquitetura em camadas orientada à separação de responsabilidades, extensibilidade e baixo acoplamento com o aplicativo cliente. Essa arquitetura possibilita o tratamento transversal da acessibilidade, por meio de mecanismos integrados de configuração, orquestração e aplicação automática das preferências do usuário, além de serviços assistivos e processos de inicialização automática</w:t>
      </w:r>
      <w:r w:rsidR="00BF6D98">
        <w:rPr>
          <w:rFonts w:ascii="Arial" w:hAnsi="Arial" w:cs="Arial"/>
          <w:sz w:val="24"/>
          <w:szCs w:val="24"/>
        </w:rPr>
        <w:t xml:space="preserve"> da biblioteca</w:t>
      </w:r>
      <w:r w:rsidRPr="005875F0">
        <w:rPr>
          <w:rFonts w:ascii="Arial" w:hAnsi="Arial" w:cs="Arial"/>
          <w:sz w:val="24"/>
          <w:szCs w:val="24"/>
        </w:rPr>
        <w:t>.</w:t>
      </w:r>
    </w:p>
    <w:p w14:paraId="4A27C18B" w14:textId="77777777"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A biblioteca incorpora, de forma concreta, princípios centrais do Desenho Universal, como autonomia, flexibilidade e personalização, ao disponibilizar um painel de configurações centralizado e aplicadores automáticos capazes de propagar as escolhas do usuário por todo o aplicativo. Dessa forma, a MobileDU se estabelece como um meio técnico para viabilizar, na prática, a adoção das diretrizes propostas, reduzindo o esforço cognitivo e operacional exigido do desenvolvedor e favorecendo a consistência da aplicação das configurações ao longo do sistema.</w:t>
      </w:r>
    </w:p>
    <w:p w14:paraId="70D0BED5" w14:textId="701EB08D" w:rsidR="007217EC" w:rsidRPr="007217EC" w:rsidRDefault="007217EC" w:rsidP="007A2546">
      <w:pPr>
        <w:pBdr>
          <w:top w:val="nil"/>
          <w:left w:val="nil"/>
          <w:bottom w:val="nil"/>
          <w:right w:val="nil"/>
          <w:between w:val="nil"/>
        </w:pBdr>
        <w:spacing w:after="0" w:line="360" w:lineRule="auto"/>
        <w:ind w:firstLine="709"/>
        <w:jc w:val="both"/>
        <w:rPr>
          <w:rFonts w:ascii="Arial" w:hAnsi="Arial" w:cs="Arial"/>
          <w:sz w:val="24"/>
          <w:szCs w:val="24"/>
        </w:rPr>
      </w:pPr>
      <w:r w:rsidRPr="007217EC">
        <w:rPr>
          <w:rFonts w:ascii="Arial" w:hAnsi="Arial" w:cs="Arial"/>
          <w:sz w:val="24"/>
          <w:szCs w:val="24"/>
        </w:rPr>
        <w:lastRenderedPageBreak/>
        <w:t>Como forma de ampliar o alcance e a continuidade da contribuição tecnológica, os códigos-fonte da biblioteca MobileDU serão disponibilizados publicamente em um repositório na plataforma GitHub</w:t>
      </w:r>
      <w:r w:rsidR="007A2546">
        <w:rPr>
          <w:rFonts w:ascii="Arial" w:hAnsi="Arial" w:cs="Arial"/>
          <w:sz w:val="24"/>
          <w:szCs w:val="24"/>
        </w:rPr>
        <w:t xml:space="preserve"> (disponível em: </w:t>
      </w:r>
      <w:hyperlink r:id="rId62" w:history="1">
        <w:r w:rsidR="007A2546" w:rsidRPr="007843E9">
          <w:rPr>
            <w:rStyle w:val="Hyperlink"/>
            <w:rFonts w:ascii="Arial" w:hAnsi="Arial" w:cs="Arial"/>
            <w:sz w:val="24"/>
            <w:szCs w:val="24"/>
          </w:rPr>
          <w:t>https://github.com/carloscoletto-academic/MobileDU/tree/main/MobileDU/Source/DU</w:t>
        </w:r>
      </w:hyperlink>
      <w:r w:rsidR="007A2546">
        <w:rPr>
          <w:rFonts w:ascii="Arial" w:hAnsi="Arial" w:cs="Arial"/>
          <w:sz w:val="24"/>
          <w:szCs w:val="24"/>
        </w:rPr>
        <w:t>)</w:t>
      </w:r>
      <w:r w:rsidRPr="007217EC">
        <w:rPr>
          <w:rFonts w:ascii="Arial" w:hAnsi="Arial" w:cs="Arial"/>
          <w:sz w:val="24"/>
          <w:szCs w:val="24"/>
        </w:rPr>
        <w:t>, permitindo que outros desenvolvedores, pesquisadores e comunidades interessadas possam analisar, utilizar, adaptar e aprimorar a biblioteca. Essa decisão reforça o caráter aberto, colaborativo e evolutivo da proposta, alinhando-se aos princípios de reutilização, transparência e evolução contínua de artefatos de software acadêmicos.</w:t>
      </w:r>
    </w:p>
    <w:p w14:paraId="1335E97E" w14:textId="02AB3832" w:rsidR="007217EC" w:rsidRPr="007217EC" w:rsidRDefault="007217EC" w:rsidP="007217EC">
      <w:pPr>
        <w:pBdr>
          <w:top w:val="nil"/>
          <w:left w:val="nil"/>
          <w:bottom w:val="nil"/>
          <w:right w:val="nil"/>
          <w:between w:val="nil"/>
        </w:pBdr>
        <w:spacing w:after="0" w:line="360" w:lineRule="auto"/>
        <w:ind w:firstLine="709"/>
        <w:jc w:val="both"/>
        <w:rPr>
          <w:rFonts w:ascii="Arial" w:hAnsi="Arial" w:cs="Arial"/>
          <w:sz w:val="24"/>
          <w:szCs w:val="24"/>
        </w:rPr>
      </w:pPr>
      <w:r w:rsidRPr="007217EC">
        <w:rPr>
          <w:rFonts w:ascii="Arial" w:hAnsi="Arial" w:cs="Arial"/>
          <w:sz w:val="24"/>
          <w:szCs w:val="24"/>
        </w:rPr>
        <w:t>Além da disponibilização da biblioteca, destaca-se como contribuição relevante desta pesquisa a concepção, oferta e validação de um curso de capacitação voltado ao desenvolvimento de aplicações móveis acessíveis, fundamentado nas diretrizes sistematizadas ao longo do trabalho e na utilização prática da MobileDU. O curso, estruturado em formato de Educação a Distância, contemplou conteúdos teóricos, atividades práticas e materiais instrucionais específicos, configurando-se como uma iniciativa no contexto da formação de desenvolvedores para o Desenho Universal e acessibilidade em aplicações móveis.</w:t>
      </w:r>
    </w:p>
    <w:p w14:paraId="164B40D9" w14:textId="77777777" w:rsidR="007217EC" w:rsidRPr="007217EC" w:rsidRDefault="007217EC" w:rsidP="007217EC">
      <w:pPr>
        <w:pBdr>
          <w:top w:val="nil"/>
          <w:left w:val="nil"/>
          <w:bottom w:val="nil"/>
          <w:right w:val="nil"/>
          <w:between w:val="nil"/>
        </w:pBdr>
        <w:spacing w:after="0" w:line="360" w:lineRule="auto"/>
        <w:ind w:firstLine="709"/>
        <w:jc w:val="both"/>
        <w:rPr>
          <w:rFonts w:ascii="Arial" w:hAnsi="Arial" w:cs="Arial"/>
          <w:sz w:val="24"/>
          <w:szCs w:val="24"/>
        </w:rPr>
      </w:pPr>
      <w:r w:rsidRPr="007217EC">
        <w:rPr>
          <w:rFonts w:ascii="Arial" w:hAnsi="Arial" w:cs="Arial"/>
          <w:sz w:val="24"/>
          <w:szCs w:val="24"/>
        </w:rPr>
        <w:t>Como parte desse esforço formativo e de divulgação científica, foram produzidos materiais educacionais complementares, incluindo vídeos explicativos, tutoriais e recursos de apoio, destinados a orientar o uso do ambiente de aprendizagem e da biblioteca MobileDU. Esses materiais ampliam a acessibilidade ao conhecimento gerado, favorecem a apropriação da proposta por diferentes públicos e contribuem para a disseminação dos resultados da pesquisa. A perspectiva de oferta continuada do curso reforça o compromisso com a transferência de conhecimento e com a consolidação da MobileDU como um instrumento técnico e pedagógico de apoio ao desenvolvimento de aplicações móveis acessíveis.</w:t>
      </w:r>
    </w:p>
    <w:p w14:paraId="0E7101B8" w14:textId="5D7D9FF2" w:rsidR="005875F0" w:rsidRPr="005875F0" w:rsidRDefault="005875F0" w:rsidP="00523255">
      <w:pPr>
        <w:pStyle w:val="Ttulo2"/>
      </w:pPr>
      <w:bookmarkStart w:id="241" w:name="_Toc223367677"/>
      <w:r w:rsidRPr="005875F0">
        <w:t>Validação empírica e evidências obtidas no curso de extensão</w:t>
      </w:r>
      <w:bookmarkEnd w:id="241"/>
    </w:p>
    <w:p w14:paraId="205B9C81" w14:textId="2C1AAD5E"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 xml:space="preserve">A validação empírica da proposta foi realizada por meio do curso de extensão “Desenvolvimento de Aplicativos Móveis Acessíveis voltados ao Desenho Universal”, no qual participantes externos ao desenvolvimento da biblioteca utilizaram a MobileDU em atividades práticas </w:t>
      </w:r>
      <w:r w:rsidR="00BF6D98">
        <w:rPr>
          <w:rFonts w:ascii="Arial" w:hAnsi="Arial" w:cs="Arial"/>
          <w:sz w:val="24"/>
          <w:szCs w:val="24"/>
        </w:rPr>
        <w:t>orientadas</w:t>
      </w:r>
      <w:r w:rsidRPr="005875F0">
        <w:rPr>
          <w:rFonts w:ascii="Arial" w:hAnsi="Arial" w:cs="Arial"/>
          <w:sz w:val="24"/>
          <w:szCs w:val="24"/>
        </w:rPr>
        <w:t>. O curso contou com 41 participantes, distribuídos entre estudantes do ensino superior (5</w:t>
      </w:r>
      <w:r w:rsidR="00D57CD4">
        <w:rPr>
          <w:rFonts w:ascii="Arial" w:hAnsi="Arial" w:cs="Arial"/>
          <w:sz w:val="24"/>
          <w:szCs w:val="24"/>
        </w:rPr>
        <w:t>4</w:t>
      </w:r>
      <w:r w:rsidRPr="005875F0">
        <w:rPr>
          <w:rFonts w:ascii="Arial" w:hAnsi="Arial" w:cs="Arial"/>
          <w:sz w:val="24"/>
          <w:szCs w:val="24"/>
        </w:rPr>
        <w:t xml:space="preserve">%), profissionais de desenvolvimento de </w:t>
      </w:r>
      <w:r w:rsidRPr="005875F0">
        <w:rPr>
          <w:rFonts w:ascii="Arial" w:hAnsi="Arial" w:cs="Arial"/>
          <w:sz w:val="24"/>
          <w:szCs w:val="24"/>
        </w:rPr>
        <w:lastRenderedPageBreak/>
        <w:t>software (39%) e professores (7%), com diferentes níveis de experiência em programação.</w:t>
      </w:r>
    </w:p>
    <w:p w14:paraId="758FBE3A" w14:textId="590684BF"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Os resultados do questionário aplicado ao final do curso indicaram que a avaliação técnica da biblioteca ocorreu em um contexto conceitualmente adequado. A totalidade dos respondentes (100%) concordou parcial ou totalmente que o curso cumpriu o objetivo de elucidar a importância do Desenho Universal no desenvolvimento de aplicações móveis, e aproximadamente 90% afirmaram compreender de forma clara a distinção entre acessibilidade — entendida como a remoção de barreiras específicas — e Desenho Universal, caracterizado como uma abordagem proativa orientada a múltiplos perfis de usuários.</w:t>
      </w:r>
    </w:p>
    <w:p w14:paraId="2681AE35" w14:textId="26E6A8DB"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No que se refere à adoção e produtividade, cerca de 9</w:t>
      </w:r>
      <w:r w:rsidR="00BF518F">
        <w:rPr>
          <w:rFonts w:ascii="Arial" w:hAnsi="Arial" w:cs="Arial"/>
          <w:sz w:val="24"/>
          <w:szCs w:val="24"/>
        </w:rPr>
        <w:t>5</w:t>
      </w:r>
      <w:r w:rsidRPr="005875F0">
        <w:rPr>
          <w:rFonts w:ascii="Arial" w:hAnsi="Arial" w:cs="Arial"/>
          <w:sz w:val="24"/>
          <w:szCs w:val="24"/>
        </w:rPr>
        <w:t>% dos participantes consideraram simples e rápida a integração da MobileDU ao projeto prático desenvolvido durante o curso, e aproximadamente 8</w:t>
      </w:r>
      <w:r w:rsidR="00BF518F">
        <w:rPr>
          <w:rFonts w:ascii="Arial" w:hAnsi="Arial" w:cs="Arial"/>
          <w:sz w:val="24"/>
          <w:szCs w:val="24"/>
        </w:rPr>
        <w:t>7</w:t>
      </w:r>
      <w:r w:rsidRPr="005875F0">
        <w:rPr>
          <w:rFonts w:ascii="Arial" w:hAnsi="Arial" w:cs="Arial"/>
          <w:sz w:val="24"/>
          <w:szCs w:val="24"/>
        </w:rPr>
        <w:t>% reconheceram redução de retrabalho decorrente da automatização da aplicação das diretrizes, evitando a reescrita de código em múltiplas telas. Quando comparada ao uso exclusivo de recursos nativos da plataforma Android, 8</w:t>
      </w:r>
      <w:r w:rsidR="00BF518F">
        <w:rPr>
          <w:rFonts w:ascii="Arial" w:hAnsi="Arial" w:cs="Arial"/>
          <w:sz w:val="24"/>
          <w:szCs w:val="24"/>
        </w:rPr>
        <w:t>8</w:t>
      </w:r>
      <w:r w:rsidRPr="005875F0">
        <w:rPr>
          <w:rFonts w:ascii="Arial" w:hAnsi="Arial" w:cs="Arial"/>
          <w:sz w:val="24"/>
          <w:szCs w:val="24"/>
        </w:rPr>
        <w:t>% dos respondentes perceberam a MobileDU como uma solução mais integrada e direta para a promoção da acessibilidade.</w:t>
      </w:r>
    </w:p>
    <w:p w14:paraId="5804F9E6" w14:textId="6E058CB6"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 xml:space="preserve">Quanto à eficácia funcional, cerca de </w:t>
      </w:r>
      <w:r w:rsidR="00BF518F">
        <w:rPr>
          <w:rFonts w:ascii="Arial" w:hAnsi="Arial" w:cs="Arial"/>
          <w:sz w:val="24"/>
          <w:szCs w:val="24"/>
        </w:rPr>
        <w:t>90</w:t>
      </w:r>
      <w:r w:rsidRPr="005875F0">
        <w:rPr>
          <w:rFonts w:ascii="Arial" w:hAnsi="Arial" w:cs="Arial"/>
          <w:sz w:val="24"/>
          <w:szCs w:val="24"/>
        </w:rPr>
        <w:t>% dos participantes concordaram que a biblioteca traduziu diretrizes teóricas — como as da WCAG e da ABNT NBR 17060 — em soluções práticas para o desenvolvimento móvel, e aproximadamente 8</w:t>
      </w:r>
      <w:r w:rsidR="00BF518F">
        <w:rPr>
          <w:rFonts w:ascii="Arial" w:hAnsi="Arial" w:cs="Arial"/>
          <w:sz w:val="24"/>
          <w:szCs w:val="24"/>
        </w:rPr>
        <w:t>7</w:t>
      </w:r>
      <w:r w:rsidRPr="005875F0">
        <w:rPr>
          <w:rFonts w:ascii="Arial" w:hAnsi="Arial" w:cs="Arial"/>
          <w:sz w:val="24"/>
          <w:szCs w:val="24"/>
        </w:rPr>
        <w:t xml:space="preserve">% indicaram que a MobileDU contribuiu para a eliminação de barreiras de usabilidade difíceis de resolver manualmente. Além disso, cerca de </w:t>
      </w:r>
      <w:r w:rsidR="00BF518F">
        <w:rPr>
          <w:rFonts w:ascii="Arial" w:hAnsi="Arial" w:cs="Arial"/>
          <w:sz w:val="24"/>
          <w:szCs w:val="24"/>
        </w:rPr>
        <w:t>93</w:t>
      </w:r>
      <w:r w:rsidRPr="005875F0">
        <w:rPr>
          <w:rFonts w:ascii="Arial" w:hAnsi="Arial" w:cs="Arial"/>
          <w:sz w:val="24"/>
          <w:szCs w:val="24"/>
        </w:rPr>
        <w:t>% reconheceram as funcionalidades de personalização, como o painel de configurações e os aplicadores automáticos, como essenciais para permitir que o usuário final adapte o aplicativo às suas condições e preferências.</w:t>
      </w:r>
    </w:p>
    <w:p w14:paraId="51F3D3CE" w14:textId="609F0380" w:rsid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 xml:space="preserve">Por fim, </w:t>
      </w:r>
      <w:r w:rsidR="00BF518F">
        <w:rPr>
          <w:rFonts w:ascii="Arial" w:hAnsi="Arial" w:cs="Arial"/>
          <w:sz w:val="24"/>
          <w:szCs w:val="24"/>
        </w:rPr>
        <w:t>90</w:t>
      </w:r>
      <w:r w:rsidRPr="005875F0">
        <w:rPr>
          <w:rFonts w:ascii="Arial" w:hAnsi="Arial" w:cs="Arial"/>
          <w:sz w:val="24"/>
          <w:szCs w:val="24"/>
        </w:rPr>
        <w:t>% dos respondentes afirmaram que utilizariam a MobileDU em projetos futuros e recomendariam tanto o curso quanto a biblioteca a outros desenvolvedores, indicando aceitação da proposta e potencial de adoção em contextos reais de desenvolvimento.</w:t>
      </w:r>
    </w:p>
    <w:p w14:paraId="5A283706" w14:textId="41D1D945" w:rsidR="009437AE" w:rsidRDefault="009437AE" w:rsidP="000759A1">
      <w:pPr>
        <w:pBdr>
          <w:top w:val="nil"/>
          <w:left w:val="nil"/>
          <w:bottom w:val="nil"/>
          <w:right w:val="nil"/>
          <w:between w:val="nil"/>
        </w:pBdr>
        <w:spacing w:after="0" w:line="360" w:lineRule="auto"/>
        <w:ind w:firstLine="709"/>
        <w:jc w:val="both"/>
        <w:rPr>
          <w:rFonts w:ascii="Arial" w:hAnsi="Arial" w:cs="Arial"/>
          <w:sz w:val="24"/>
          <w:szCs w:val="24"/>
        </w:rPr>
      </w:pPr>
      <w:r w:rsidRPr="009437AE">
        <w:rPr>
          <w:rFonts w:ascii="Arial" w:hAnsi="Arial" w:cs="Arial"/>
          <w:sz w:val="24"/>
          <w:szCs w:val="24"/>
        </w:rPr>
        <w:t xml:space="preserve">Além das contribuições científicas, técnicas e formativas apresentadas, este trabalho dialoga diretamente com os princípios e metas estabelecidos na Agenda 2030 para o Desenvolvimento Sustentável, ao promover a inclusão, a equidade e o acesso ampliado às tecnologias digitais. Ao investigar, sistematizar e operacionalizar </w:t>
      </w:r>
      <w:r w:rsidRPr="009437AE">
        <w:rPr>
          <w:rFonts w:ascii="Arial" w:hAnsi="Arial" w:cs="Arial"/>
          <w:sz w:val="24"/>
          <w:szCs w:val="24"/>
        </w:rPr>
        <w:lastRenderedPageBreak/>
        <w:t>diretrizes de acessibilidade e Desenho Universal no contexto do desenvolvimento de aplicações móveis, a pesquisa contribui para a redução de barreiras tecnológicas e para a ampliação da participação social de diferentes perfis de usuários, em consonância com os Objetivos de Desenvolvimento Sustentável, em especial aqueles relacionados à educação de qualidade, à redução das desigualdades e à inovação responsável. Nesse sentido, o trabalho alinha-se às diretrizes da CAPES voltadas à integração da pós-graduação brasileira com a Agenda 2030, ao articular pesquisa, formação de recursos humanos, transferência de conhecimento e impacto social, reforçando o papel da produção científica nacional no enfrentamento de desafios globais e na promoção do desenvolvimento sustentável.</w:t>
      </w:r>
    </w:p>
    <w:p w14:paraId="414AED9B" w14:textId="2920CDED" w:rsidR="005875F0" w:rsidRPr="005875F0" w:rsidRDefault="005875F0" w:rsidP="00523255">
      <w:pPr>
        <w:pStyle w:val="Ttulo2"/>
      </w:pPr>
      <w:bookmarkStart w:id="242" w:name="_Toc223367678"/>
      <w:r w:rsidRPr="005875F0">
        <w:t>Limitações</w:t>
      </w:r>
      <w:bookmarkEnd w:id="242"/>
    </w:p>
    <w:p w14:paraId="728A17DD" w14:textId="2714D8B8"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Apesar dos resultados positivos, algumas limitações devem ser explicitadas. A validação empírica foi conduzida com uma amostra de conveniência, em um contexto de formação, e concentrou-se na percepção de desenvolvedores e estudantes quanto à utilidade e facilidade de uso do artefato. Dessa forma, os resultados não pretendem representar generalizações estatísticas, mas evidências sistemáticas</w:t>
      </w:r>
      <w:r w:rsidR="008B2739">
        <w:rPr>
          <w:rFonts w:ascii="Arial" w:hAnsi="Arial" w:cs="Arial"/>
          <w:sz w:val="24"/>
          <w:szCs w:val="24"/>
        </w:rPr>
        <w:t xml:space="preserve"> de natureza exploratória sobre</w:t>
      </w:r>
      <w:r w:rsidRPr="005875F0">
        <w:rPr>
          <w:rFonts w:ascii="Arial" w:hAnsi="Arial" w:cs="Arial"/>
          <w:sz w:val="24"/>
          <w:szCs w:val="24"/>
        </w:rPr>
        <w:t xml:space="preserve"> viabilidade e aplicabilidade.</w:t>
      </w:r>
    </w:p>
    <w:p w14:paraId="36C28135" w14:textId="77777777"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Adicionalmente, a MobileDU implementa apenas parte das diretrizes levantadas e complementadas ao longo da pesquisa. Essa limitação reflete uma escolha metodológica coerente com o desenvolvimento incremental do artefato e com o objetivo de validar a arquitetura proposta, não configurando fragilidade do trabalho, desde que compreendida como uma etapa inicial de uma solução extensível.</w:t>
      </w:r>
    </w:p>
    <w:p w14:paraId="5EE394E9" w14:textId="706230B1" w:rsidR="00E9015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Ressalta-se, ainda, que o Desenho Universal compreende um conjunto mais amplo de princípios, tradicionalmente descritos por sete princípios fundamentais. A presente pesquisa concentrou-se especialmente na operacionalização de diretrizes associadas à flexibilidade e à personalização de uso, sem a pretensão de abarcar, de forma exaustiva, todos os princípios do Desenho Universal. Tanto a lista de diretrizes quanto a biblioteca proposta podem, portanto, ser ampliadas e refinadas em trabalhos subsequentes, incorporando outros princípios e dimensões do DU.</w:t>
      </w:r>
    </w:p>
    <w:p w14:paraId="01F2E653" w14:textId="77777777" w:rsidR="00E90150" w:rsidRDefault="00E90150">
      <w:pPr>
        <w:rPr>
          <w:rFonts w:ascii="Arial" w:hAnsi="Arial" w:cs="Arial"/>
          <w:sz w:val="24"/>
          <w:szCs w:val="24"/>
        </w:rPr>
      </w:pPr>
      <w:r>
        <w:rPr>
          <w:rFonts w:ascii="Arial" w:hAnsi="Arial" w:cs="Arial"/>
          <w:sz w:val="24"/>
          <w:szCs w:val="24"/>
        </w:rPr>
        <w:br w:type="page"/>
      </w:r>
    </w:p>
    <w:p w14:paraId="052B5BB6" w14:textId="602FBB99" w:rsidR="005875F0" w:rsidRPr="005875F0" w:rsidRDefault="005875F0" w:rsidP="00523255">
      <w:pPr>
        <w:pStyle w:val="Ttulo2"/>
      </w:pPr>
      <w:bookmarkStart w:id="243" w:name="_Toc223367679"/>
      <w:r w:rsidRPr="005875F0">
        <w:lastRenderedPageBreak/>
        <w:t>Trabalhos futuros e possibilidade de aplicação em outras plataformas</w:t>
      </w:r>
      <w:bookmarkEnd w:id="243"/>
    </w:p>
    <w:p w14:paraId="199C0012" w14:textId="7EED9DD4" w:rsidR="00AC7B39" w:rsidRDefault="00AC7B39" w:rsidP="000759A1">
      <w:pPr>
        <w:pBdr>
          <w:top w:val="nil"/>
          <w:left w:val="nil"/>
          <w:bottom w:val="nil"/>
          <w:right w:val="nil"/>
          <w:between w:val="nil"/>
        </w:pBdr>
        <w:spacing w:after="0" w:line="360" w:lineRule="auto"/>
        <w:ind w:firstLine="709"/>
        <w:jc w:val="both"/>
        <w:rPr>
          <w:rFonts w:ascii="Arial" w:hAnsi="Arial" w:cs="Arial"/>
          <w:sz w:val="24"/>
          <w:szCs w:val="24"/>
        </w:rPr>
      </w:pPr>
      <w:bookmarkStart w:id="244" w:name="_Hlk223099442"/>
      <w:r w:rsidRPr="00AC7B39">
        <w:rPr>
          <w:rFonts w:ascii="Arial" w:hAnsi="Arial" w:cs="Arial"/>
          <w:sz w:val="24"/>
          <w:szCs w:val="24"/>
        </w:rPr>
        <w:t>Como continuidade desta pesquisa, recomenda-se a ampliação progressiva d</w:t>
      </w:r>
      <w:r w:rsidR="008679EF">
        <w:rPr>
          <w:rFonts w:ascii="Arial" w:hAnsi="Arial" w:cs="Arial"/>
          <w:sz w:val="24"/>
          <w:szCs w:val="24"/>
        </w:rPr>
        <w:t>o conjunto de diretrizes sistematizado ao longo deste trabalho,</w:t>
      </w:r>
      <w:r w:rsidRPr="00AC7B39">
        <w:rPr>
          <w:rFonts w:ascii="Arial" w:hAnsi="Arial" w:cs="Arial"/>
          <w:sz w:val="24"/>
          <w:szCs w:val="24"/>
        </w:rPr>
        <w:t xml:space="preserve"> incorporando novos domínios e refinando sua classificação, em consonância com os objetivos desta tese e com a evolução das demandas por acessibilidade no desenvolvimento de aplicações móveis. Do mesmo modo, propõe-se a implementação gradual de diretrizes adicionais na biblioteca MobileDU, mantendo a coerência arquitetural estabelecida e respeitando o caráter incremental adotado na construção do artefato.</w:t>
      </w:r>
    </w:p>
    <w:p w14:paraId="6B6A1029" w14:textId="616277D5"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Estudos futuros podem empregar métricas objetivas de produtividade e qualidade de software, comparando projetos desenvolvidos com e sem o uso da biblioteca.</w:t>
      </w:r>
    </w:p>
    <w:p w14:paraId="5D6BD846" w14:textId="16AAC118" w:rsidR="00952347" w:rsidRDefault="00A76457" w:rsidP="00810B7E">
      <w:pPr>
        <w:pBdr>
          <w:top w:val="nil"/>
          <w:left w:val="nil"/>
          <w:bottom w:val="nil"/>
          <w:right w:val="nil"/>
          <w:between w:val="nil"/>
        </w:pBdr>
        <w:spacing w:after="0" w:line="360" w:lineRule="auto"/>
        <w:ind w:firstLine="709"/>
        <w:jc w:val="both"/>
        <w:rPr>
          <w:rFonts w:ascii="Times New Roman" w:hAnsi="Times New Roman" w:cs="Times New Roman"/>
          <w:sz w:val="24"/>
          <w:szCs w:val="24"/>
        </w:rPr>
      </w:pPr>
      <w:r w:rsidRPr="00A76457">
        <w:rPr>
          <w:rFonts w:ascii="Arial" w:hAnsi="Arial" w:cs="Arial"/>
          <w:sz w:val="24"/>
          <w:szCs w:val="24"/>
        </w:rPr>
        <w:t>Embora a implementação apresentada nesta tese esteja restrita à plataforma Android, os princípios conceituais, a organização das diretrizes e o modelo arquitetural proposto são independentes de plataforma. Dessa forma, a abordagem apresenta potencial de adaptação e reinterpretação em outros ecossistemas de desenvolvimento, como iOS, aplicações web ou ambientes multiplataforma, respeitando-se as especificidades técnicas e conceituais de cada contexto. Essa possibilidade amplia o alcance da contribuição científica do trabalho, sem implicar generalização direta dos resultados, e reforça o caráter estruturante da proposta no âmbito do Desenho Universal aplicado ao desenvolvimento de software.</w:t>
      </w:r>
      <w:r w:rsidR="00952347" w:rsidRPr="00810B7E">
        <w:rPr>
          <w:rFonts w:ascii="Arial" w:hAnsi="Arial" w:cs="Arial"/>
          <w:sz w:val="24"/>
          <w:szCs w:val="24"/>
        </w:rPr>
        <w:tab/>
      </w:r>
      <w:bookmarkEnd w:id="244"/>
      <w:r w:rsidR="00952347">
        <w:rPr>
          <w:rFonts w:ascii="Times New Roman" w:hAnsi="Times New Roman" w:cs="Times New Roman"/>
          <w:sz w:val="24"/>
          <w:szCs w:val="24"/>
        </w:rPr>
        <w:tab/>
      </w:r>
    </w:p>
    <w:p w14:paraId="0D54CE73" w14:textId="3A40542B" w:rsidR="002B5ACE" w:rsidRDefault="002B5ACE">
      <w:pPr>
        <w:rPr>
          <w:rFonts w:ascii="Times New Roman" w:hAnsi="Times New Roman" w:cs="Times New Roman"/>
          <w:sz w:val="24"/>
          <w:szCs w:val="24"/>
        </w:rPr>
      </w:pPr>
      <w:r>
        <w:rPr>
          <w:rFonts w:ascii="Times New Roman" w:hAnsi="Times New Roman" w:cs="Times New Roman"/>
          <w:sz w:val="24"/>
          <w:szCs w:val="24"/>
        </w:rPr>
        <w:br w:type="page"/>
      </w:r>
    </w:p>
    <w:p w14:paraId="55AC034E" w14:textId="0446274D" w:rsidR="00C33E79" w:rsidRDefault="00571EE8" w:rsidP="00642EB0">
      <w:pPr>
        <w:pStyle w:val="Ttulo1"/>
        <w:numPr>
          <w:ilvl w:val="0"/>
          <w:numId w:val="0"/>
        </w:numPr>
      </w:pPr>
      <w:bookmarkStart w:id="245" w:name="_Toc223367680"/>
      <w:bookmarkEnd w:id="179"/>
      <w:r>
        <w:lastRenderedPageBreak/>
        <w:t>REFERÊNCIAS</w:t>
      </w:r>
      <w:bookmarkEnd w:id="245"/>
    </w:p>
    <w:p w14:paraId="2C3BDAE7" w14:textId="3F29F485" w:rsidR="003274CC" w:rsidRPr="00CC1334" w:rsidRDefault="003274CC" w:rsidP="003274CC">
      <w:pPr>
        <w:rPr>
          <w:rFonts w:ascii="Arial" w:hAnsi="Arial" w:cs="Arial"/>
          <w:lang w:val="en-US"/>
        </w:rPr>
      </w:pPr>
      <w:r w:rsidRPr="00173074">
        <w:rPr>
          <w:rFonts w:ascii="Arial" w:hAnsi="Arial" w:cs="Arial"/>
        </w:rPr>
        <w:t xml:space="preserve">ABASCAL, J.; AZEVEDO, L. Fundamentals of inclusive HCI design. </w:t>
      </w:r>
      <w:r w:rsidRPr="00CC1334">
        <w:rPr>
          <w:rFonts w:ascii="Arial" w:hAnsi="Arial" w:cs="Arial"/>
          <w:lang w:val="en-US"/>
        </w:rPr>
        <w:t xml:space="preserve">In: INTERNATIONAL CONFERENCE ON UNIVERSAL ACCESS IN HUMAN-COMPUTER INTERACTION, 2007. </w:t>
      </w:r>
      <w:r w:rsidRPr="00CC1334">
        <w:rPr>
          <w:rFonts w:ascii="Arial" w:hAnsi="Arial" w:cs="Arial"/>
          <w:b/>
          <w:bCs/>
          <w:lang w:val="en-US"/>
        </w:rPr>
        <w:t>Proceedings...</w:t>
      </w:r>
      <w:r w:rsidRPr="00CC1334">
        <w:rPr>
          <w:rFonts w:ascii="Arial" w:hAnsi="Arial" w:cs="Arial"/>
          <w:lang w:val="en-US"/>
        </w:rPr>
        <w:t xml:space="preserve"> </w:t>
      </w:r>
      <w:r w:rsidR="006A26D7" w:rsidRPr="006A26D7">
        <w:rPr>
          <w:rFonts w:ascii="Arial" w:hAnsi="Arial" w:cs="Arial"/>
          <w:i/>
          <w:lang w:val="en-US"/>
        </w:rPr>
        <w:t>[S. l.]</w:t>
      </w:r>
      <w:r w:rsidRPr="00CC1334">
        <w:rPr>
          <w:rFonts w:ascii="Arial" w:hAnsi="Arial" w:cs="Arial"/>
          <w:lang w:val="en-US"/>
        </w:rPr>
        <w:t>: Springer, 2007. p. 3–9.</w:t>
      </w:r>
    </w:p>
    <w:p w14:paraId="0F49954E" w14:textId="6FC5F774" w:rsidR="003274CC" w:rsidRPr="00CC1334" w:rsidRDefault="003274CC" w:rsidP="003274CC">
      <w:pPr>
        <w:rPr>
          <w:rFonts w:ascii="Arial" w:hAnsi="Arial" w:cs="Arial"/>
          <w:lang w:val="en-US"/>
        </w:rPr>
      </w:pPr>
      <w:r w:rsidRPr="00CC1334">
        <w:rPr>
          <w:rFonts w:ascii="Arial" w:hAnsi="Arial" w:cs="Arial"/>
          <w:lang w:val="en-US"/>
        </w:rPr>
        <w:t xml:space="preserve">ADIPAT, Boonlit; ZHANG, Dongsong. Interface Design for Mobile Applications. In: AMERICAS CONFERENCE ON INFORMATION SYSTEMS (AMCIS), 2005. </w:t>
      </w:r>
      <w:r w:rsidRPr="00CC1334">
        <w:rPr>
          <w:rFonts w:ascii="Arial" w:hAnsi="Arial" w:cs="Arial"/>
          <w:b/>
          <w:bCs/>
          <w:lang w:val="en-US"/>
        </w:rPr>
        <w:t>Proceedings...</w:t>
      </w:r>
      <w:r w:rsidRPr="00CC1334">
        <w:rPr>
          <w:rFonts w:ascii="Arial" w:hAnsi="Arial" w:cs="Arial"/>
          <w:lang w:val="en-US"/>
        </w:rPr>
        <w:t xml:space="preserve"> </w:t>
      </w:r>
      <w:r w:rsidR="006A26D7" w:rsidRPr="006A26D7">
        <w:rPr>
          <w:rFonts w:ascii="Arial" w:hAnsi="Arial" w:cs="Arial"/>
          <w:i/>
          <w:lang w:val="en-US"/>
        </w:rPr>
        <w:t>[S. l.]</w:t>
      </w:r>
      <w:r w:rsidRPr="00CC1334">
        <w:rPr>
          <w:rFonts w:ascii="Arial" w:hAnsi="Arial" w:cs="Arial"/>
          <w:lang w:val="en-US"/>
        </w:rPr>
        <w:t xml:space="preserve">: AIS, 2005. p. 494. Disponível em: </w:t>
      </w:r>
      <w:r>
        <w:fldChar w:fldCharType="begin"/>
      </w:r>
      <w:r w:rsidRPr="003D0E41">
        <w:rPr>
          <w:lang w:val="en-US"/>
          <w:rPrChange w:id="246" w:author="Juliana Cristina Braga" w:date="2026-01-18T12:17:00Z" w16du:dateUtc="2026-01-18T15:17:00Z">
            <w:rPr/>
          </w:rPrChange>
        </w:rPr>
        <w:instrText>HYPERLINK "https://aisel.aisnet.org/amcis2005/494" \t "_blank"</w:instrText>
      </w:r>
      <w:r>
        <w:fldChar w:fldCharType="separate"/>
      </w:r>
      <w:r w:rsidRPr="00CC1334">
        <w:rPr>
          <w:rStyle w:val="Hyperlink"/>
          <w:rFonts w:ascii="Arial" w:hAnsi="Arial" w:cs="Arial"/>
          <w:lang w:val="en-US"/>
        </w:rPr>
        <w:t>https://aisel.aisnet.org/amcis2005/494</w:t>
      </w:r>
      <w:r>
        <w:fldChar w:fldCharType="end"/>
      </w:r>
      <w:r w:rsidRPr="00CC1334">
        <w:rPr>
          <w:rFonts w:ascii="Arial" w:hAnsi="Arial" w:cs="Arial"/>
          <w:lang w:val="en-US"/>
        </w:rPr>
        <w:t>.</w:t>
      </w:r>
    </w:p>
    <w:p w14:paraId="14F18C75" w14:textId="0330DEEB" w:rsidR="003274CC" w:rsidRPr="00CC1334" w:rsidRDefault="003274CC" w:rsidP="003274CC">
      <w:pPr>
        <w:rPr>
          <w:rFonts w:ascii="Arial" w:hAnsi="Arial" w:cs="Arial"/>
          <w:lang w:val="en-US"/>
        </w:rPr>
      </w:pPr>
      <w:r w:rsidRPr="00CC1334">
        <w:rPr>
          <w:rFonts w:ascii="Arial" w:hAnsi="Arial" w:cs="Arial"/>
          <w:lang w:val="en-US"/>
        </w:rPr>
        <w:t xml:space="preserve">AFACAN, Y.; ERBUG, C. An interdisciplinary heuristic evaluation method for universal building design. </w:t>
      </w:r>
      <w:r w:rsidRPr="00CC1334">
        <w:rPr>
          <w:rFonts w:ascii="Arial" w:hAnsi="Arial" w:cs="Arial"/>
          <w:b/>
          <w:bCs/>
          <w:lang w:val="en-US"/>
        </w:rPr>
        <w:t>Applied Ergonomics</w:t>
      </w:r>
      <w:r w:rsidRPr="00CC1334">
        <w:rPr>
          <w:rFonts w:ascii="Arial" w:hAnsi="Arial" w:cs="Arial"/>
          <w:lang w:val="en-US"/>
        </w:rPr>
        <w:t xml:space="preserve">, </w:t>
      </w:r>
      <w:r w:rsidR="006A26D7" w:rsidRPr="006A26D7">
        <w:rPr>
          <w:rFonts w:ascii="Arial" w:hAnsi="Arial" w:cs="Arial"/>
          <w:i/>
          <w:lang w:val="en-US"/>
        </w:rPr>
        <w:t>[S. l.]</w:t>
      </w:r>
      <w:r w:rsidRPr="00CC1334">
        <w:rPr>
          <w:rFonts w:ascii="Arial" w:hAnsi="Arial" w:cs="Arial"/>
          <w:lang w:val="en-US"/>
        </w:rPr>
        <w:t>, v. 40, n. 4, p. 731–744, 2009. DOI: 10.1016/j.apergo.2008.07.002.</w:t>
      </w:r>
    </w:p>
    <w:p w14:paraId="11A6240C" w14:textId="77777777" w:rsidR="003274CC" w:rsidRPr="00CC1334" w:rsidRDefault="003274CC" w:rsidP="003274CC">
      <w:pPr>
        <w:rPr>
          <w:rFonts w:ascii="Arial" w:hAnsi="Arial" w:cs="Arial"/>
          <w:lang w:val="en-US"/>
        </w:rPr>
      </w:pPr>
      <w:r w:rsidRPr="00173074">
        <w:rPr>
          <w:rFonts w:ascii="Arial" w:hAnsi="Arial" w:cs="Arial"/>
        </w:rPr>
        <w:t xml:space="preserve">AGNER, L. </w:t>
      </w:r>
      <w:r w:rsidRPr="00173074">
        <w:rPr>
          <w:rFonts w:ascii="Arial" w:hAnsi="Arial" w:cs="Arial"/>
          <w:b/>
          <w:bCs/>
        </w:rPr>
        <w:t>Ergodesign e Arquitetura de Informação</w:t>
      </w:r>
      <w:r w:rsidRPr="00173074">
        <w:rPr>
          <w:rFonts w:ascii="Arial" w:hAnsi="Arial" w:cs="Arial"/>
        </w:rPr>
        <w:t xml:space="preserve">: trabalhando com o usuário. </w:t>
      </w:r>
      <w:r w:rsidRPr="00CC1334">
        <w:rPr>
          <w:rFonts w:ascii="Arial" w:hAnsi="Arial" w:cs="Arial"/>
          <w:lang w:val="en-US"/>
        </w:rPr>
        <w:t>2. ed. Rio de Janeiro: Quartet, 2009.</w:t>
      </w:r>
    </w:p>
    <w:p w14:paraId="2DC19509" w14:textId="19DFCBBD" w:rsidR="003274CC" w:rsidRPr="00173074" w:rsidRDefault="003274CC" w:rsidP="003274CC">
      <w:pPr>
        <w:rPr>
          <w:rFonts w:ascii="Arial" w:hAnsi="Arial" w:cs="Arial"/>
        </w:rPr>
      </w:pPr>
      <w:r w:rsidRPr="00CC1334">
        <w:rPr>
          <w:rFonts w:ascii="Arial" w:hAnsi="Arial" w:cs="Arial"/>
          <w:lang w:val="en-US"/>
        </w:rPr>
        <w:t xml:space="preserve">ALSHAYBAN, Abdullah </w:t>
      </w:r>
      <w:r w:rsidR="0039157E" w:rsidRPr="0039157E">
        <w:rPr>
          <w:rFonts w:ascii="Arial" w:hAnsi="Arial" w:cs="Arial"/>
          <w:i/>
          <w:lang w:val="en-US"/>
        </w:rPr>
        <w:t>et al.</w:t>
      </w:r>
      <w:r w:rsidRPr="00CC1334">
        <w:rPr>
          <w:rFonts w:ascii="Arial" w:hAnsi="Arial" w:cs="Arial"/>
          <w:lang w:val="en-US"/>
        </w:rPr>
        <w:t xml:space="preserve"> Accessibility issues in Android apps: a systematic review. </w:t>
      </w:r>
      <w:r w:rsidRPr="00173074">
        <w:rPr>
          <w:rFonts w:ascii="Arial" w:hAnsi="Arial" w:cs="Arial"/>
          <w:b/>
          <w:bCs/>
        </w:rPr>
        <w:t>IEEE Access</w:t>
      </w:r>
      <w:r w:rsidRPr="00173074">
        <w:rPr>
          <w:rFonts w:ascii="Arial" w:hAnsi="Arial" w:cs="Arial"/>
        </w:rPr>
        <w:t>, v. 8, p. 112-125, 2020. DOI: 10.1109/ACCESS.2020.2964020.</w:t>
      </w:r>
    </w:p>
    <w:p w14:paraId="767F4858" w14:textId="77777777" w:rsidR="003274CC" w:rsidRPr="00CC1334" w:rsidRDefault="003274CC" w:rsidP="003274CC">
      <w:pPr>
        <w:rPr>
          <w:rFonts w:ascii="Arial" w:hAnsi="Arial" w:cs="Arial"/>
          <w:lang w:val="en-US"/>
        </w:rPr>
      </w:pPr>
      <w:r w:rsidRPr="00173074">
        <w:rPr>
          <w:rFonts w:ascii="Arial" w:hAnsi="Arial" w:cs="Arial"/>
        </w:rPr>
        <w:t xml:space="preserve">ALVARENGA, F. B.; DEDINI, F. G. Metodologia de projeto aplicada ao projeto de produto para pessoas com necessidades em disciplina do curso de graduação de engenharia. In: CONGRESSO BRASILEIRO DE ENSINO DE ENGENHARIA (COBENGE), 2004, Brasília. </w:t>
      </w:r>
      <w:r w:rsidRPr="00173074">
        <w:rPr>
          <w:rFonts w:ascii="Arial" w:hAnsi="Arial" w:cs="Arial"/>
          <w:b/>
          <w:bCs/>
        </w:rPr>
        <w:t>Anais...</w:t>
      </w:r>
      <w:r w:rsidRPr="00173074">
        <w:rPr>
          <w:rFonts w:ascii="Arial" w:hAnsi="Arial" w:cs="Arial"/>
        </w:rPr>
        <w:t xml:space="preserve"> </w:t>
      </w:r>
      <w:r w:rsidRPr="00CC1334">
        <w:rPr>
          <w:rFonts w:ascii="Arial" w:hAnsi="Arial" w:cs="Arial"/>
          <w:lang w:val="en-US"/>
        </w:rPr>
        <w:t>Brasília: ABENGE, 2004.</w:t>
      </w:r>
    </w:p>
    <w:p w14:paraId="0C073C27" w14:textId="77777777" w:rsidR="003274CC" w:rsidRDefault="003274CC" w:rsidP="003274CC">
      <w:pPr>
        <w:rPr>
          <w:rFonts w:ascii="Arial" w:hAnsi="Arial" w:cs="Arial"/>
          <w:lang w:val="en-US"/>
        </w:rPr>
      </w:pPr>
      <w:r w:rsidRPr="00CC1334">
        <w:rPr>
          <w:rFonts w:ascii="Arial" w:hAnsi="Arial" w:cs="Arial"/>
          <w:lang w:val="en-US"/>
        </w:rPr>
        <w:t xml:space="preserve">ANASUODEI, Moko; OJEKUDO, Nathaniel Akpofure. Software Reusability: Approaches and Challenges. </w:t>
      </w:r>
      <w:r w:rsidRPr="00CC1334">
        <w:rPr>
          <w:rFonts w:ascii="Arial" w:hAnsi="Arial" w:cs="Arial"/>
          <w:b/>
          <w:bCs/>
          <w:lang w:val="en-US"/>
        </w:rPr>
        <w:t>International Journal of Research and Innovation in Applied Science (IJRIAS)</w:t>
      </w:r>
      <w:r w:rsidRPr="00CC1334">
        <w:rPr>
          <w:rFonts w:ascii="Arial" w:hAnsi="Arial" w:cs="Arial"/>
          <w:lang w:val="en-US"/>
        </w:rPr>
        <w:t>, v. 6, n. 5, p. 142–146, maio 2021. DOI: 10.51584/IJRIAS.2021.6510.</w:t>
      </w:r>
    </w:p>
    <w:p w14:paraId="51B1193F" w14:textId="4E06187B" w:rsidR="00AA2359" w:rsidRPr="00CC1334" w:rsidRDefault="00AA2359" w:rsidP="003274CC">
      <w:pPr>
        <w:rPr>
          <w:rFonts w:ascii="Arial" w:hAnsi="Arial" w:cs="Arial"/>
          <w:lang w:val="en-US"/>
        </w:rPr>
      </w:pPr>
      <w:r w:rsidRPr="00AA2359">
        <w:rPr>
          <w:rFonts w:ascii="Arial" w:hAnsi="Arial" w:cs="Arial"/>
        </w:rPr>
        <w:t xml:space="preserve">ANDROID DEVELOPERS. </w:t>
      </w:r>
      <w:r w:rsidRPr="00AA2359">
        <w:rPr>
          <w:rFonts w:ascii="Arial" w:hAnsi="Arial" w:cs="Arial"/>
          <w:b/>
          <w:bCs/>
        </w:rPr>
        <w:t>Kotlin for Android</w:t>
      </w:r>
      <w:r w:rsidRPr="00AA2359">
        <w:rPr>
          <w:rFonts w:ascii="Arial" w:hAnsi="Arial" w:cs="Arial"/>
        </w:rPr>
        <w:t xml:space="preserve">. </w:t>
      </w:r>
      <w:r w:rsidR="006A26D7" w:rsidRPr="006A26D7">
        <w:rPr>
          <w:rFonts w:ascii="Arial" w:hAnsi="Arial" w:cs="Arial"/>
          <w:i/>
        </w:rPr>
        <w:t>[S. l.]</w:t>
      </w:r>
      <w:r w:rsidRPr="00AA2359">
        <w:rPr>
          <w:rFonts w:ascii="Arial" w:hAnsi="Arial" w:cs="Arial"/>
        </w:rPr>
        <w:t>: Google, 2025. Disponível em: https://developer.android.com/kotlin. Acesso em: 27 fev. 2026.</w:t>
      </w:r>
    </w:p>
    <w:p w14:paraId="3DA9702F" w14:textId="47AB27F0" w:rsidR="003274CC" w:rsidRDefault="003274CC" w:rsidP="003274CC">
      <w:pPr>
        <w:rPr>
          <w:rFonts w:ascii="Arial" w:hAnsi="Arial" w:cs="Arial"/>
          <w:lang w:val="en-US"/>
        </w:rPr>
      </w:pPr>
      <w:r w:rsidRPr="00CC1334">
        <w:rPr>
          <w:rFonts w:ascii="Arial" w:hAnsi="Arial" w:cs="Arial"/>
          <w:lang w:val="en-US"/>
        </w:rPr>
        <w:t xml:space="preserve">ARROBA, P. </w:t>
      </w:r>
      <w:r w:rsidR="0039157E" w:rsidRPr="0039157E">
        <w:rPr>
          <w:rFonts w:ascii="Arial" w:hAnsi="Arial" w:cs="Arial"/>
          <w:i/>
          <w:lang w:val="en-US"/>
        </w:rPr>
        <w:t>et al.</w:t>
      </w:r>
      <w:r w:rsidRPr="00CC1334">
        <w:rPr>
          <w:rFonts w:ascii="Arial" w:hAnsi="Arial" w:cs="Arial"/>
          <w:lang w:val="en-US"/>
        </w:rPr>
        <w:t xml:space="preserve"> A methodology for developing accessible mobile platforms over leading devices for visually impaired people. In: INTERNATIONAL WORKSHOP ON AMBIENT ASSISTED LIVING, 2011. </w:t>
      </w:r>
      <w:r w:rsidRPr="00CC1334">
        <w:rPr>
          <w:rFonts w:ascii="Arial" w:hAnsi="Arial" w:cs="Arial"/>
          <w:b/>
          <w:bCs/>
          <w:lang w:val="en-US"/>
        </w:rPr>
        <w:t>Proceedings...</w:t>
      </w:r>
      <w:r w:rsidRPr="00CC1334">
        <w:rPr>
          <w:rFonts w:ascii="Arial" w:hAnsi="Arial" w:cs="Arial"/>
          <w:lang w:val="en-US"/>
        </w:rPr>
        <w:t xml:space="preserve"> </w:t>
      </w:r>
      <w:r w:rsidR="006A26D7" w:rsidRPr="006A26D7">
        <w:rPr>
          <w:rFonts w:ascii="Arial" w:hAnsi="Arial" w:cs="Arial"/>
          <w:i/>
          <w:lang w:val="en-US"/>
        </w:rPr>
        <w:t>[S. l.]</w:t>
      </w:r>
      <w:r w:rsidRPr="00CC1334">
        <w:rPr>
          <w:rFonts w:ascii="Arial" w:hAnsi="Arial" w:cs="Arial"/>
          <w:lang w:val="en-US"/>
        </w:rPr>
        <w:t>: Springer, 2011. p. 209–215.</w:t>
      </w:r>
    </w:p>
    <w:p w14:paraId="07B77557" w14:textId="34E62864" w:rsidR="004B3973" w:rsidRPr="00CC1334" w:rsidRDefault="004B3973" w:rsidP="003274CC">
      <w:pPr>
        <w:rPr>
          <w:rFonts w:ascii="Arial" w:hAnsi="Arial" w:cs="Arial"/>
          <w:lang w:val="en-US"/>
        </w:rPr>
      </w:pPr>
      <w:r w:rsidRPr="004B3973">
        <w:rPr>
          <w:rFonts w:ascii="Arial" w:hAnsi="Arial" w:cs="Arial"/>
        </w:rPr>
        <w:t xml:space="preserve">ASSOCIAÇÃO BRASILEIRA DE EDUCAÇÃO A DISTÂNCIA (ABED). </w:t>
      </w:r>
      <w:r w:rsidRPr="004B3973">
        <w:rPr>
          <w:rFonts w:ascii="Arial" w:hAnsi="Arial" w:cs="Arial"/>
          <w:b/>
          <w:bCs/>
        </w:rPr>
        <w:t>Censo EAD.BR</w:t>
      </w:r>
      <w:r w:rsidRPr="004B3973">
        <w:rPr>
          <w:rFonts w:ascii="Arial" w:hAnsi="Arial" w:cs="Arial"/>
        </w:rPr>
        <w:t>: relatório analítico da aprendizagem a distância no Brasil 2022. São Paulo: ABED, 2023.</w:t>
      </w:r>
    </w:p>
    <w:p w14:paraId="28419284" w14:textId="77777777" w:rsidR="003274CC" w:rsidRPr="00173074" w:rsidRDefault="003274CC" w:rsidP="003274CC">
      <w:pPr>
        <w:rPr>
          <w:rFonts w:ascii="Arial" w:hAnsi="Arial" w:cs="Arial"/>
        </w:rPr>
      </w:pPr>
      <w:r w:rsidRPr="00173074">
        <w:rPr>
          <w:rFonts w:ascii="Arial" w:hAnsi="Arial" w:cs="Arial"/>
        </w:rPr>
        <w:t xml:space="preserve">ASSOCIAÇÃO BRASILEIRA DE NORMAS TÉCNICAS. </w:t>
      </w:r>
      <w:r w:rsidRPr="00173074">
        <w:rPr>
          <w:rFonts w:ascii="Arial" w:hAnsi="Arial" w:cs="Arial"/>
          <w:b/>
          <w:bCs/>
        </w:rPr>
        <w:t>NBR 15250</w:t>
      </w:r>
      <w:r w:rsidRPr="00173074">
        <w:rPr>
          <w:rFonts w:ascii="Arial" w:hAnsi="Arial" w:cs="Arial"/>
        </w:rPr>
        <w:t>: acessibilidade em caixa de auto-atendimento bancário. Rio de Janeiro: ABNT, 2005.</w:t>
      </w:r>
    </w:p>
    <w:p w14:paraId="769EAAD1" w14:textId="77777777" w:rsidR="003274CC" w:rsidRPr="00CC1334" w:rsidRDefault="003274CC" w:rsidP="003274CC">
      <w:pPr>
        <w:rPr>
          <w:rFonts w:ascii="Arial" w:hAnsi="Arial" w:cs="Arial"/>
          <w:lang w:val="en-US"/>
        </w:rPr>
      </w:pPr>
      <w:r w:rsidRPr="00173074">
        <w:rPr>
          <w:rFonts w:ascii="Arial" w:hAnsi="Arial" w:cs="Arial"/>
        </w:rPr>
        <w:t xml:space="preserve">ASSOCIAÇÃO BRASILEIRA DE NORMAS TÉCNICAS. </w:t>
      </w:r>
      <w:r w:rsidRPr="00173074">
        <w:rPr>
          <w:rFonts w:ascii="Arial" w:hAnsi="Arial" w:cs="Arial"/>
          <w:b/>
          <w:bCs/>
        </w:rPr>
        <w:t>NBR 17060</w:t>
      </w:r>
      <w:r w:rsidRPr="00173074">
        <w:rPr>
          <w:rFonts w:ascii="Arial" w:hAnsi="Arial" w:cs="Arial"/>
        </w:rPr>
        <w:t xml:space="preserve">: acessibilidade em aplicativos de dispositivos móveis – requisitos. </w:t>
      </w:r>
      <w:r w:rsidRPr="00CC1334">
        <w:rPr>
          <w:rFonts w:ascii="Arial" w:hAnsi="Arial" w:cs="Arial"/>
          <w:lang w:val="en-US"/>
        </w:rPr>
        <w:t>Rio de Janeiro: ABNT, 2022.</w:t>
      </w:r>
    </w:p>
    <w:p w14:paraId="271FEDC2" w14:textId="2DA26475" w:rsidR="003274CC" w:rsidRDefault="003274CC" w:rsidP="003274CC">
      <w:pPr>
        <w:rPr>
          <w:rFonts w:ascii="Arial" w:hAnsi="Arial" w:cs="Arial"/>
          <w:lang w:val="en-US"/>
        </w:rPr>
      </w:pPr>
      <w:r w:rsidRPr="00CC1334">
        <w:rPr>
          <w:rFonts w:ascii="Arial" w:hAnsi="Arial" w:cs="Arial"/>
          <w:lang w:val="en-US"/>
        </w:rPr>
        <w:t xml:space="preserve">BILLI, M. </w:t>
      </w:r>
      <w:r w:rsidR="0039157E" w:rsidRPr="0039157E">
        <w:rPr>
          <w:rFonts w:ascii="Arial" w:hAnsi="Arial" w:cs="Arial"/>
          <w:i/>
          <w:lang w:val="en-US"/>
        </w:rPr>
        <w:t>et al.</w:t>
      </w:r>
      <w:r w:rsidRPr="00CC1334">
        <w:rPr>
          <w:rFonts w:ascii="Arial" w:hAnsi="Arial" w:cs="Arial"/>
          <w:lang w:val="en-US"/>
        </w:rPr>
        <w:t xml:space="preserve"> A unified methodology for the evaluation of accessibility and usability of mobile applications. </w:t>
      </w:r>
      <w:r w:rsidRPr="00CC1334">
        <w:rPr>
          <w:rFonts w:ascii="Arial" w:hAnsi="Arial" w:cs="Arial"/>
          <w:b/>
          <w:bCs/>
          <w:lang w:val="en-US"/>
        </w:rPr>
        <w:t>Universal Access in the Information Society</w:t>
      </w:r>
      <w:r w:rsidRPr="00CC1334">
        <w:rPr>
          <w:rFonts w:ascii="Arial" w:hAnsi="Arial" w:cs="Arial"/>
          <w:lang w:val="en-US"/>
        </w:rPr>
        <w:t>, v. 9, n. 4, p. 337–356, 2010.</w:t>
      </w:r>
    </w:p>
    <w:p w14:paraId="083C5A15" w14:textId="4E2A040A" w:rsidR="003D41C6" w:rsidRPr="00CC1334" w:rsidRDefault="003D41C6" w:rsidP="003274CC">
      <w:pPr>
        <w:rPr>
          <w:rFonts w:ascii="Arial" w:hAnsi="Arial" w:cs="Arial"/>
          <w:lang w:val="en-US"/>
        </w:rPr>
      </w:pPr>
      <w:r w:rsidRPr="003D41C6">
        <w:rPr>
          <w:rFonts w:ascii="Arial" w:hAnsi="Arial" w:cs="Arial"/>
        </w:rPr>
        <w:t xml:space="preserve">BRAGA, Juliana Cristina; SILVA, Andreza Gonçalves da; DOTTA, Silvia Cristina; PIMENTEL, Edson Pinheiro; STIUBIENER, Itana. Modelo aberto de processo para desenvolvimento de cursos a distância: uma abordagem baseada na metodologia INTERA. </w:t>
      </w:r>
      <w:r w:rsidRPr="003D41C6">
        <w:rPr>
          <w:rFonts w:ascii="Arial" w:hAnsi="Arial" w:cs="Arial"/>
          <w:b/>
          <w:bCs/>
        </w:rPr>
        <w:t>Revista Brasileira de Informática na Educação</w:t>
      </w:r>
      <w:r w:rsidRPr="003D41C6">
        <w:rPr>
          <w:rFonts w:ascii="Arial" w:hAnsi="Arial" w:cs="Arial"/>
        </w:rPr>
        <w:t>, v. 33, p. 417–450, 2025.</w:t>
      </w:r>
    </w:p>
    <w:p w14:paraId="46021A08" w14:textId="77777777" w:rsidR="00B2681A" w:rsidRDefault="00B2681A">
      <w:pPr>
        <w:rPr>
          <w:rFonts w:ascii="Arial" w:hAnsi="Arial" w:cs="Arial"/>
          <w:lang w:val="en-US"/>
        </w:rPr>
      </w:pPr>
      <w:r>
        <w:rPr>
          <w:rFonts w:ascii="Arial" w:hAnsi="Arial" w:cs="Arial"/>
          <w:lang w:val="en-US"/>
        </w:rPr>
        <w:br w:type="page"/>
      </w:r>
    </w:p>
    <w:p w14:paraId="0EF0FBCE" w14:textId="75E75057" w:rsidR="003274CC" w:rsidRPr="00173074" w:rsidRDefault="003274CC" w:rsidP="003274CC">
      <w:pPr>
        <w:rPr>
          <w:rFonts w:ascii="Arial" w:hAnsi="Arial" w:cs="Arial"/>
        </w:rPr>
      </w:pPr>
      <w:r w:rsidRPr="00CC1334">
        <w:rPr>
          <w:rFonts w:ascii="Arial" w:hAnsi="Arial" w:cs="Arial"/>
          <w:lang w:val="en-US"/>
        </w:rPr>
        <w:lastRenderedPageBreak/>
        <w:t xml:space="preserve">BRASIL. </w:t>
      </w:r>
      <w:r w:rsidRPr="00173074">
        <w:rPr>
          <w:rFonts w:ascii="Arial" w:hAnsi="Arial" w:cs="Arial"/>
          <w:b/>
          <w:bCs/>
        </w:rPr>
        <w:t>Lei nº 13.146, de 6 de julho de 2015</w:t>
      </w:r>
      <w:r w:rsidRPr="00173074">
        <w:rPr>
          <w:rFonts w:ascii="Arial" w:hAnsi="Arial" w:cs="Arial"/>
        </w:rPr>
        <w:t xml:space="preserve">. Institui a Lei Brasileira de Inclusão da Pessoa com Deficiência (Estatuto da Pessoa com Deficiência). Brasília, DF: Presidência da República, [2015]. Disponível em: </w:t>
      </w:r>
      <w:hyperlink r:id="rId63" w:tgtFrame="_blank" w:history="1">
        <w:r w:rsidRPr="00173074">
          <w:rPr>
            <w:rStyle w:val="Hyperlink"/>
            <w:rFonts w:ascii="Arial" w:hAnsi="Arial" w:cs="Arial"/>
          </w:rPr>
          <w:t>http://www.planalto.gov.br/ccivil_03/_ato2015-2018/2015/lei/l13146.htm</w:t>
        </w:r>
      </w:hyperlink>
      <w:r w:rsidRPr="00173074">
        <w:rPr>
          <w:rFonts w:ascii="Arial" w:hAnsi="Arial" w:cs="Arial"/>
        </w:rPr>
        <w:t>. Acesso em: 19 dez. 2025.</w:t>
      </w:r>
    </w:p>
    <w:p w14:paraId="597EFE5B" w14:textId="77777777" w:rsidR="003274CC" w:rsidRDefault="003274CC" w:rsidP="003274CC">
      <w:pPr>
        <w:rPr>
          <w:rFonts w:ascii="Arial" w:hAnsi="Arial" w:cs="Arial"/>
        </w:rPr>
      </w:pPr>
      <w:r w:rsidRPr="00CC1334">
        <w:rPr>
          <w:rFonts w:ascii="Arial" w:hAnsi="Arial" w:cs="Arial"/>
          <w:lang w:val="en-US"/>
        </w:rPr>
        <w:t xml:space="preserve">CENTER FOR UNIVERSAL DESIGN. </w:t>
      </w:r>
      <w:r w:rsidRPr="00CC1334">
        <w:rPr>
          <w:rFonts w:ascii="Arial" w:hAnsi="Arial" w:cs="Arial"/>
          <w:b/>
          <w:bCs/>
          <w:lang w:val="en-US"/>
        </w:rPr>
        <w:t>The principles of universal design</w:t>
      </w:r>
      <w:r w:rsidRPr="00CC1334">
        <w:rPr>
          <w:rFonts w:ascii="Arial" w:hAnsi="Arial" w:cs="Arial"/>
          <w:lang w:val="en-US"/>
        </w:rPr>
        <w:t xml:space="preserve">. Raleigh: North Carolina State University, 1997. </w:t>
      </w:r>
      <w:r w:rsidRPr="00173074">
        <w:rPr>
          <w:rFonts w:ascii="Arial" w:hAnsi="Arial" w:cs="Arial"/>
        </w:rPr>
        <w:t xml:space="preserve">Disponível em: </w:t>
      </w:r>
      <w:hyperlink r:id="rId64" w:tgtFrame="_blank" w:history="1">
        <w:r w:rsidRPr="00173074">
          <w:rPr>
            <w:rStyle w:val="Hyperlink"/>
            <w:rFonts w:ascii="Arial" w:hAnsi="Arial" w:cs="Arial"/>
          </w:rPr>
          <w:t>https://design.ncsu.edu/research/center-for-universal-design/</w:t>
        </w:r>
      </w:hyperlink>
      <w:r w:rsidRPr="00173074">
        <w:rPr>
          <w:rFonts w:ascii="Arial" w:hAnsi="Arial" w:cs="Arial"/>
        </w:rPr>
        <w:t>. Acesso em: 19 dez. 2025.</w:t>
      </w:r>
    </w:p>
    <w:p w14:paraId="52EB4F4A" w14:textId="61879F88" w:rsidR="009E2B39" w:rsidRPr="00173074" w:rsidRDefault="009E2B39" w:rsidP="003274CC">
      <w:pPr>
        <w:rPr>
          <w:rFonts w:ascii="Arial" w:hAnsi="Arial" w:cs="Arial"/>
        </w:rPr>
      </w:pPr>
      <w:r w:rsidRPr="009E2B39">
        <w:rPr>
          <w:rFonts w:ascii="Arial" w:hAnsi="Arial" w:cs="Arial"/>
        </w:rPr>
        <w:t xml:space="preserve">COLETTO, Carlos Jair. </w:t>
      </w:r>
      <w:r w:rsidRPr="009E2B39">
        <w:rPr>
          <w:rFonts w:ascii="Arial" w:hAnsi="Arial" w:cs="Arial"/>
          <w:i/>
          <w:iCs/>
        </w:rPr>
        <w:t>MobileDU: biblioteca para desenvolvimento de aplicativos móveis acessíveis</w:t>
      </w:r>
      <w:r w:rsidRPr="009E2B39">
        <w:rPr>
          <w:rFonts w:ascii="Arial" w:hAnsi="Arial" w:cs="Arial"/>
        </w:rPr>
        <w:t xml:space="preserve">. GitHub, 2026. Disponível em: </w:t>
      </w:r>
      <w:hyperlink r:id="rId65" w:tgtFrame="_new" w:history="1">
        <w:r w:rsidRPr="009E2B39">
          <w:rPr>
            <w:rStyle w:val="Hyperlink"/>
            <w:rFonts w:ascii="Arial" w:hAnsi="Arial" w:cs="Arial"/>
          </w:rPr>
          <w:t>https://github.com/carloscoletto-academic/MobileDU</w:t>
        </w:r>
      </w:hyperlink>
      <w:r w:rsidRPr="009E2B39">
        <w:rPr>
          <w:rFonts w:ascii="Arial" w:hAnsi="Arial" w:cs="Arial"/>
        </w:rPr>
        <w:t>. Acesso em: 2 mar. 2026.</w:t>
      </w:r>
    </w:p>
    <w:p w14:paraId="77F0D46E" w14:textId="77777777" w:rsidR="003274CC" w:rsidRPr="00CC1334" w:rsidRDefault="003274CC" w:rsidP="003274CC">
      <w:pPr>
        <w:rPr>
          <w:rFonts w:ascii="Arial" w:hAnsi="Arial" w:cs="Arial"/>
          <w:lang w:val="en-US"/>
        </w:rPr>
      </w:pPr>
      <w:r w:rsidRPr="00173074">
        <w:rPr>
          <w:rFonts w:ascii="Arial" w:hAnsi="Arial" w:cs="Arial"/>
        </w:rPr>
        <w:t xml:space="preserve">COMITÊ GESTOR DA INTERNET NO BRASIL (CGI.br). </w:t>
      </w:r>
      <w:r w:rsidRPr="00173074">
        <w:rPr>
          <w:rFonts w:ascii="Arial" w:hAnsi="Arial" w:cs="Arial"/>
          <w:b/>
          <w:bCs/>
        </w:rPr>
        <w:t>Pesquisa sobre o uso das tecnologias de informação e comunicação nos domicílios brasileiros</w:t>
      </w:r>
      <w:r w:rsidRPr="00173074">
        <w:rPr>
          <w:rFonts w:ascii="Arial" w:hAnsi="Arial" w:cs="Arial"/>
        </w:rPr>
        <w:t xml:space="preserve">: TIC Domicílios 2023. </w:t>
      </w:r>
      <w:r w:rsidRPr="00CC1334">
        <w:rPr>
          <w:rFonts w:ascii="Arial" w:hAnsi="Arial" w:cs="Arial"/>
          <w:lang w:val="en-US"/>
        </w:rPr>
        <w:t>São Paulo: CGI.br, 2023.</w:t>
      </w:r>
    </w:p>
    <w:p w14:paraId="6D1264F6" w14:textId="48A2E691" w:rsidR="003274CC" w:rsidRDefault="003274CC" w:rsidP="003274CC">
      <w:pPr>
        <w:rPr>
          <w:rFonts w:ascii="Arial" w:hAnsi="Arial" w:cs="Arial"/>
        </w:rPr>
      </w:pPr>
      <w:r w:rsidRPr="00CC1334">
        <w:rPr>
          <w:rFonts w:ascii="Arial" w:hAnsi="Arial" w:cs="Arial"/>
          <w:lang w:val="en-US"/>
        </w:rPr>
        <w:t xml:space="preserve">CONNELL, B. R. </w:t>
      </w:r>
      <w:r w:rsidR="0039157E" w:rsidRPr="0039157E">
        <w:rPr>
          <w:rFonts w:ascii="Arial" w:hAnsi="Arial" w:cs="Arial"/>
          <w:i/>
          <w:lang w:val="en-US"/>
        </w:rPr>
        <w:t>et al.</w:t>
      </w:r>
      <w:r w:rsidRPr="00CC1334">
        <w:rPr>
          <w:rFonts w:ascii="Arial" w:hAnsi="Arial" w:cs="Arial"/>
          <w:lang w:val="en-US"/>
        </w:rPr>
        <w:t xml:space="preserve"> </w:t>
      </w:r>
      <w:r w:rsidRPr="00CC1334">
        <w:rPr>
          <w:rFonts w:ascii="Arial" w:hAnsi="Arial" w:cs="Arial"/>
          <w:b/>
          <w:bCs/>
          <w:lang w:val="en-US"/>
        </w:rPr>
        <w:t>Universal Design Principles</w:t>
      </w:r>
      <w:r w:rsidRPr="00CC1334">
        <w:rPr>
          <w:rFonts w:ascii="Arial" w:hAnsi="Arial" w:cs="Arial"/>
          <w:lang w:val="en-US"/>
        </w:rPr>
        <w:t xml:space="preserve">. Raleigh: The Center for Universal Design, 1997. </w:t>
      </w:r>
      <w:r w:rsidRPr="00173074">
        <w:rPr>
          <w:rFonts w:ascii="Arial" w:hAnsi="Arial" w:cs="Arial"/>
        </w:rPr>
        <w:t xml:space="preserve">Disponível em: </w:t>
      </w:r>
      <w:hyperlink r:id="rId66" w:tgtFrame="_blank" w:history="1">
        <w:r w:rsidRPr="00173074">
          <w:rPr>
            <w:rStyle w:val="Hyperlink"/>
            <w:rFonts w:ascii="Arial" w:hAnsi="Arial" w:cs="Arial"/>
          </w:rPr>
          <w:t>https://design.ncsu.edu/wp-content/uploads/2022/11/principles-of-universal-design.pdf</w:t>
        </w:r>
      </w:hyperlink>
      <w:r w:rsidRPr="00173074">
        <w:rPr>
          <w:rFonts w:ascii="Arial" w:hAnsi="Arial" w:cs="Arial"/>
        </w:rPr>
        <w:t>. Acesso em: 10 nov. 2023.</w:t>
      </w:r>
    </w:p>
    <w:p w14:paraId="558A8F73" w14:textId="18B303CC" w:rsidR="00240D48" w:rsidRDefault="00240D48" w:rsidP="003274CC">
      <w:pPr>
        <w:rPr>
          <w:rFonts w:ascii="Arial" w:hAnsi="Arial" w:cs="Arial"/>
        </w:rPr>
      </w:pPr>
      <w:r w:rsidRPr="00240D48">
        <w:rPr>
          <w:rFonts w:ascii="Arial" w:hAnsi="Arial" w:cs="Arial"/>
        </w:rPr>
        <w:t xml:space="preserve">COSTA, Celso. Modelos de educação superior a distância e implementação da Universidade Aberta do Brasil. </w:t>
      </w:r>
      <w:r w:rsidRPr="00240D48">
        <w:rPr>
          <w:rFonts w:ascii="Arial" w:hAnsi="Arial" w:cs="Arial"/>
          <w:b/>
          <w:bCs/>
        </w:rPr>
        <w:t>Revista Brasileira de Informática na Educação</w:t>
      </w:r>
      <w:r w:rsidRPr="00240D48">
        <w:rPr>
          <w:rFonts w:ascii="Arial" w:hAnsi="Arial" w:cs="Arial"/>
        </w:rPr>
        <w:t xml:space="preserve">, v. 15, n. 2, 2007. DOI: 10.5753/rbie.2007.15.2.63. Disponível em: &lt;http://milanesa.ime.usp.br/rbie/index.php/rbie/article/view/63\&gt;. Acesso em: </w:t>
      </w:r>
      <w:r>
        <w:rPr>
          <w:rFonts w:ascii="Arial" w:hAnsi="Arial" w:cs="Arial"/>
        </w:rPr>
        <w:t>18 jan</w:t>
      </w:r>
      <w:r w:rsidR="006A26D7">
        <w:rPr>
          <w:rFonts w:ascii="Arial" w:hAnsi="Arial" w:cs="Arial"/>
        </w:rPr>
        <w:t>.</w:t>
      </w:r>
      <w:r>
        <w:rPr>
          <w:rFonts w:ascii="Arial" w:hAnsi="Arial" w:cs="Arial"/>
        </w:rPr>
        <w:t xml:space="preserve"> 2026.</w:t>
      </w:r>
    </w:p>
    <w:p w14:paraId="04885DCF" w14:textId="54D9BFA8" w:rsidR="00CB678D" w:rsidRPr="00173074" w:rsidRDefault="00CB678D" w:rsidP="003274CC">
      <w:pPr>
        <w:rPr>
          <w:rFonts w:ascii="Arial" w:hAnsi="Arial" w:cs="Arial"/>
        </w:rPr>
      </w:pPr>
      <w:r w:rsidRPr="00D0028A">
        <w:rPr>
          <w:rFonts w:ascii="Arial" w:hAnsi="Arial" w:cs="Arial"/>
        </w:rPr>
        <w:t xml:space="preserve">CRESWELL, John W. </w:t>
      </w:r>
      <w:r w:rsidRPr="00D0028A">
        <w:rPr>
          <w:rFonts w:ascii="Arial" w:hAnsi="Arial" w:cs="Arial"/>
          <w:i/>
          <w:iCs/>
        </w:rPr>
        <w:t>Investigação qualitativa e projeto de pesquisa: escolhendo entre cinco abordagens</w:t>
      </w:r>
      <w:r w:rsidRPr="00D0028A">
        <w:rPr>
          <w:rFonts w:ascii="Arial" w:hAnsi="Arial" w:cs="Arial"/>
        </w:rPr>
        <w:t>. 3. ed. Porto Alegre: Penso, 2014.</w:t>
      </w:r>
    </w:p>
    <w:p w14:paraId="75B82BDF" w14:textId="77777777" w:rsidR="003274CC" w:rsidRPr="00173074" w:rsidRDefault="003274CC" w:rsidP="003274CC">
      <w:pPr>
        <w:rPr>
          <w:rFonts w:ascii="Arial" w:hAnsi="Arial" w:cs="Arial"/>
        </w:rPr>
      </w:pPr>
      <w:r w:rsidRPr="00173074">
        <w:rPr>
          <w:rFonts w:ascii="Arial" w:hAnsi="Arial" w:cs="Arial"/>
        </w:rPr>
        <w:t xml:space="preserve">CUNHA, W. K. A. M.; SILVA, B. S. Avaliação da Arquitetura de Informação para Configuração dos Recursos de Acessibilidade no Android para Dislexia. </w:t>
      </w:r>
      <w:r w:rsidRPr="00173074">
        <w:rPr>
          <w:rFonts w:ascii="Arial" w:hAnsi="Arial" w:cs="Arial"/>
          <w:b/>
          <w:bCs/>
        </w:rPr>
        <w:t>Projetica</w:t>
      </w:r>
      <w:r w:rsidRPr="00173074">
        <w:rPr>
          <w:rFonts w:ascii="Arial" w:hAnsi="Arial" w:cs="Arial"/>
        </w:rPr>
        <w:t>, Londrina, v. 14, n. 3, p. 27, 2023. DOI: 10.5433/2236-2207.2023.v14.n3.47518.</w:t>
      </w:r>
    </w:p>
    <w:p w14:paraId="3578099E" w14:textId="770D526A" w:rsidR="003274CC" w:rsidRPr="00173074" w:rsidRDefault="003274CC" w:rsidP="003274CC">
      <w:pPr>
        <w:rPr>
          <w:rFonts w:ascii="Arial" w:hAnsi="Arial" w:cs="Arial"/>
        </w:rPr>
      </w:pPr>
      <w:r w:rsidRPr="00173074">
        <w:rPr>
          <w:rFonts w:ascii="Arial" w:hAnsi="Arial" w:cs="Arial"/>
        </w:rPr>
        <w:t xml:space="preserve">DA SILVA, C. F.; FERREIRA, S. B. L.; SACRAMENTO, C. Mobile application accessibility in the context of visually impaired users. </w:t>
      </w:r>
      <w:r w:rsidRPr="00CC1334">
        <w:rPr>
          <w:rFonts w:ascii="Arial" w:hAnsi="Arial" w:cs="Arial"/>
          <w:lang w:val="en-US"/>
        </w:rPr>
        <w:t xml:space="preserve">In: BRAZILIAN SYMPOSIUM ON HUMAN FACTORS IN COMPUTING SYSTEMS (IHC), 17., 2018. </w:t>
      </w:r>
      <w:r w:rsidRPr="00173074">
        <w:rPr>
          <w:rFonts w:ascii="Arial" w:hAnsi="Arial" w:cs="Arial"/>
          <w:b/>
          <w:bCs/>
        </w:rPr>
        <w:t>Proceedings...</w:t>
      </w:r>
      <w:r w:rsidRPr="00173074">
        <w:rPr>
          <w:rFonts w:ascii="Arial" w:hAnsi="Arial" w:cs="Arial"/>
        </w:rPr>
        <w:t xml:space="preserve"> </w:t>
      </w:r>
      <w:r w:rsidR="006A26D7" w:rsidRPr="006A26D7">
        <w:rPr>
          <w:rFonts w:ascii="Arial" w:hAnsi="Arial" w:cs="Arial"/>
          <w:i/>
        </w:rPr>
        <w:t>[S. l.]</w:t>
      </w:r>
      <w:r w:rsidRPr="00173074">
        <w:rPr>
          <w:rFonts w:ascii="Arial" w:hAnsi="Arial" w:cs="Arial"/>
        </w:rPr>
        <w:t>: SBC, 2018. p. 1–10.</w:t>
      </w:r>
    </w:p>
    <w:p w14:paraId="5915B2C3" w14:textId="00373E4A" w:rsidR="003274CC" w:rsidRDefault="003274CC" w:rsidP="003274CC">
      <w:pPr>
        <w:rPr>
          <w:rFonts w:ascii="Arial" w:hAnsi="Arial" w:cs="Arial"/>
        </w:rPr>
      </w:pPr>
      <w:r w:rsidRPr="00173074">
        <w:rPr>
          <w:rFonts w:ascii="Arial" w:hAnsi="Arial" w:cs="Arial"/>
        </w:rPr>
        <w:t xml:space="preserve">DAVID, A. </w:t>
      </w:r>
      <w:r w:rsidR="0039157E" w:rsidRPr="0039157E">
        <w:rPr>
          <w:rFonts w:ascii="Arial" w:hAnsi="Arial" w:cs="Arial"/>
          <w:i/>
        </w:rPr>
        <w:t>et al.</w:t>
      </w:r>
      <w:r w:rsidRPr="00173074">
        <w:rPr>
          <w:rFonts w:ascii="Arial" w:hAnsi="Arial" w:cs="Arial"/>
        </w:rPr>
        <w:t xml:space="preserve"> Diretrizes de acessibilidade para surdos como apoio ao desenvolvimento e avaliação de jogos digitais. </w:t>
      </w:r>
      <w:r w:rsidRPr="00173074">
        <w:rPr>
          <w:rFonts w:ascii="Arial" w:hAnsi="Arial" w:cs="Arial"/>
          <w:b/>
          <w:bCs/>
        </w:rPr>
        <w:t>Revista Novas Tecnologias na Educação</w:t>
      </w:r>
      <w:r w:rsidRPr="00173074">
        <w:rPr>
          <w:rFonts w:ascii="Arial" w:hAnsi="Arial" w:cs="Arial"/>
        </w:rPr>
        <w:t>, Porto Alegre, v. 10, n. 3, p. 149–159, 2012.</w:t>
      </w:r>
    </w:p>
    <w:p w14:paraId="5BBA7AA5" w14:textId="3C79451F" w:rsidR="00111575" w:rsidRPr="00173074" w:rsidRDefault="00111575" w:rsidP="003274CC">
      <w:pPr>
        <w:rPr>
          <w:rFonts w:ascii="Arial" w:hAnsi="Arial" w:cs="Arial"/>
        </w:rPr>
      </w:pPr>
      <w:r w:rsidRPr="00111575">
        <w:rPr>
          <w:rFonts w:ascii="Arial" w:hAnsi="Arial" w:cs="Arial"/>
        </w:rPr>
        <w:t xml:space="preserve">DAVIS, Fred D. Perceived usefulness, perceived ease of use, and user acceptance of information technology. </w:t>
      </w:r>
      <w:r w:rsidRPr="00111575">
        <w:rPr>
          <w:rFonts w:ascii="Arial" w:hAnsi="Arial" w:cs="Arial"/>
          <w:b/>
          <w:bCs/>
        </w:rPr>
        <w:t>MIS Quarterly</w:t>
      </w:r>
      <w:r w:rsidRPr="00111575">
        <w:rPr>
          <w:rFonts w:ascii="Arial" w:hAnsi="Arial" w:cs="Arial"/>
        </w:rPr>
        <w:t xml:space="preserve">, </w:t>
      </w:r>
      <w:r w:rsidR="006A26D7" w:rsidRPr="006A26D7">
        <w:rPr>
          <w:rFonts w:ascii="Arial" w:hAnsi="Arial" w:cs="Arial"/>
          <w:i/>
        </w:rPr>
        <w:t>[S. l.]</w:t>
      </w:r>
      <w:r w:rsidRPr="00111575">
        <w:rPr>
          <w:rFonts w:ascii="Arial" w:hAnsi="Arial" w:cs="Arial"/>
        </w:rPr>
        <w:t>, v. 13, n. 3, p. 319–340, 1989.</w:t>
      </w:r>
    </w:p>
    <w:p w14:paraId="3077BDCE" w14:textId="3264B9A3" w:rsidR="003274CC" w:rsidRPr="00CC1334" w:rsidRDefault="003274CC" w:rsidP="003274CC">
      <w:pPr>
        <w:rPr>
          <w:rFonts w:ascii="Arial" w:hAnsi="Arial" w:cs="Arial"/>
          <w:lang w:val="en-US"/>
        </w:rPr>
      </w:pPr>
      <w:r w:rsidRPr="00CC1334">
        <w:rPr>
          <w:rFonts w:ascii="Arial" w:hAnsi="Arial" w:cs="Arial"/>
          <w:lang w:val="en-US"/>
        </w:rPr>
        <w:t xml:space="preserve">DIX, A. </w:t>
      </w:r>
      <w:r w:rsidR="0039157E" w:rsidRPr="0039157E">
        <w:rPr>
          <w:rFonts w:ascii="Arial" w:hAnsi="Arial" w:cs="Arial"/>
          <w:i/>
          <w:lang w:val="en-US"/>
        </w:rPr>
        <w:t>et al.</w:t>
      </w:r>
      <w:r w:rsidRPr="00CC1334">
        <w:rPr>
          <w:rFonts w:ascii="Arial" w:hAnsi="Arial" w:cs="Arial"/>
          <w:lang w:val="en-US"/>
        </w:rPr>
        <w:t xml:space="preserve"> </w:t>
      </w:r>
      <w:r w:rsidRPr="00CC1334">
        <w:rPr>
          <w:rFonts w:ascii="Arial" w:hAnsi="Arial" w:cs="Arial"/>
          <w:b/>
          <w:bCs/>
          <w:lang w:val="en-US"/>
        </w:rPr>
        <w:t>Human-Computer Interaction</w:t>
      </w:r>
      <w:r w:rsidRPr="00CC1334">
        <w:rPr>
          <w:rFonts w:ascii="Arial" w:hAnsi="Arial" w:cs="Arial"/>
          <w:lang w:val="en-US"/>
        </w:rPr>
        <w:t>. 3. ed. Edinburgh Gate: Pearson Prentice Hall, 2004.</w:t>
      </w:r>
    </w:p>
    <w:p w14:paraId="7CB94EF1" w14:textId="569B2C6D" w:rsidR="003274CC" w:rsidRPr="00CC1334" w:rsidRDefault="003274CC" w:rsidP="003274CC">
      <w:pPr>
        <w:rPr>
          <w:rFonts w:ascii="Arial" w:hAnsi="Arial" w:cs="Arial"/>
          <w:lang w:val="en-US"/>
        </w:rPr>
      </w:pPr>
      <w:r w:rsidRPr="00173074">
        <w:rPr>
          <w:rFonts w:ascii="Arial" w:hAnsi="Arial" w:cs="Arial"/>
        </w:rPr>
        <w:t xml:space="preserve">eMAG. </w:t>
      </w:r>
      <w:r w:rsidRPr="00173074">
        <w:rPr>
          <w:rFonts w:ascii="Arial" w:hAnsi="Arial" w:cs="Arial"/>
          <w:b/>
          <w:bCs/>
        </w:rPr>
        <w:t>Modelo de Acessibilidade em Governo Eletrônico (eMAG 3.</w:t>
      </w:r>
      <w:r w:rsidR="00235528">
        <w:rPr>
          <w:rFonts w:ascii="Arial" w:hAnsi="Arial" w:cs="Arial"/>
          <w:b/>
          <w:bCs/>
        </w:rPr>
        <w:t>0</w:t>
      </w:r>
      <w:r w:rsidRPr="00173074">
        <w:rPr>
          <w:rFonts w:ascii="Arial" w:hAnsi="Arial" w:cs="Arial"/>
          <w:b/>
          <w:bCs/>
        </w:rPr>
        <w:t>)</w:t>
      </w:r>
      <w:r w:rsidRPr="00173074">
        <w:rPr>
          <w:rFonts w:ascii="Arial" w:hAnsi="Arial" w:cs="Arial"/>
        </w:rPr>
        <w:t xml:space="preserve">. Brasília: Ministério do Planejamento, Orçamento e Gestão, 2014. Disponível em: </w:t>
      </w:r>
      <w:hyperlink r:id="rId67" w:tgtFrame="_blank" w:history="1">
        <w:r w:rsidRPr="00173074">
          <w:rPr>
            <w:rStyle w:val="Hyperlink"/>
            <w:rFonts w:ascii="Arial" w:hAnsi="Arial" w:cs="Arial"/>
          </w:rPr>
          <w:t>https://emag.governoeletronico.gov.br/</w:t>
        </w:r>
      </w:hyperlink>
      <w:r w:rsidRPr="00173074">
        <w:rPr>
          <w:rFonts w:ascii="Arial" w:hAnsi="Arial" w:cs="Arial"/>
        </w:rPr>
        <w:t xml:space="preserve">. </w:t>
      </w:r>
      <w:r w:rsidRPr="00CC1334">
        <w:rPr>
          <w:rFonts w:ascii="Arial" w:hAnsi="Arial" w:cs="Arial"/>
          <w:lang w:val="en-US"/>
        </w:rPr>
        <w:t>Acesso em: 23 out. 2023.</w:t>
      </w:r>
    </w:p>
    <w:p w14:paraId="6C165BD9" w14:textId="77777777" w:rsidR="003274CC" w:rsidRPr="00CC1334" w:rsidRDefault="003274CC" w:rsidP="003274CC">
      <w:pPr>
        <w:rPr>
          <w:rFonts w:ascii="Arial" w:hAnsi="Arial" w:cs="Arial"/>
          <w:lang w:val="en-US"/>
        </w:rPr>
      </w:pPr>
      <w:r w:rsidRPr="00CC1334">
        <w:rPr>
          <w:rFonts w:ascii="Arial" w:hAnsi="Arial" w:cs="Arial"/>
          <w:lang w:val="en-US"/>
        </w:rPr>
        <w:t xml:space="preserve">FAN, H.; POOLE, M. S. What Is Personalization? Perspectives on the Design and Implementation of Personalization in Information Systems. </w:t>
      </w:r>
      <w:r w:rsidRPr="00CC1334">
        <w:rPr>
          <w:rFonts w:ascii="Arial" w:hAnsi="Arial" w:cs="Arial"/>
          <w:b/>
          <w:bCs/>
          <w:lang w:val="en-US"/>
        </w:rPr>
        <w:t>Journal of Organizational Computing and Electronic Commerce</w:t>
      </w:r>
      <w:r w:rsidRPr="00CC1334">
        <w:rPr>
          <w:rFonts w:ascii="Arial" w:hAnsi="Arial" w:cs="Arial"/>
          <w:lang w:val="en-US"/>
        </w:rPr>
        <w:t>, v. 16, n. 3–4, p. 179–202, 2006.</w:t>
      </w:r>
    </w:p>
    <w:p w14:paraId="7F2BF95C" w14:textId="77777777" w:rsidR="003274CC" w:rsidRPr="00173074" w:rsidRDefault="003274CC" w:rsidP="003274CC">
      <w:pPr>
        <w:rPr>
          <w:rFonts w:ascii="Arial" w:hAnsi="Arial" w:cs="Arial"/>
        </w:rPr>
      </w:pPr>
      <w:r w:rsidRPr="00173074">
        <w:rPr>
          <w:rFonts w:ascii="Arial" w:hAnsi="Arial" w:cs="Arial"/>
        </w:rPr>
        <w:t xml:space="preserve">GARCIA, Anderson C. </w:t>
      </w:r>
      <w:r w:rsidRPr="00173074">
        <w:rPr>
          <w:rFonts w:ascii="Arial" w:hAnsi="Arial" w:cs="Arial"/>
          <w:b/>
          <w:bCs/>
        </w:rPr>
        <w:t>AALT: um framework com soluções práticas para melhorar a acessibilidade em aplicativos Android</w:t>
      </w:r>
      <w:r w:rsidRPr="00173074">
        <w:rPr>
          <w:rFonts w:ascii="Arial" w:hAnsi="Arial" w:cs="Arial"/>
        </w:rPr>
        <w:t xml:space="preserve">. 2023. Dissertação (Mestrado em Ciência da </w:t>
      </w:r>
      <w:r w:rsidRPr="00173074">
        <w:rPr>
          <w:rFonts w:ascii="Arial" w:hAnsi="Arial" w:cs="Arial"/>
        </w:rPr>
        <w:lastRenderedPageBreak/>
        <w:t>Computação e Matemática Computacional) – Instituto de Ciências Matemáticas e de Computação, Universidade de São Paulo, São Carlos, 2023.</w:t>
      </w:r>
    </w:p>
    <w:p w14:paraId="3D44E1AF" w14:textId="26A556E4" w:rsidR="000E08BA" w:rsidRDefault="000E08BA" w:rsidP="003274CC">
      <w:pPr>
        <w:rPr>
          <w:rFonts w:ascii="Arial" w:hAnsi="Arial" w:cs="Arial"/>
        </w:rPr>
      </w:pPr>
      <w:r w:rsidRPr="000E08BA">
        <w:rPr>
          <w:rFonts w:ascii="Arial" w:hAnsi="Arial" w:cs="Arial"/>
        </w:rPr>
        <w:t xml:space="preserve">GARCÍA ARETIO, Lorenzo. </w:t>
      </w:r>
      <w:r w:rsidRPr="000E08BA">
        <w:rPr>
          <w:rFonts w:ascii="Arial" w:hAnsi="Arial" w:cs="Arial"/>
          <w:i/>
          <w:iCs/>
        </w:rPr>
        <w:t>Bases, mediaciones y futuro de la educación a distancia en la sociedad digital</w:t>
      </w:r>
      <w:r w:rsidRPr="000E08BA">
        <w:rPr>
          <w:rFonts w:ascii="Arial" w:hAnsi="Arial" w:cs="Arial"/>
        </w:rPr>
        <w:t xml:space="preserve">. Madrid: Editorial Síntesis, 2014. 318 p. ISBN 978-84-9958-814-8. Disponível em: &lt;https://books.google.com.br/books?id=B8icngEACAAJ&gt;. Acesso em: </w:t>
      </w:r>
      <w:r>
        <w:rPr>
          <w:rFonts w:ascii="Arial" w:hAnsi="Arial" w:cs="Arial"/>
        </w:rPr>
        <w:t>18 jan</w:t>
      </w:r>
      <w:r w:rsidR="006A26D7">
        <w:rPr>
          <w:rFonts w:ascii="Arial" w:hAnsi="Arial" w:cs="Arial"/>
        </w:rPr>
        <w:t>.</w:t>
      </w:r>
      <w:r>
        <w:rPr>
          <w:rFonts w:ascii="Arial" w:hAnsi="Arial" w:cs="Arial"/>
        </w:rPr>
        <w:t xml:space="preserve"> 2026</w:t>
      </w:r>
      <w:r w:rsidRPr="000E08BA">
        <w:rPr>
          <w:rFonts w:ascii="Arial" w:hAnsi="Arial" w:cs="Arial"/>
        </w:rPr>
        <w:t>.</w:t>
      </w:r>
    </w:p>
    <w:p w14:paraId="550A358F" w14:textId="7770CBBC" w:rsidR="003274CC" w:rsidRDefault="003274CC" w:rsidP="003274CC">
      <w:pPr>
        <w:rPr>
          <w:rFonts w:ascii="Arial" w:hAnsi="Arial" w:cs="Arial"/>
        </w:rPr>
      </w:pPr>
      <w:r w:rsidRPr="00173074">
        <w:rPr>
          <w:rFonts w:ascii="Arial" w:hAnsi="Arial" w:cs="Arial"/>
        </w:rPr>
        <w:t xml:space="preserve">GDAMA. </w:t>
      </w:r>
      <w:r w:rsidRPr="00173074">
        <w:rPr>
          <w:rFonts w:ascii="Arial" w:hAnsi="Arial" w:cs="Arial"/>
          <w:b/>
          <w:bCs/>
        </w:rPr>
        <w:t>Guia para o Desenvolvimento de Aplicações Móveis Acessíveis</w:t>
      </w:r>
      <w:r w:rsidRPr="00173074">
        <w:rPr>
          <w:rFonts w:ascii="Arial" w:hAnsi="Arial" w:cs="Arial"/>
        </w:rPr>
        <w:t xml:space="preserve">. Recife: SIDI; Centro de Informática da UFPE, 2019. Disponível em: </w:t>
      </w:r>
      <w:hyperlink r:id="rId68" w:tgtFrame="_blank" w:history="1">
        <w:r w:rsidRPr="00173074">
          <w:rPr>
            <w:rStyle w:val="Hyperlink"/>
            <w:rFonts w:ascii="Arial" w:hAnsi="Arial" w:cs="Arial"/>
          </w:rPr>
          <w:t>https://www.sidi.org.br/guiadeacessibilidade/</w:t>
        </w:r>
      </w:hyperlink>
      <w:r w:rsidRPr="00173074">
        <w:rPr>
          <w:rFonts w:ascii="Arial" w:hAnsi="Arial" w:cs="Arial"/>
        </w:rPr>
        <w:t>. Acesso em: 26 set. 2023.</w:t>
      </w:r>
    </w:p>
    <w:p w14:paraId="20835CA5" w14:textId="5CFA47F6" w:rsidR="00CB678D" w:rsidRDefault="00CB678D" w:rsidP="00CB678D">
      <w:pPr>
        <w:rPr>
          <w:rFonts w:ascii="Arial" w:hAnsi="Arial" w:cs="Arial"/>
        </w:rPr>
      </w:pPr>
      <w:r w:rsidRPr="00D0028A">
        <w:rPr>
          <w:rFonts w:ascii="Arial" w:hAnsi="Arial" w:cs="Arial"/>
        </w:rPr>
        <w:t xml:space="preserve">GIL, Antonio Carlos. </w:t>
      </w:r>
      <w:r w:rsidRPr="00D0028A">
        <w:rPr>
          <w:rFonts w:ascii="Arial" w:hAnsi="Arial" w:cs="Arial"/>
          <w:i/>
          <w:iCs/>
        </w:rPr>
        <w:t>Métodos e técnicas de pesquisa social</w:t>
      </w:r>
      <w:r w:rsidRPr="00D0028A">
        <w:rPr>
          <w:rFonts w:ascii="Arial" w:hAnsi="Arial" w:cs="Arial"/>
        </w:rPr>
        <w:t>. 6. ed. São Paulo: Atlas, 2008.</w:t>
      </w:r>
    </w:p>
    <w:p w14:paraId="32508AFD" w14:textId="08078CF6" w:rsidR="00DD248E" w:rsidRPr="00CB678D" w:rsidRDefault="00DD248E" w:rsidP="00CB678D">
      <w:pPr>
        <w:rPr>
          <w:rFonts w:ascii="Arial" w:hAnsi="Arial" w:cs="Arial"/>
        </w:rPr>
      </w:pPr>
      <w:r w:rsidRPr="00DD248E">
        <w:rPr>
          <w:rFonts w:ascii="Arial" w:hAnsi="Arial" w:cs="Arial"/>
        </w:rPr>
        <w:t xml:space="preserve">GOOGLE. </w:t>
      </w:r>
      <w:r w:rsidRPr="00DD248E">
        <w:rPr>
          <w:rFonts w:ascii="Arial" w:hAnsi="Arial" w:cs="Arial"/>
          <w:b/>
          <w:bCs/>
        </w:rPr>
        <w:t>Android Studio</w:t>
      </w:r>
      <w:r w:rsidRPr="00DD248E">
        <w:rPr>
          <w:rFonts w:ascii="Arial" w:hAnsi="Arial" w:cs="Arial"/>
        </w:rPr>
        <w:t xml:space="preserve">. Versão Narwal 2025.1.2. Mountain View: Google, 2025. Disponível em: https://developer.android.com/studio. Acesso em: </w:t>
      </w:r>
      <w:r>
        <w:rPr>
          <w:rFonts w:ascii="Arial" w:hAnsi="Arial" w:cs="Arial"/>
        </w:rPr>
        <w:t>10</w:t>
      </w:r>
      <w:r w:rsidRPr="00DD248E">
        <w:rPr>
          <w:rFonts w:ascii="Arial" w:hAnsi="Arial" w:cs="Arial"/>
        </w:rPr>
        <w:t xml:space="preserve"> </w:t>
      </w:r>
      <w:r>
        <w:rPr>
          <w:rFonts w:ascii="Arial" w:hAnsi="Arial" w:cs="Arial"/>
        </w:rPr>
        <w:t>mai</w:t>
      </w:r>
      <w:r w:rsidR="006A26D7">
        <w:rPr>
          <w:rFonts w:ascii="Arial" w:hAnsi="Arial" w:cs="Arial"/>
        </w:rPr>
        <w:t>o</w:t>
      </w:r>
      <w:r>
        <w:rPr>
          <w:rFonts w:ascii="Arial" w:hAnsi="Arial" w:cs="Arial"/>
        </w:rPr>
        <w:t xml:space="preserve"> 2025</w:t>
      </w:r>
      <w:r w:rsidRPr="00DD248E">
        <w:rPr>
          <w:rFonts w:ascii="Arial" w:hAnsi="Arial" w:cs="Arial"/>
        </w:rPr>
        <w:t>.</w:t>
      </w:r>
    </w:p>
    <w:p w14:paraId="65398B78" w14:textId="77777777" w:rsidR="003274CC" w:rsidRDefault="003274CC" w:rsidP="003274CC">
      <w:pPr>
        <w:rPr>
          <w:rFonts w:ascii="Arial" w:hAnsi="Arial" w:cs="Arial"/>
          <w:lang w:val="en-US"/>
        </w:rPr>
      </w:pPr>
      <w:r w:rsidRPr="00CC1334">
        <w:rPr>
          <w:rFonts w:ascii="Arial" w:hAnsi="Arial" w:cs="Arial"/>
          <w:lang w:val="en-US"/>
        </w:rPr>
        <w:t xml:space="preserve">GSMA. </w:t>
      </w:r>
      <w:r w:rsidRPr="00CC1334">
        <w:rPr>
          <w:rFonts w:ascii="Arial" w:hAnsi="Arial" w:cs="Arial"/>
          <w:b/>
          <w:bCs/>
          <w:lang w:val="en-US"/>
        </w:rPr>
        <w:t>The Mobile Economy 2023</w:t>
      </w:r>
      <w:r w:rsidRPr="00CC1334">
        <w:rPr>
          <w:rFonts w:ascii="Arial" w:hAnsi="Arial" w:cs="Arial"/>
          <w:lang w:val="en-US"/>
        </w:rPr>
        <w:t>. London: GSM Association, 2023.</w:t>
      </w:r>
    </w:p>
    <w:p w14:paraId="5CFA29FF" w14:textId="3D7CF307" w:rsidR="00B817E8" w:rsidRPr="00CC1334" w:rsidRDefault="00B817E8" w:rsidP="003274CC">
      <w:pPr>
        <w:rPr>
          <w:rFonts w:ascii="Arial" w:hAnsi="Arial" w:cs="Arial"/>
          <w:lang w:val="en-US"/>
        </w:rPr>
      </w:pPr>
      <w:r w:rsidRPr="00B817E8">
        <w:rPr>
          <w:rFonts w:ascii="Arial" w:hAnsi="Arial" w:cs="Arial"/>
        </w:rPr>
        <w:t xml:space="preserve">HALEEM, Abid; JAVAID, Mohd; SINGH, Ravi Pratap; SINGH, Rajiv; SUMAN, Raju. Telemedicine for healthcare: capabilities, features, barriers, and applications. </w:t>
      </w:r>
      <w:r w:rsidRPr="00B817E8">
        <w:rPr>
          <w:rFonts w:ascii="Arial" w:hAnsi="Arial" w:cs="Arial"/>
          <w:b/>
          <w:bCs/>
        </w:rPr>
        <w:t>Sensors</w:t>
      </w:r>
      <w:r w:rsidRPr="00B817E8">
        <w:rPr>
          <w:rFonts w:ascii="Arial" w:hAnsi="Arial" w:cs="Arial"/>
        </w:rPr>
        <w:t>, Basel, v. 21, n. 21, 2021. DOI: 10.3390/s21217564.</w:t>
      </w:r>
    </w:p>
    <w:p w14:paraId="3576A415" w14:textId="77777777" w:rsidR="003274CC" w:rsidRPr="00CC1334" w:rsidRDefault="003274CC" w:rsidP="003274CC">
      <w:pPr>
        <w:rPr>
          <w:rFonts w:ascii="Arial" w:hAnsi="Arial" w:cs="Arial"/>
          <w:lang w:val="en-US"/>
        </w:rPr>
      </w:pPr>
      <w:r w:rsidRPr="00CC1334">
        <w:rPr>
          <w:rFonts w:ascii="Arial" w:hAnsi="Arial" w:cs="Arial"/>
          <w:lang w:val="en-US"/>
        </w:rPr>
        <w:t xml:space="preserve">HENRY, Shawn Lawton; ABOU-ZAHRA, Shadi; BREWER, Judy. The role of accessibility in a universal web. In: WEB FOR ALL CONFERENCE, 11., 2014, Seoul. </w:t>
      </w:r>
      <w:r w:rsidRPr="00CC1334">
        <w:rPr>
          <w:rFonts w:ascii="Arial" w:hAnsi="Arial" w:cs="Arial"/>
          <w:b/>
          <w:bCs/>
          <w:lang w:val="en-US"/>
        </w:rPr>
        <w:t>Proceedings...</w:t>
      </w:r>
      <w:r w:rsidRPr="00CC1334">
        <w:rPr>
          <w:rFonts w:ascii="Arial" w:hAnsi="Arial" w:cs="Arial"/>
          <w:lang w:val="en-US"/>
        </w:rPr>
        <w:t xml:space="preserve"> New York: ACM, 2014. DOI: 10.1145/2596695.2596719.</w:t>
      </w:r>
    </w:p>
    <w:p w14:paraId="23817E31" w14:textId="7401DFF0" w:rsidR="003274CC" w:rsidRPr="00CC1334" w:rsidRDefault="003274CC" w:rsidP="003274CC">
      <w:pPr>
        <w:rPr>
          <w:rFonts w:ascii="Arial" w:hAnsi="Arial" w:cs="Arial"/>
          <w:lang w:val="en-US"/>
        </w:rPr>
      </w:pPr>
      <w:r w:rsidRPr="00CC1334">
        <w:rPr>
          <w:rFonts w:ascii="Arial" w:hAnsi="Arial" w:cs="Arial"/>
          <w:lang w:val="en-US"/>
        </w:rPr>
        <w:t xml:space="preserve">HEVNER, Alan R. </w:t>
      </w:r>
      <w:r w:rsidR="0039157E" w:rsidRPr="0039157E">
        <w:rPr>
          <w:rFonts w:ascii="Arial" w:hAnsi="Arial" w:cs="Arial"/>
          <w:i/>
          <w:lang w:val="en-US"/>
        </w:rPr>
        <w:t>et al.</w:t>
      </w:r>
      <w:r w:rsidRPr="00CC1334">
        <w:rPr>
          <w:rFonts w:ascii="Arial" w:hAnsi="Arial" w:cs="Arial"/>
          <w:lang w:val="en-US"/>
        </w:rPr>
        <w:t xml:space="preserve"> Design science in information systems research. </w:t>
      </w:r>
      <w:r w:rsidRPr="00CC1334">
        <w:rPr>
          <w:rFonts w:ascii="Arial" w:hAnsi="Arial" w:cs="Arial"/>
          <w:b/>
          <w:bCs/>
          <w:lang w:val="en-US"/>
        </w:rPr>
        <w:t>MIS Quarterly</w:t>
      </w:r>
      <w:r w:rsidRPr="00CC1334">
        <w:rPr>
          <w:rFonts w:ascii="Arial" w:hAnsi="Arial" w:cs="Arial"/>
          <w:lang w:val="en-US"/>
        </w:rPr>
        <w:t>, Minneapolis, v. 28, n. 1, p. 75-105, mar. 2004.</w:t>
      </w:r>
    </w:p>
    <w:p w14:paraId="22D591F4" w14:textId="6C16BE4F" w:rsidR="00747ADD" w:rsidRDefault="00747ADD" w:rsidP="003274CC">
      <w:pPr>
        <w:rPr>
          <w:rFonts w:ascii="Arial" w:hAnsi="Arial" w:cs="Arial"/>
          <w:lang w:val="en-US"/>
        </w:rPr>
      </w:pPr>
      <w:r w:rsidRPr="00747ADD">
        <w:rPr>
          <w:rFonts w:ascii="Arial" w:hAnsi="Arial" w:cs="Arial"/>
        </w:rPr>
        <w:t xml:space="preserve">INSTITUTO BRASILEIRO DE GEOGRAFIA E ESTATÍSTICA (IBGE). </w:t>
      </w:r>
      <w:r w:rsidRPr="00747ADD">
        <w:rPr>
          <w:rFonts w:ascii="Arial" w:hAnsi="Arial" w:cs="Arial"/>
          <w:b/>
          <w:bCs/>
        </w:rPr>
        <w:t>Censo Demográfico 2022: resultados</w:t>
      </w:r>
      <w:r w:rsidRPr="00747ADD">
        <w:rPr>
          <w:rFonts w:ascii="Arial" w:hAnsi="Arial" w:cs="Arial"/>
        </w:rPr>
        <w:t xml:space="preserve">. Rio de Janeiro: IBGE, 2022. Disponível em: </w:t>
      </w:r>
      <w:hyperlink r:id="rId69" w:tgtFrame="_new" w:history="1">
        <w:r w:rsidRPr="00747ADD">
          <w:rPr>
            <w:rStyle w:val="Hyperlink"/>
            <w:rFonts w:ascii="Arial" w:hAnsi="Arial" w:cs="Arial"/>
          </w:rPr>
          <w:t>https://www.ibge.gov.br/estatisticas/sociais/populacao/22827-censo-demografico-2022.html</w:t>
        </w:r>
      </w:hyperlink>
      <w:r w:rsidRPr="00747ADD">
        <w:rPr>
          <w:rFonts w:ascii="Arial" w:hAnsi="Arial" w:cs="Arial"/>
        </w:rPr>
        <w:t xml:space="preserve">. Acesso em: </w:t>
      </w:r>
      <w:r>
        <w:rPr>
          <w:rFonts w:ascii="Arial" w:hAnsi="Arial" w:cs="Arial"/>
        </w:rPr>
        <w:t>10 jan</w:t>
      </w:r>
      <w:r w:rsidRPr="00747ADD">
        <w:rPr>
          <w:rFonts w:ascii="Arial" w:hAnsi="Arial" w:cs="Arial"/>
        </w:rPr>
        <w:t>. 202</w:t>
      </w:r>
      <w:r>
        <w:rPr>
          <w:rFonts w:ascii="Arial" w:hAnsi="Arial" w:cs="Arial"/>
        </w:rPr>
        <w:t>6</w:t>
      </w:r>
      <w:r w:rsidRPr="00747ADD">
        <w:rPr>
          <w:rFonts w:ascii="Arial" w:hAnsi="Arial" w:cs="Arial"/>
        </w:rPr>
        <w:t>.</w:t>
      </w:r>
    </w:p>
    <w:p w14:paraId="39D2D8FF" w14:textId="36241F67" w:rsidR="003274CC" w:rsidRPr="00CC1334" w:rsidRDefault="003274CC" w:rsidP="003274CC">
      <w:pPr>
        <w:rPr>
          <w:rFonts w:ascii="Arial" w:hAnsi="Arial" w:cs="Arial"/>
          <w:lang w:val="en-US"/>
        </w:rPr>
      </w:pPr>
      <w:r w:rsidRPr="00CC1334">
        <w:rPr>
          <w:rFonts w:ascii="Arial" w:hAnsi="Arial" w:cs="Arial"/>
          <w:lang w:val="en-US"/>
        </w:rPr>
        <w:t xml:space="preserve">INTERNATIONAL ORGANIZATION FOR STANDARDIZATION. </w:t>
      </w:r>
      <w:r w:rsidRPr="00CC1334">
        <w:rPr>
          <w:rFonts w:ascii="Arial" w:hAnsi="Arial" w:cs="Arial"/>
          <w:b/>
          <w:bCs/>
          <w:lang w:val="en-US"/>
        </w:rPr>
        <w:t>ISO 9241-210:2010</w:t>
      </w:r>
      <w:r w:rsidRPr="00CC1334">
        <w:rPr>
          <w:rFonts w:ascii="Arial" w:hAnsi="Arial" w:cs="Arial"/>
          <w:lang w:val="en-US"/>
        </w:rPr>
        <w:t>: ergonomics of human-system interaction — Part 210: Human-centred design for interactive systems. Geneva: ISO, 2010.</w:t>
      </w:r>
    </w:p>
    <w:p w14:paraId="68DB7524" w14:textId="77777777" w:rsidR="003274CC" w:rsidRDefault="003274CC" w:rsidP="003274CC">
      <w:pPr>
        <w:rPr>
          <w:rFonts w:ascii="Arial" w:hAnsi="Arial" w:cs="Arial"/>
          <w:lang w:val="en-US"/>
        </w:rPr>
      </w:pPr>
      <w:r w:rsidRPr="00CC1334">
        <w:rPr>
          <w:rFonts w:ascii="Arial" w:hAnsi="Arial" w:cs="Arial"/>
          <w:lang w:val="en-US"/>
        </w:rPr>
        <w:t xml:space="preserve">INTERNATIONAL ORGANIZATION FOR STANDARDIZATION. </w:t>
      </w:r>
      <w:r w:rsidRPr="00CC1334">
        <w:rPr>
          <w:rFonts w:ascii="Arial" w:hAnsi="Arial" w:cs="Arial"/>
          <w:b/>
          <w:bCs/>
          <w:lang w:val="en-US"/>
        </w:rPr>
        <w:t>ISO 9241-11:2018</w:t>
      </w:r>
      <w:r w:rsidRPr="00CC1334">
        <w:rPr>
          <w:rFonts w:ascii="Arial" w:hAnsi="Arial" w:cs="Arial"/>
          <w:lang w:val="en-US"/>
        </w:rPr>
        <w:t>: ergonomics of human-system interaction — Part 11: Usability: Definitions and concepts. Geneva: ISO, 2018.</w:t>
      </w:r>
    </w:p>
    <w:p w14:paraId="168768D9" w14:textId="41967FC9" w:rsidR="0039566D" w:rsidRPr="00CC1334" w:rsidRDefault="0039566D" w:rsidP="003274CC">
      <w:pPr>
        <w:rPr>
          <w:rFonts w:ascii="Arial" w:hAnsi="Arial" w:cs="Arial"/>
          <w:lang w:val="en-US"/>
        </w:rPr>
      </w:pPr>
      <w:r w:rsidRPr="0039566D">
        <w:rPr>
          <w:rFonts w:ascii="Arial" w:hAnsi="Arial" w:cs="Arial"/>
        </w:rPr>
        <w:t xml:space="preserve">INTERNATIONAL ORGANIZATION FOR STANDARDIZATION; INTERNATIONAL ELECTROTECHNICAL COMMISSION. </w:t>
      </w:r>
      <w:r w:rsidRPr="0039566D">
        <w:rPr>
          <w:rFonts w:ascii="Arial" w:hAnsi="Arial" w:cs="Arial"/>
          <w:b/>
          <w:bCs/>
        </w:rPr>
        <w:t>ISO/IEC 25010:2011: Systems and software engineering — Systems and software Quality Requirements and Evaluation (SQuaRE) — System and software quality models</w:t>
      </w:r>
      <w:r w:rsidRPr="0039566D">
        <w:rPr>
          <w:rFonts w:ascii="Arial" w:hAnsi="Arial" w:cs="Arial"/>
        </w:rPr>
        <w:t>. Geneva: ISO, 2011.</w:t>
      </w:r>
    </w:p>
    <w:p w14:paraId="4629E35C" w14:textId="5B74E859" w:rsidR="003274CC" w:rsidRDefault="003274CC" w:rsidP="003274CC">
      <w:pPr>
        <w:rPr>
          <w:rFonts w:ascii="Arial" w:hAnsi="Arial" w:cs="Arial"/>
          <w:lang w:val="en-US"/>
        </w:rPr>
      </w:pPr>
      <w:r w:rsidRPr="00CC1334">
        <w:rPr>
          <w:rFonts w:ascii="Arial" w:hAnsi="Arial" w:cs="Arial"/>
          <w:lang w:val="en-US"/>
        </w:rPr>
        <w:t>INTERNATIONAL TELECOMMUNICATION UNION</w:t>
      </w:r>
      <w:r w:rsidR="00F92213">
        <w:rPr>
          <w:rFonts w:ascii="Arial" w:hAnsi="Arial" w:cs="Arial"/>
          <w:lang w:val="en-US"/>
        </w:rPr>
        <w:t xml:space="preserve"> (ITU)</w:t>
      </w:r>
      <w:r w:rsidRPr="00CC1334">
        <w:rPr>
          <w:rFonts w:ascii="Arial" w:hAnsi="Arial" w:cs="Arial"/>
          <w:lang w:val="en-US"/>
        </w:rPr>
        <w:t xml:space="preserve">. </w:t>
      </w:r>
      <w:r w:rsidRPr="00CC1334">
        <w:rPr>
          <w:rFonts w:ascii="Arial" w:hAnsi="Arial" w:cs="Arial"/>
          <w:b/>
          <w:bCs/>
          <w:lang w:val="en-US"/>
        </w:rPr>
        <w:t>Measuring digital development</w:t>
      </w:r>
      <w:r w:rsidRPr="00CC1334">
        <w:rPr>
          <w:rFonts w:ascii="Arial" w:hAnsi="Arial" w:cs="Arial"/>
          <w:lang w:val="en-US"/>
        </w:rPr>
        <w:t>: facts and figures 2023. Geneva: ITU, 2023.</w:t>
      </w:r>
    </w:p>
    <w:p w14:paraId="534F6FCF" w14:textId="06FDEC2A" w:rsidR="004B3973" w:rsidRPr="00D0028A" w:rsidRDefault="004B3973" w:rsidP="003274CC">
      <w:pPr>
        <w:rPr>
          <w:rFonts w:ascii="Arial" w:hAnsi="Arial" w:cs="Arial"/>
          <w:lang w:val="en-US"/>
        </w:rPr>
      </w:pPr>
      <w:r w:rsidRPr="004B3973">
        <w:rPr>
          <w:rFonts w:ascii="Arial" w:hAnsi="Arial" w:cs="Arial"/>
        </w:rPr>
        <w:t xml:space="preserve">JORDAN, Katy. Initial trends in enrolment and completion of massive open online courses. </w:t>
      </w:r>
      <w:r w:rsidRPr="004B3973">
        <w:rPr>
          <w:rFonts w:ascii="Arial" w:hAnsi="Arial" w:cs="Arial"/>
          <w:b/>
          <w:bCs/>
        </w:rPr>
        <w:t>The International Review of Research in Open and Distributed Learning</w:t>
      </w:r>
      <w:r w:rsidRPr="004B3973">
        <w:rPr>
          <w:rFonts w:ascii="Arial" w:hAnsi="Arial" w:cs="Arial"/>
        </w:rPr>
        <w:t xml:space="preserve">, </w:t>
      </w:r>
      <w:r w:rsidR="006A26D7" w:rsidRPr="006A26D7">
        <w:rPr>
          <w:rFonts w:ascii="Arial" w:hAnsi="Arial" w:cs="Arial"/>
          <w:i/>
        </w:rPr>
        <w:t>[S. l.]</w:t>
      </w:r>
      <w:r w:rsidRPr="004B3973">
        <w:rPr>
          <w:rFonts w:ascii="Arial" w:hAnsi="Arial" w:cs="Arial"/>
        </w:rPr>
        <w:t xml:space="preserve">, v. 15, n. </w:t>
      </w:r>
      <w:r w:rsidRPr="00D0028A">
        <w:rPr>
          <w:rFonts w:ascii="Arial" w:hAnsi="Arial" w:cs="Arial"/>
        </w:rPr>
        <w:t>1, p. 133–160, 2014.</w:t>
      </w:r>
    </w:p>
    <w:p w14:paraId="04757657" w14:textId="77777777" w:rsidR="00600C91" w:rsidRPr="00600C91" w:rsidRDefault="00600C91" w:rsidP="00600C91">
      <w:pPr>
        <w:rPr>
          <w:rFonts w:ascii="Arial" w:hAnsi="Arial" w:cs="Arial"/>
        </w:rPr>
      </w:pPr>
      <w:r w:rsidRPr="00D0028A">
        <w:rPr>
          <w:rFonts w:ascii="Arial" w:hAnsi="Arial" w:cs="Arial"/>
        </w:rPr>
        <w:t>KITCHENHAM, Barbara. Procedures for performing systematic reviews. Keele: Keele University, 2004.</w:t>
      </w:r>
    </w:p>
    <w:p w14:paraId="46BB61AB" w14:textId="77777777" w:rsidR="003274CC" w:rsidRPr="00173074" w:rsidRDefault="003274CC" w:rsidP="003274CC">
      <w:pPr>
        <w:rPr>
          <w:rFonts w:ascii="Arial" w:hAnsi="Arial" w:cs="Arial"/>
        </w:rPr>
      </w:pPr>
      <w:r w:rsidRPr="00173074">
        <w:rPr>
          <w:rFonts w:ascii="Arial" w:hAnsi="Arial" w:cs="Arial"/>
        </w:rPr>
        <w:lastRenderedPageBreak/>
        <w:t xml:space="preserve">KULPA, C. C. </w:t>
      </w:r>
      <w:r w:rsidRPr="00173074">
        <w:rPr>
          <w:rFonts w:ascii="Arial" w:hAnsi="Arial" w:cs="Arial"/>
          <w:b/>
          <w:bCs/>
        </w:rPr>
        <w:t>Sistemática para o desenvolvimento de diretrizes no design de interfaces gráficas em Tablet PCs voltadas a usuários típicos</w:t>
      </w:r>
      <w:r w:rsidRPr="00173074">
        <w:rPr>
          <w:rFonts w:ascii="Arial" w:hAnsi="Arial" w:cs="Arial"/>
        </w:rPr>
        <w:t>. 2017. Tese (Doutorado em Engenharia de Produção) – Escola de Engenharia, Universidade Federal do Rio Grande do Sul, Porto Alegre, 2017.</w:t>
      </w:r>
    </w:p>
    <w:p w14:paraId="1D9EC31A" w14:textId="77777777" w:rsidR="003274CC" w:rsidRDefault="003274CC" w:rsidP="003274CC">
      <w:pPr>
        <w:rPr>
          <w:rFonts w:ascii="Arial" w:hAnsi="Arial" w:cs="Arial"/>
          <w:lang w:val="en-US"/>
        </w:rPr>
      </w:pPr>
      <w:r w:rsidRPr="00CC1334">
        <w:rPr>
          <w:rFonts w:ascii="Arial" w:hAnsi="Arial" w:cs="Arial"/>
          <w:lang w:val="en-US"/>
        </w:rPr>
        <w:t xml:space="preserve">LAZAR, Jonathan; GOLDSTEIN, Daniel; TAYLOR, Anne. </w:t>
      </w:r>
      <w:r w:rsidRPr="00CC1334">
        <w:rPr>
          <w:rFonts w:ascii="Arial" w:hAnsi="Arial" w:cs="Arial"/>
          <w:b/>
          <w:bCs/>
          <w:lang w:val="en-US"/>
        </w:rPr>
        <w:t>Ensuring digital accessibility through process and policy</w:t>
      </w:r>
      <w:r w:rsidRPr="00CC1334">
        <w:rPr>
          <w:rFonts w:ascii="Arial" w:hAnsi="Arial" w:cs="Arial"/>
          <w:lang w:val="en-US"/>
        </w:rPr>
        <w:t>. Waltham: Morgan Kaufmann, 2015.</w:t>
      </w:r>
    </w:p>
    <w:p w14:paraId="0689C369" w14:textId="4C632433" w:rsidR="004B3973" w:rsidRDefault="004B3973" w:rsidP="003274CC">
      <w:pPr>
        <w:rPr>
          <w:rFonts w:ascii="Arial" w:hAnsi="Arial" w:cs="Arial"/>
        </w:rPr>
      </w:pPr>
      <w:r w:rsidRPr="004B3973">
        <w:rPr>
          <w:rFonts w:ascii="Arial" w:hAnsi="Arial" w:cs="Arial"/>
        </w:rPr>
        <w:t xml:space="preserve">LEE, Youngju; CHOI, Jaeho. A review of online course dropout research: implications for practice and future research. </w:t>
      </w:r>
      <w:r w:rsidRPr="004B3973">
        <w:rPr>
          <w:rFonts w:ascii="Arial" w:hAnsi="Arial" w:cs="Arial"/>
          <w:b/>
          <w:bCs/>
        </w:rPr>
        <w:t>Educational Technology Research and Development</w:t>
      </w:r>
      <w:r w:rsidRPr="004B3973">
        <w:rPr>
          <w:rFonts w:ascii="Arial" w:hAnsi="Arial" w:cs="Arial"/>
        </w:rPr>
        <w:t xml:space="preserve">, </w:t>
      </w:r>
      <w:r w:rsidR="006A26D7" w:rsidRPr="006A26D7">
        <w:rPr>
          <w:rFonts w:ascii="Arial" w:hAnsi="Arial" w:cs="Arial"/>
          <w:i/>
        </w:rPr>
        <w:t>[S. l.]</w:t>
      </w:r>
      <w:r w:rsidRPr="004B3973">
        <w:rPr>
          <w:rFonts w:ascii="Arial" w:hAnsi="Arial" w:cs="Arial"/>
        </w:rPr>
        <w:t>, v. 59, n. 5, p. 593–618, 2011.</w:t>
      </w:r>
    </w:p>
    <w:p w14:paraId="7D83E0A0" w14:textId="04E543BA" w:rsidR="00111575" w:rsidRPr="00CC1334" w:rsidRDefault="00111575" w:rsidP="003274CC">
      <w:pPr>
        <w:rPr>
          <w:rFonts w:ascii="Arial" w:hAnsi="Arial" w:cs="Arial"/>
          <w:lang w:val="en-US"/>
        </w:rPr>
      </w:pPr>
      <w:r w:rsidRPr="00111575">
        <w:rPr>
          <w:rFonts w:ascii="Arial" w:hAnsi="Arial" w:cs="Arial"/>
        </w:rPr>
        <w:t xml:space="preserve">LIKERT, Rensis. A technique for the measurement of attitudes. </w:t>
      </w:r>
      <w:r w:rsidRPr="00111575">
        <w:rPr>
          <w:rFonts w:ascii="Arial" w:hAnsi="Arial" w:cs="Arial"/>
          <w:b/>
          <w:bCs/>
        </w:rPr>
        <w:t>Archives of Psychology</w:t>
      </w:r>
      <w:r w:rsidRPr="00111575">
        <w:rPr>
          <w:rFonts w:ascii="Arial" w:hAnsi="Arial" w:cs="Arial"/>
        </w:rPr>
        <w:t xml:space="preserve">, </w:t>
      </w:r>
      <w:r w:rsidR="006A26D7" w:rsidRPr="006A26D7">
        <w:rPr>
          <w:rFonts w:ascii="Arial" w:hAnsi="Arial" w:cs="Arial"/>
          <w:i/>
        </w:rPr>
        <w:t>[S. l.]</w:t>
      </w:r>
      <w:r w:rsidRPr="00111575">
        <w:rPr>
          <w:rFonts w:ascii="Arial" w:hAnsi="Arial" w:cs="Arial"/>
        </w:rPr>
        <w:t>, v. 140, p. 1–55, 1932.</w:t>
      </w:r>
    </w:p>
    <w:p w14:paraId="6EAF7816" w14:textId="167459A1" w:rsidR="003274CC" w:rsidRPr="00CC1334" w:rsidRDefault="003274CC" w:rsidP="003274CC">
      <w:pPr>
        <w:rPr>
          <w:rFonts w:ascii="Arial" w:hAnsi="Arial" w:cs="Arial"/>
          <w:lang w:val="en-US"/>
        </w:rPr>
      </w:pPr>
      <w:r w:rsidRPr="00CC1334">
        <w:rPr>
          <w:rFonts w:ascii="Arial" w:hAnsi="Arial" w:cs="Arial"/>
          <w:lang w:val="en-US"/>
        </w:rPr>
        <w:t xml:space="preserve">LOITSCH, C. </w:t>
      </w:r>
      <w:r w:rsidR="0039157E" w:rsidRPr="0039157E">
        <w:rPr>
          <w:rFonts w:ascii="Arial" w:hAnsi="Arial" w:cs="Arial"/>
          <w:i/>
          <w:lang w:val="en-US"/>
        </w:rPr>
        <w:t>et al.</w:t>
      </w:r>
      <w:r w:rsidRPr="00CC1334">
        <w:rPr>
          <w:rFonts w:ascii="Arial" w:hAnsi="Arial" w:cs="Arial"/>
          <w:lang w:val="en-US"/>
        </w:rPr>
        <w:t xml:space="preserve"> A knowledge-based approach to user interface adaptation from preferences and for special needs. </w:t>
      </w:r>
      <w:r w:rsidRPr="00CC1334">
        <w:rPr>
          <w:rFonts w:ascii="Arial" w:hAnsi="Arial" w:cs="Arial"/>
          <w:b/>
          <w:bCs/>
          <w:lang w:val="en-US"/>
        </w:rPr>
        <w:t>User Modeling and User-Adapted Interaction</w:t>
      </w:r>
      <w:r w:rsidRPr="00CC1334">
        <w:rPr>
          <w:rFonts w:ascii="Arial" w:hAnsi="Arial" w:cs="Arial"/>
          <w:lang w:val="en-US"/>
        </w:rPr>
        <w:t>, v. 27, n. 3-5, p. 445–491, 2017.</w:t>
      </w:r>
    </w:p>
    <w:p w14:paraId="3DAA5B29" w14:textId="5FE75B63" w:rsidR="00162225" w:rsidRDefault="00162225" w:rsidP="003274CC">
      <w:pPr>
        <w:rPr>
          <w:rFonts w:ascii="Arial" w:hAnsi="Arial" w:cs="Arial"/>
          <w:lang w:val="en-US"/>
        </w:rPr>
      </w:pPr>
      <w:r w:rsidRPr="00CC1334">
        <w:rPr>
          <w:rFonts w:ascii="Arial" w:hAnsi="Arial" w:cs="Arial"/>
          <w:lang w:val="en-US"/>
        </w:rPr>
        <w:t xml:space="preserve">MACE, Ronald L. </w:t>
      </w:r>
      <w:r w:rsidR="0039157E" w:rsidRPr="0039157E">
        <w:rPr>
          <w:rFonts w:ascii="Arial" w:hAnsi="Arial" w:cs="Arial"/>
          <w:i/>
          <w:lang w:val="en-US"/>
        </w:rPr>
        <w:t>et al.</w:t>
      </w:r>
      <w:r w:rsidRPr="00CC1334">
        <w:rPr>
          <w:rFonts w:ascii="Arial" w:hAnsi="Arial" w:cs="Arial"/>
          <w:lang w:val="en-US"/>
        </w:rPr>
        <w:t xml:space="preserve"> The principles of universal design. Raleigh: Center for Universal Design, North Carolina State University, 1997.</w:t>
      </w:r>
    </w:p>
    <w:p w14:paraId="5B10CE50" w14:textId="0ACF3028" w:rsidR="00071494" w:rsidRPr="00D0028A" w:rsidRDefault="00071494" w:rsidP="003274CC">
      <w:pPr>
        <w:rPr>
          <w:rFonts w:ascii="Arial" w:hAnsi="Arial" w:cs="Arial"/>
          <w:lang w:val="en-US"/>
        </w:rPr>
      </w:pPr>
      <w:r w:rsidRPr="00071494">
        <w:rPr>
          <w:rFonts w:ascii="Arial" w:hAnsi="Arial" w:cs="Arial"/>
        </w:rPr>
        <w:t xml:space="preserve">MACE, Ronald L. Universal design in housing. </w:t>
      </w:r>
      <w:r w:rsidRPr="00071494">
        <w:rPr>
          <w:rFonts w:ascii="Arial" w:hAnsi="Arial" w:cs="Arial"/>
          <w:b/>
          <w:bCs/>
        </w:rPr>
        <w:t>Assistive Technology</w:t>
      </w:r>
      <w:r w:rsidRPr="00071494">
        <w:rPr>
          <w:rFonts w:ascii="Arial" w:hAnsi="Arial" w:cs="Arial"/>
        </w:rPr>
        <w:t xml:space="preserve">, v. 10, n. 1, p. 21-28, </w:t>
      </w:r>
      <w:r w:rsidRPr="00D0028A">
        <w:rPr>
          <w:rFonts w:ascii="Arial" w:hAnsi="Arial" w:cs="Arial"/>
        </w:rPr>
        <w:t>1998.</w:t>
      </w:r>
    </w:p>
    <w:p w14:paraId="3F3B1F34" w14:textId="0C8A0D01" w:rsidR="00CB678D" w:rsidRPr="00CC1334" w:rsidRDefault="00CB678D" w:rsidP="003274CC">
      <w:pPr>
        <w:rPr>
          <w:rFonts w:ascii="Arial" w:hAnsi="Arial" w:cs="Arial"/>
          <w:lang w:val="en-US"/>
        </w:rPr>
      </w:pPr>
      <w:r w:rsidRPr="00D0028A">
        <w:rPr>
          <w:rFonts w:ascii="Arial" w:hAnsi="Arial" w:cs="Arial"/>
        </w:rPr>
        <w:t xml:space="preserve">MARCONI, Marina de Andrade; LAKATOS, Eva Maria. </w:t>
      </w:r>
      <w:r w:rsidRPr="00D0028A">
        <w:rPr>
          <w:rFonts w:ascii="Arial" w:hAnsi="Arial" w:cs="Arial"/>
          <w:i/>
          <w:iCs/>
        </w:rPr>
        <w:t>Fundamentos de metodologia científica</w:t>
      </w:r>
      <w:r w:rsidRPr="00D0028A">
        <w:rPr>
          <w:rFonts w:ascii="Arial" w:hAnsi="Arial" w:cs="Arial"/>
        </w:rPr>
        <w:t>. 8. ed. São Paulo: Atlas, 2017.</w:t>
      </w:r>
    </w:p>
    <w:p w14:paraId="5C9ED44F" w14:textId="77777777" w:rsidR="003274CC" w:rsidRPr="00173074" w:rsidRDefault="003274CC" w:rsidP="003274CC">
      <w:pPr>
        <w:rPr>
          <w:rFonts w:ascii="Arial" w:hAnsi="Arial" w:cs="Arial"/>
        </w:rPr>
      </w:pPr>
      <w:r w:rsidRPr="00173074">
        <w:rPr>
          <w:rFonts w:ascii="Arial" w:hAnsi="Arial" w:cs="Arial"/>
        </w:rPr>
        <w:t xml:space="preserve">MARQUES, Séphora C. C.; VIANA, Matheus C.; CARVALHO, Dárlinton B. F. Acessibilidade no desenvolvimento de aplicativos móveis: uma revisão sistemática sobre problemas recorrentes, métodos de verificação e ferramentas. In: SIMPÓSIO BRASILEIRO SOBRE FATORES HUMANOS EM SISTEMAS COMPUTACIONAIS (IHC), 24., 2025, Belo Horizonte. </w:t>
      </w:r>
      <w:r w:rsidRPr="00173074">
        <w:rPr>
          <w:rFonts w:ascii="Arial" w:hAnsi="Arial" w:cs="Arial"/>
          <w:b/>
          <w:bCs/>
        </w:rPr>
        <w:t>Anais...</w:t>
      </w:r>
      <w:r w:rsidRPr="00173074">
        <w:rPr>
          <w:rFonts w:ascii="Arial" w:hAnsi="Arial" w:cs="Arial"/>
        </w:rPr>
        <w:t xml:space="preserve"> Porto Alegre: SBC, 2025. p. 1277-1300.</w:t>
      </w:r>
    </w:p>
    <w:p w14:paraId="5443BF54" w14:textId="77777777" w:rsidR="003274CC" w:rsidRDefault="003274CC" w:rsidP="003274CC">
      <w:pPr>
        <w:rPr>
          <w:rFonts w:ascii="Arial" w:hAnsi="Arial" w:cs="Arial"/>
        </w:rPr>
      </w:pPr>
      <w:r w:rsidRPr="00173074">
        <w:rPr>
          <w:rFonts w:ascii="Arial" w:hAnsi="Arial" w:cs="Arial"/>
        </w:rPr>
        <w:t xml:space="preserve">MELO, A. M.; BARANAUSKAS, M. C. Design para a inclusão: desafios e proposta. In: SIMPÓSIO BRASILEIRO SOBRE FATORES HUMANOS EM SISTEMAS COMPUTACIONAIS (IHC), 7., 2006, Natal. </w:t>
      </w:r>
      <w:r w:rsidRPr="00173074">
        <w:rPr>
          <w:rFonts w:ascii="Arial" w:hAnsi="Arial" w:cs="Arial"/>
          <w:b/>
          <w:bCs/>
        </w:rPr>
        <w:t>Anais...</w:t>
      </w:r>
      <w:r w:rsidRPr="00173074">
        <w:rPr>
          <w:rFonts w:ascii="Arial" w:hAnsi="Arial" w:cs="Arial"/>
        </w:rPr>
        <w:t xml:space="preserve"> Porto Alegre: SBC, 2006.</w:t>
      </w:r>
    </w:p>
    <w:p w14:paraId="7869B217" w14:textId="1ED6FBA4" w:rsidR="00A57961" w:rsidRDefault="00A57961" w:rsidP="003274CC">
      <w:pPr>
        <w:rPr>
          <w:rFonts w:ascii="Arial" w:hAnsi="Arial" w:cs="Arial"/>
        </w:rPr>
      </w:pPr>
      <w:r w:rsidRPr="00A57961">
        <w:rPr>
          <w:rFonts w:ascii="Arial" w:hAnsi="Arial" w:cs="Arial"/>
        </w:rPr>
        <w:t xml:space="preserve">MICROSOFT. </w:t>
      </w:r>
      <w:r w:rsidRPr="00A57961">
        <w:rPr>
          <w:rFonts w:ascii="Arial" w:hAnsi="Arial" w:cs="Arial"/>
          <w:b/>
          <w:bCs/>
        </w:rPr>
        <w:t>Microsoft Excel 365</w:t>
      </w:r>
      <w:r w:rsidRPr="00A57961">
        <w:rPr>
          <w:rFonts w:ascii="Arial" w:hAnsi="Arial" w:cs="Arial"/>
        </w:rPr>
        <w:t xml:space="preserve">. Redmond: Microsoft Corporation, 2026. Disponível em: https://www.microsoft.com/pt-br/microsoft-365/excel. Acesso em: </w:t>
      </w:r>
      <w:r>
        <w:rPr>
          <w:rFonts w:ascii="Arial" w:hAnsi="Arial" w:cs="Arial"/>
        </w:rPr>
        <w:t>10</w:t>
      </w:r>
      <w:r w:rsidRPr="00A57961">
        <w:rPr>
          <w:rFonts w:ascii="Arial" w:hAnsi="Arial" w:cs="Arial"/>
        </w:rPr>
        <w:t xml:space="preserve"> fev. 202</w:t>
      </w:r>
      <w:r>
        <w:rPr>
          <w:rFonts w:ascii="Arial" w:hAnsi="Arial" w:cs="Arial"/>
        </w:rPr>
        <w:t>4</w:t>
      </w:r>
      <w:r w:rsidRPr="00A57961">
        <w:rPr>
          <w:rFonts w:ascii="Arial" w:hAnsi="Arial" w:cs="Arial"/>
        </w:rPr>
        <w:t>.</w:t>
      </w:r>
    </w:p>
    <w:p w14:paraId="76EB2512" w14:textId="44805CB6" w:rsidR="00DD248E" w:rsidRDefault="00DD248E" w:rsidP="003274CC">
      <w:pPr>
        <w:rPr>
          <w:rFonts w:ascii="Arial" w:hAnsi="Arial" w:cs="Arial"/>
        </w:rPr>
      </w:pPr>
      <w:r w:rsidRPr="00DD248E">
        <w:rPr>
          <w:rFonts w:ascii="Arial" w:hAnsi="Arial" w:cs="Arial"/>
        </w:rPr>
        <w:t xml:space="preserve">MICROSOFT. </w:t>
      </w:r>
      <w:r w:rsidRPr="00DD248E">
        <w:rPr>
          <w:rFonts w:ascii="Arial" w:hAnsi="Arial" w:cs="Arial"/>
          <w:b/>
          <w:bCs/>
        </w:rPr>
        <w:t>Microsoft SQL Server Express</w:t>
      </w:r>
      <w:r w:rsidRPr="00DD248E">
        <w:rPr>
          <w:rFonts w:ascii="Arial" w:hAnsi="Arial" w:cs="Arial"/>
        </w:rPr>
        <w:t xml:space="preserve">. Versão 17. Redmond: Microsoft Corporation, 2017. Disponível em: https://www.microsoft.com/pt-br/sql-server/sql-server-downloads. Acesso em: </w:t>
      </w:r>
      <w:r>
        <w:rPr>
          <w:rFonts w:ascii="Arial" w:hAnsi="Arial" w:cs="Arial"/>
        </w:rPr>
        <w:t>15</w:t>
      </w:r>
      <w:r w:rsidRPr="00DD248E">
        <w:rPr>
          <w:rFonts w:ascii="Arial" w:hAnsi="Arial" w:cs="Arial"/>
        </w:rPr>
        <w:t xml:space="preserve"> fev. 202</w:t>
      </w:r>
      <w:r>
        <w:rPr>
          <w:rFonts w:ascii="Arial" w:hAnsi="Arial" w:cs="Arial"/>
        </w:rPr>
        <w:t>4</w:t>
      </w:r>
      <w:r w:rsidRPr="00DD248E">
        <w:rPr>
          <w:rFonts w:ascii="Arial" w:hAnsi="Arial" w:cs="Arial"/>
        </w:rPr>
        <w:t>.</w:t>
      </w:r>
    </w:p>
    <w:p w14:paraId="209F8A52" w14:textId="2DDEB944" w:rsidR="00DD248E" w:rsidRDefault="00DD248E" w:rsidP="003274CC">
      <w:pPr>
        <w:rPr>
          <w:rFonts w:ascii="Arial" w:hAnsi="Arial" w:cs="Arial"/>
        </w:rPr>
      </w:pPr>
      <w:r w:rsidRPr="00DD248E">
        <w:rPr>
          <w:rFonts w:ascii="Arial" w:hAnsi="Arial" w:cs="Arial"/>
        </w:rPr>
        <w:t xml:space="preserve">MOODLE. </w:t>
      </w:r>
      <w:r w:rsidRPr="00DD248E">
        <w:rPr>
          <w:rFonts w:ascii="Arial" w:hAnsi="Arial" w:cs="Arial"/>
          <w:b/>
          <w:bCs/>
        </w:rPr>
        <w:t>Moodle</w:t>
      </w:r>
      <w:r w:rsidRPr="00DD248E">
        <w:rPr>
          <w:rFonts w:ascii="Arial" w:hAnsi="Arial" w:cs="Arial"/>
        </w:rPr>
        <w:t xml:space="preserve">. West Perth: Moodle Pty Ltd, 2025. Disponível em: https://moodle.org. Acesso em: 27 </w:t>
      </w:r>
      <w:r>
        <w:rPr>
          <w:rFonts w:ascii="Arial" w:hAnsi="Arial" w:cs="Arial"/>
        </w:rPr>
        <w:t>jun</w:t>
      </w:r>
      <w:r w:rsidRPr="00DD248E">
        <w:rPr>
          <w:rFonts w:ascii="Arial" w:hAnsi="Arial" w:cs="Arial"/>
        </w:rPr>
        <w:t>. 202</w:t>
      </w:r>
      <w:r>
        <w:rPr>
          <w:rFonts w:ascii="Arial" w:hAnsi="Arial" w:cs="Arial"/>
        </w:rPr>
        <w:t>5</w:t>
      </w:r>
      <w:r w:rsidRPr="00DD248E">
        <w:rPr>
          <w:rFonts w:ascii="Arial" w:hAnsi="Arial" w:cs="Arial"/>
        </w:rPr>
        <w:t>.</w:t>
      </w:r>
    </w:p>
    <w:p w14:paraId="190E71D9" w14:textId="750E77FC" w:rsidR="00B817E8" w:rsidRPr="00173074" w:rsidRDefault="00B817E8" w:rsidP="003274CC">
      <w:pPr>
        <w:rPr>
          <w:rFonts w:ascii="Arial" w:hAnsi="Arial" w:cs="Arial"/>
        </w:rPr>
      </w:pPr>
      <w:r w:rsidRPr="00B817E8">
        <w:rPr>
          <w:rFonts w:ascii="Arial" w:hAnsi="Arial" w:cs="Arial"/>
        </w:rPr>
        <w:t xml:space="preserve">NÄSI, Greta; COBERLEY, Carter; DAVIS, Karen; VASKO, Mary. The role of mobile technologies in health care processes: a systematic review. </w:t>
      </w:r>
      <w:r w:rsidRPr="00B817E8">
        <w:rPr>
          <w:rFonts w:ascii="Arial" w:hAnsi="Arial" w:cs="Arial"/>
          <w:b/>
          <w:bCs/>
        </w:rPr>
        <w:t>Journal of Medical Internet Research</w:t>
      </w:r>
      <w:r w:rsidRPr="00B817E8">
        <w:rPr>
          <w:rFonts w:ascii="Arial" w:hAnsi="Arial" w:cs="Arial"/>
        </w:rPr>
        <w:t>, Toronto, v. 17, n. 2, e26, 2015. DOI: 10.2196/jmir.3439.</w:t>
      </w:r>
    </w:p>
    <w:p w14:paraId="460FD12F" w14:textId="77777777" w:rsidR="003274CC" w:rsidRPr="00173074" w:rsidRDefault="003274CC" w:rsidP="003274CC">
      <w:pPr>
        <w:rPr>
          <w:rFonts w:ascii="Arial" w:hAnsi="Arial" w:cs="Arial"/>
        </w:rPr>
      </w:pPr>
      <w:r w:rsidRPr="00173074">
        <w:rPr>
          <w:rFonts w:ascii="Arial" w:hAnsi="Arial" w:cs="Arial"/>
        </w:rPr>
        <w:t xml:space="preserve">NERY, F. C. </w:t>
      </w:r>
      <w:r w:rsidRPr="00173074">
        <w:rPr>
          <w:rFonts w:ascii="Arial" w:hAnsi="Arial" w:cs="Arial"/>
          <w:b/>
          <w:bCs/>
        </w:rPr>
        <w:t>Requisitos e padrões para o desenvolvimento de configurações de acessibilidade de aplicativos móveis sob a perspectiva do design universal</w:t>
      </w:r>
      <w:r w:rsidRPr="00173074">
        <w:rPr>
          <w:rFonts w:ascii="Arial" w:hAnsi="Arial" w:cs="Arial"/>
        </w:rPr>
        <w:t>. 2021. Dissertação (Mestrado em Ciência da Computação) – Universidade Federal do ABC, Santo André, 2021.</w:t>
      </w:r>
    </w:p>
    <w:p w14:paraId="67D8BF7B" w14:textId="77777777" w:rsidR="003274CC" w:rsidRPr="00173074" w:rsidRDefault="003274CC" w:rsidP="003274CC">
      <w:pPr>
        <w:rPr>
          <w:rFonts w:ascii="Arial" w:hAnsi="Arial" w:cs="Arial"/>
        </w:rPr>
      </w:pPr>
      <w:r w:rsidRPr="00CC1334">
        <w:rPr>
          <w:rFonts w:ascii="Arial" w:hAnsi="Arial" w:cs="Arial"/>
          <w:lang w:val="en-US"/>
        </w:rPr>
        <w:lastRenderedPageBreak/>
        <w:t xml:space="preserve">NETFLIX. </w:t>
      </w:r>
      <w:r w:rsidRPr="00CC1334">
        <w:rPr>
          <w:rFonts w:ascii="Arial" w:hAnsi="Arial" w:cs="Arial"/>
          <w:b/>
          <w:bCs/>
          <w:lang w:val="en-US"/>
        </w:rPr>
        <w:t>Recommendations</w:t>
      </w:r>
      <w:r w:rsidRPr="00CC1334">
        <w:rPr>
          <w:rFonts w:ascii="Arial" w:hAnsi="Arial" w:cs="Arial"/>
          <w:lang w:val="en-US"/>
        </w:rPr>
        <w:t xml:space="preserve">. Los Gatos: Netflix Research, 2023. </w:t>
      </w:r>
      <w:r w:rsidRPr="00173074">
        <w:rPr>
          <w:rFonts w:ascii="Arial" w:hAnsi="Arial" w:cs="Arial"/>
        </w:rPr>
        <w:t xml:space="preserve">Disponível em: </w:t>
      </w:r>
      <w:hyperlink r:id="rId70" w:tgtFrame="_blank" w:history="1">
        <w:r w:rsidRPr="00173074">
          <w:rPr>
            <w:rStyle w:val="Hyperlink"/>
            <w:rFonts w:ascii="Arial" w:hAnsi="Arial" w:cs="Arial"/>
          </w:rPr>
          <w:t>https://research.netflix.com/research-area/recommendations</w:t>
        </w:r>
      </w:hyperlink>
      <w:r w:rsidRPr="00173074">
        <w:rPr>
          <w:rFonts w:ascii="Arial" w:hAnsi="Arial" w:cs="Arial"/>
        </w:rPr>
        <w:t>. Acesso em: 19 dez. 2025.</w:t>
      </w:r>
    </w:p>
    <w:p w14:paraId="0136AF7F" w14:textId="144565C1" w:rsidR="003274CC" w:rsidRPr="00CC1334" w:rsidRDefault="003274CC" w:rsidP="003274CC">
      <w:pPr>
        <w:rPr>
          <w:rFonts w:ascii="Arial" w:hAnsi="Arial" w:cs="Arial"/>
          <w:lang w:val="en-US"/>
        </w:rPr>
      </w:pPr>
      <w:r w:rsidRPr="00173074">
        <w:rPr>
          <w:rFonts w:ascii="Arial" w:hAnsi="Arial" w:cs="Arial"/>
        </w:rPr>
        <w:t xml:space="preserve">NETO, N. G. S. </w:t>
      </w:r>
      <w:r w:rsidR="0039157E" w:rsidRPr="0039157E">
        <w:rPr>
          <w:rFonts w:ascii="Arial" w:hAnsi="Arial" w:cs="Arial"/>
          <w:i/>
        </w:rPr>
        <w:t>et al.</w:t>
      </w:r>
      <w:r w:rsidRPr="00173074">
        <w:rPr>
          <w:rFonts w:ascii="Arial" w:hAnsi="Arial" w:cs="Arial"/>
        </w:rPr>
        <w:t xml:space="preserve"> Acessibilidade em dispositivos móveis: uma análise sob a perspectiva das pesquisas em interação humano computador no Brasil. </w:t>
      </w:r>
      <w:r w:rsidRPr="00CC1334">
        <w:rPr>
          <w:rFonts w:ascii="Arial" w:hAnsi="Arial" w:cs="Arial"/>
          <w:b/>
          <w:bCs/>
          <w:lang w:val="en-US"/>
        </w:rPr>
        <w:t>Brazilian Journal of Development</w:t>
      </w:r>
      <w:r w:rsidRPr="00CC1334">
        <w:rPr>
          <w:rFonts w:ascii="Arial" w:hAnsi="Arial" w:cs="Arial"/>
          <w:lang w:val="en-US"/>
        </w:rPr>
        <w:t>, v. 7, n. 4, p. 34137–34150, 2021.</w:t>
      </w:r>
    </w:p>
    <w:p w14:paraId="29F75E80" w14:textId="77777777" w:rsidR="003274CC" w:rsidRPr="00CC1334" w:rsidRDefault="003274CC" w:rsidP="003274CC">
      <w:pPr>
        <w:rPr>
          <w:rFonts w:ascii="Arial" w:hAnsi="Arial" w:cs="Arial"/>
          <w:lang w:val="en-US"/>
        </w:rPr>
      </w:pPr>
      <w:r w:rsidRPr="00CC1334">
        <w:rPr>
          <w:rFonts w:ascii="Arial" w:hAnsi="Arial" w:cs="Arial"/>
          <w:lang w:val="en-US"/>
        </w:rPr>
        <w:t xml:space="preserve">NIELSEN, Jakob. </w:t>
      </w:r>
      <w:r w:rsidRPr="00CC1334">
        <w:rPr>
          <w:rFonts w:ascii="Arial" w:hAnsi="Arial" w:cs="Arial"/>
          <w:b/>
          <w:bCs/>
          <w:lang w:val="en-US"/>
        </w:rPr>
        <w:t>Usability engineering</w:t>
      </w:r>
      <w:r w:rsidRPr="00CC1334">
        <w:rPr>
          <w:rFonts w:ascii="Arial" w:hAnsi="Arial" w:cs="Arial"/>
          <w:lang w:val="en-US"/>
        </w:rPr>
        <w:t>. San Diego: Academic Press, 1993.</w:t>
      </w:r>
    </w:p>
    <w:p w14:paraId="11F1134B" w14:textId="77777777" w:rsidR="003274CC" w:rsidRPr="00173074" w:rsidRDefault="003274CC" w:rsidP="003274CC">
      <w:pPr>
        <w:rPr>
          <w:rFonts w:ascii="Arial" w:hAnsi="Arial" w:cs="Arial"/>
        </w:rPr>
      </w:pPr>
      <w:r w:rsidRPr="00CC1334">
        <w:rPr>
          <w:rFonts w:ascii="Arial" w:hAnsi="Arial" w:cs="Arial"/>
          <w:lang w:val="en-US"/>
        </w:rPr>
        <w:t xml:space="preserve">NIELSEN, Jakob. Personalization is over-rated. </w:t>
      </w:r>
      <w:r w:rsidRPr="00CC1334">
        <w:rPr>
          <w:rFonts w:ascii="Arial" w:hAnsi="Arial" w:cs="Arial"/>
          <w:b/>
          <w:bCs/>
          <w:lang w:val="en-US"/>
        </w:rPr>
        <w:t>Nielsen Norman Group</w:t>
      </w:r>
      <w:r w:rsidRPr="00CC1334">
        <w:rPr>
          <w:rFonts w:ascii="Arial" w:hAnsi="Arial" w:cs="Arial"/>
          <w:lang w:val="en-US"/>
        </w:rPr>
        <w:t xml:space="preserve">, 1998. </w:t>
      </w:r>
      <w:r w:rsidRPr="00173074">
        <w:rPr>
          <w:rFonts w:ascii="Arial" w:hAnsi="Arial" w:cs="Arial"/>
        </w:rPr>
        <w:t xml:space="preserve">Disponível em: </w:t>
      </w:r>
      <w:hyperlink r:id="rId71" w:tgtFrame="_blank" w:history="1">
        <w:r w:rsidRPr="00173074">
          <w:rPr>
            <w:rStyle w:val="Hyperlink"/>
            <w:rFonts w:ascii="Arial" w:hAnsi="Arial" w:cs="Arial"/>
          </w:rPr>
          <w:t>https://www.nngroup.com/articles/personalization-is-over-rated/</w:t>
        </w:r>
      </w:hyperlink>
      <w:r w:rsidRPr="00173074">
        <w:rPr>
          <w:rFonts w:ascii="Arial" w:hAnsi="Arial" w:cs="Arial"/>
        </w:rPr>
        <w:t>. Acesso em: 23 out. 2005.</w:t>
      </w:r>
    </w:p>
    <w:p w14:paraId="41BF13CD" w14:textId="77777777" w:rsidR="003274CC" w:rsidRDefault="003274CC" w:rsidP="003274CC">
      <w:pPr>
        <w:rPr>
          <w:rFonts w:ascii="Arial" w:hAnsi="Arial" w:cs="Arial"/>
          <w:lang w:val="en-US"/>
        </w:rPr>
      </w:pPr>
      <w:r w:rsidRPr="00173074">
        <w:rPr>
          <w:rFonts w:ascii="Arial" w:hAnsi="Arial" w:cs="Arial"/>
        </w:rPr>
        <w:t xml:space="preserve">OLIVEIRA, Alberto Dumont Alves; ELER, Marcelo Medeiros. </w:t>
      </w:r>
      <w:r w:rsidRPr="00CC1334">
        <w:rPr>
          <w:rFonts w:ascii="Arial" w:hAnsi="Arial" w:cs="Arial"/>
          <w:lang w:val="en-US"/>
        </w:rPr>
        <w:t xml:space="preserve">Exploring accessibility of mobile applications through user feedback: insights from app reviews in a systematic literature review. In: BRAZILIAN SYMPOSIUM ON HUMAN FACTORS IN COMPUTING SYSTEMS (IHC), 23., 2024. </w:t>
      </w:r>
      <w:r w:rsidRPr="00CC1334">
        <w:rPr>
          <w:rFonts w:ascii="Arial" w:hAnsi="Arial" w:cs="Arial"/>
          <w:b/>
          <w:bCs/>
          <w:lang w:val="en-US"/>
        </w:rPr>
        <w:t>Proceedings...</w:t>
      </w:r>
      <w:r w:rsidRPr="00CC1334">
        <w:rPr>
          <w:rFonts w:ascii="Arial" w:hAnsi="Arial" w:cs="Arial"/>
          <w:lang w:val="en-US"/>
        </w:rPr>
        <w:t xml:space="preserve"> New York: ACM, 2024. p. 1–15. DOI: 10.1145/3702038.3702094.</w:t>
      </w:r>
    </w:p>
    <w:p w14:paraId="20F2CB8A" w14:textId="17B1AD8A" w:rsidR="004B3973" w:rsidRPr="00CC1334" w:rsidRDefault="004B3973" w:rsidP="003274CC">
      <w:pPr>
        <w:rPr>
          <w:rFonts w:ascii="Arial" w:hAnsi="Arial" w:cs="Arial"/>
          <w:lang w:val="en-US"/>
        </w:rPr>
      </w:pPr>
      <w:r w:rsidRPr="004B3973">
        <w:rPr>
          <w:rFonts w:ascii="Arial" w:hAnsi="Arial" w:cs="Arial"/>
        </w:rPr>
        <w:t xml:space="preserve">PARK, Ji-Hye; CHOI, Hee Jun. Factors influencing adult learners' decision to drop out or persist in online learning. </w:t>
      </w:r>
      <w:r w:rsidRPr="004B3973">
        <w:rPr>
          <w:rFonts w:ascii="Arial" w:hAnsi="Arial" w:cs="Arial"/>
          <w:b/>
          <w:bCs/>
        </w:rPr>
        <w:t>Educational Technology &amp; Society</w:t>
      </w:r>
      <w:r w:rsidRPr="004B3973">
        <w:rPr>
          <w:rFonts w:ascii="Arial" w:hAnsi="Arial" w:cs="Arial"/>
        </w:rPr>
        <w:t xml:space="preserve">, </w:t>
      </w:r>
      <w:r w:rsidR="006A26D7" w:rsidRPr="006A26D7">
        <w:rPr>
          <w:rFonts w:ascii="Arial" w:hAnsi="Arial" w:cs="Arial"/>
          <w:i/>
        </w:rPr>
        <w:t>[S. l.]</w:t>
      </w:r>
      <w:r w:rsidRPr="004B3973">
        <w:rPr>
          <w:rFonts w:ascii="Arial" w:hAnsi="Arial" w:cs="Arial"/>
        </w:rPr>
        <w:t>, v. 12, n. 4, p. 207–217, 2009.</w:t>
      </w:r>
    </w:p>
    <w:p w14:paraId="5A678047" w14:textId="487EFAD4" w:rsidR="003274CC" w:rsidRPr="00D0028A" w:rsidRDefault="003274CC" w:rsidP="003274CC">
      <w:pPr>
        <w:rPr>
          <w:rFonts w:ascii="Arial" w:hAnsi="Arial" w:cs="Arial"/>
          <w:lang w:val="en-US"/>
        </w:rPr>
      </w:pPr>
      <w:r w:rsidRPr="00CC1334">
        <w:rPr>
          <w:rFonts w:ascii="Arial" w:hAnsi="Arial" w:cs="Arial"/>
          <w:lang w:val="en-US"/>
        </w:rPr>
        <w:t xml:space="preserve">PEFFERS, Ken </w:t>
      </w:r>
      <w:r w:rsidR="0039157E" w:rsidRPr="0039157E">
        <w:rPr>
          <w:rFonts w:ascii="Arial" w:hAnsi="Arial" w:cs="Arial"/>
          <w:i/>
          <w:lang w:val="en-US"/>
        </w:rPr>
        <w:t>et al.</w:t>
      </w:r>
      <w:r w:rsidRPr="00CC1334">
        <w:rPr>
          <w:rFonts w:ascii="Arial" w:hAnsi="Arial" w:cs="Arial"/>
          <w:lang w:val="en-US"/>
        </w:rPr>
        <w:t xml:space="preserve"> A design science research methodology for information systems </w:t>
      </w:r>
      <w:r w:rsidRPr="00D0028A">
        <w:rPr>
          <w:rFonts w:ascii="Arial" w:hAnsi="Arial" w:cs="Arial"/>
          <w:lang w:val="en-US"/>
        </w:rPr>
        <w:t xml:space="preserve">research. </w:t>
      </w:r>
      <w:r w:rsidRPr="00D0028A">
        <w:rPr>
          <w:rFonts w:ascii="Arial" w:hAnsi="Arial" w:cs="Arial"/>
          <w:b/>
          <w:bCs/>
          <w:lang w:val="en-US"/>
        </w:rPr>
        <w:t>Journal of Management Information Systems</w:t>
      </w:r>
      <w:r w:rsidRPr="00D0028A">
        <w:rPr>
          <w:rFonts w:ascii="Arial" w:hAnsi="Arial" w:cs="Arial"/>
          <w:lang w:val="en-US"/>
        </w:rPr>
        <w:t xml:space="preserve">, </w:t>
      </w:r>
      <w:r w:rsidR="006A26D7" w:rsidRPr="006A26D7">
        <w:rPr>
          <w:rFonts w:ascii="Arial" w:hAnsi="Arial" w:cs="Arial"/>
          <w:i/>
          <w:lang w:val="en-US"/>
        </w:rPr>
        <w:t>[S. l.]</w:t>
      </w:r>
      <w:r w:rsidRPr="00D0028A">
        <w:rPr>
          <w:rFonts w:ascii="Arial" w:hAnsi="Arial" w:cs="Arial"/>
          <w:lang w:val="en-US"/>
        </w:rPr>
        <w:t>, v. 24, n. 3, p. 45-77, 2007.</w:t>
      </w:r>
    </w:p>
    <w:p w14:paraId="72D43B31" w14:textId="543D6971" w:rsidR="00600C91" w:rsidRPr="00D0028A" w:rsidRDefault="00600C91" w:rsidP="00600C91">
      <w:pPr>
        <w:rPr>
          <w:rFonts w:ascii="Arial" w:hAnsi="Arial" w:cs="Arial"/>
        </w:rPr>
      </w:pPr>
      <w:r w:rsidRPr="00D0028A">
        <w:rPr>
          <w:rFonts w:ascii="Arial" w:hAnsi="Arial" w:cs="Arial"/>
        </w:rPr>
        <w:t xml:space="preserve">PETERSEN, Kai </w:t>
      </w:r>
      <w:r w:rsidR="0039157E" w:rsidRPr="0039157E">
        <w:rPr>
          <w:rFonts w:ascii="Arial" w:hAnsi="Arial" w:cs="Arial"/>
          <w:i/>
        </w:rPr>
        <w:t>et al.</w:t>
      </w:r>
      <w:r w:rsidRPr="00D0028A">
        <w:rPr>
          <w:rFonts w:ascii="Arial" w:hAnsi="Arial" w:cs="Arial"/>
        </w:rPr>
        <w:t xml:space="preserve"> Systematic mapping studies in software engineering. In: INTERNATIONAL CONFERENCE ON EVALUATION AND ASSESSMENT IN SOFTWARE ENGINEERING (EASE), 12., 2008. Proceedings... Swindon: BCS, 2008.</w:t>
      </w:r>
    </w:p>
    <w:p w14:paraId="6AABB2AA" w14:textId="4D302938" w:rsidR="00BD0CA3" w:rsidRPr="00BD0CA3" w:rsidRDefault="00BD0CA3" w:rsidP="00600C91">
      <w:pPr>
        <w:rPr>
          <w:rFonts w:ascii="Arial" w:hAnsi="Arial" w:cs="Arial"/>
        </w:rPr>
      </w:pPr>
      <w:r w:rsidRPr="00D0028A">
        <w:rPr>
          <w:rFonts w:ascii="Arial" w:hAnsi="Arial" w:cs="Arial"/>
        </w:rPr>
        <w:t xml:space="preserve">POWLIK, James J.; KARSHMER, Arthur I. When accessibility meets usability. </w:t>
      </w:r>
      <w:r w:rsidRPr="00D0028A">
        <w:rPr>
          <w:rFonts w:ascii="Arial" w:hAnsi="Arial" w:cs="Arial"/>
          <w:b/>
          <w:bCs/>
        </w:rPr>
        <w:t>Universal Access in the Information Society</w:t>
      </w:r>
      <w:r w:rsidRPr="00D0028A">
        <w:rPr>
          <w:rFonts w:ascii="Arial" w:hAnsi="Arial" w:cs="Arial"/>
        </w:rPr>
        <w:t>, v. 1, n. 3, p. 217-222, 2002.</w:t>
      </w:r>
    </w:p>
    <w:p w14:paraId="4FB117B5" w14:textId="77777777" w:rsidR="003274CC" w:rsidRPr="00CC1334" w:rsidRDefault="003274CC" w:rsidP="003274CC">
      <w:pPr>
        <w:rPr>
          <w:rFonts w:ascii="Arial" w:hAnsi="Arial" w:cs="Arial"/>
          <w:lang w:val="en-US"/>
        </w:rPr>
      </w:pPr>
      <w:r w:rsidRPr="00173074">
        <w:rPr>
          <w:rFonts w:ascii="Arial" w:hAnsi="Arial" w:cs="Arial"/>
        </w:rPr>
        <w:t xml:space="preserve">PRESSMAN, Roger S.; MAXIM, Bruce R. </w:t>
      </w:r>
      <w:r w:rsidRPr="00173074">
        <w:rPr>
          <w:rFonts w:ascii="Arial" w:hAnsi="Arial" w:cs="Arial"/>
          <w:b/>
          <w:bCs/>
        </w:rPr>
        <w:t>Engenharia de software</w:t>
      </w:r>
      <w:r w:rsidRPr="00173074">
        <w:rPr>
          <w:rFonts w:ascii="Arial" w:hAnsi="Arial" w:cs="Arial"/>
        </w:rPr>
        <w:t xml:space="preserve">: uma abordagem profissional. </w:t>
      </w:r>
      <w:r w:rsidRPr="00CC1334">
        <w:rPr>
          <w:rFonts w:ascii="Arial" w:hAnsi="Arial" w:cs="Arial"/>
          <w:lang w:val="en-US"/>
        </w:rPr>
        <w:t>8. ed. Porto Alegre: AMGH, 2016.</w:t>
      </w:r>
    </w:p>
    <w:p w14:paraId="57E75484" w14:textId="77777777" w:rsidR="003274CC" w:rsidRPr="00CC1334" w:rsidRDefault="003274CC" w:rsidP="003274CC">
      <w:pPr>
        <w:rPr>
          <w:rFonts w:ascii="Arial" w:hAnsi="Arial" w:cs="Arial"/>
          <w:lang w:val="en-US"/>
        </w:rPr>
      </w:pPr>
      <w:r w:rsidRPr="00CC1334">
        <w:rPr>
          <w:rFonts w:ascii="Arial" w:hAnsi="Arial" w:cs="Arial"/>
          <w:lang w:val="en-US"/>
        </w:rPr>
        <w:t xml:space="preserve">RELLO, L.; KANVINDE, G.; BAEZA-YATES, R. A mobile application for displaying more accessible ebooks for people with dyslexia. </w:t>
      </w:r>
      <w:r w:rsidRPr="00CC1334">
        <w:rPr>
          <w:rFonts w:ascii="Arial" w:hAnsi="Arial" w:cs="Arial"/>
          <w:b/>
          <w:bCs/>
          <w:lang w:val="en-US"/>
        </w:rPr>
        <w:t>Procedia Computer Science</w:t>
      </w:r>
      <w:r w:rsidRPr="00CC1334">
        <w:rPr>
          <w:rFonts w:ascii="Arial" w:hAnsi="Arial" w:cs="Arial"/>
          <w:lang w:val="en-US"/>
        </w:rPr>
        <w:t>, v. 14, p. 226–233, 2012.</w:t>
      </w:r>
    </w:p>
    <w:p w14:paraId="60A23D05" w14:textId="77777777" w:rsidR="003274CC" w:rsidRDefault="003274CC" w:rsidP="003274CC">
      <w:pPr>
        <w:rPr>
          <w:rFonts w:ascii="Arial" w:hAnsi="Arial" w:cs="Arial"/>
          <w:lang w:val="en-US"/>
        </w:rPr>
      </w:pPr>
      <w:r w:rsidRPr="00CC1334">
        <w:rPr>
          <w:rFonts w:ascii="Arial" w:hAnsi="Arial" w:cs="Arial"/>
          <w:lang w:val="en-US"/>
        </w:rPr>
        <w:t xml:space="preserve">ROSS, Anne Spencer; SWANSON, Mark; NIELSEN, Jakob. Mobile accessibility guidelines and practices. In: WEB FOR ALL CONFERENCE (W4A), 15., 2018. </w:t>
      </w:r>
      <w:r w:rsidRPr="00CC1334">
        <w:rPr>
          <w:rFonts w:ascii="Arial" w:hAnsi="Arial" w:cs="Arial"/>
          <w:b/>
          <w:bCs/>
          <w:lang w:val="en-US"/>
        </w:rPr>
        <w:t>Proceedings...</w:t>
      </w:r>
      <w:r w:rsidRPr="00CC1334">
        <w:rPr>
          <w:rFonts w:ascii="Arial" w:hAnsi="Arial" w:cs="Arial"/>
          <w:lang w:val="en-US"/>
        </w:rPr>
        <w:t xml:space="preserve"> New York: ACM, 2018.</w:t>
      </w:r>
    </w:p>
    <w:p w14:paraId="6AFC707D" w14:textId="6F32CD2A" w:rsidR="002E0C80" w:rsidRPr="00CC1334" w:rsidRDefault="002E0C80" w:rsidP="003274CC">
      <w:pPr>
        <w:rPr>
          <w:rFonts w:ascii="Arial" w:hAnsi="Arial" w:cs="Arial"/>
          <w:lang w:val="en-US"/>
        </w:rPr>
      </w:pPr>
      <w:r w:rsidRPr="002E0C80">
        <w:rPr>
          <w:rFonts w:ascii="Arial" w:hAnsi="Arial" w:cs="Arial"/>
        </w:rPr>
        <w:t xml:space="preserve">SANTANA, Maicon Pinheiro; CAMPOS, Patrícia Klinkerfus de; AZEVEDO, Viviane Ramalho de; BARBOSA, José Eduardo do Couto. O uso dos smartphones como ferramenta de produtividade nas organizações. </w:t>
      </w:r>
      <w:r w:rsidRPr="002E0C80">
        <w:rPr>
          <w:rFonts w:ascii="Arial" w:hAnsi="Arial" w:cs="Arial"/>
          <w:b/>
          <w:bCs/>
        </w:rPr>
        <w:t>Revista Científica E-Locução</w:t>
      </w:r>
      <w:r w:rsidRPr="002E0C80">
        <w:rPr>
          <w:rFonts w:ascii="Arial" w:hAnsi="Arial" w:cs="Arial"/>
        </w:rPr>
        <w:t>, v. 1, n. 16, 2020.</w:t>
      </w:r>
    </w:p>
    <w:p w14:paraId="4B0BC654" w14:textId="77777777" w:rsidR="003274CC" w:rsidRPr="00CC1334" w:rsidRDefault="003274CC" w:rsidP="003274CC">
      <w:pPr>
        <w:rPr>
          <w:rFonts w:ascii="Arial" w:hAnsi="Arial" w:cs="Arial"/>
          <w:lang w:val="en-US"/>
        </w:rPr>
      </w:pPr>
      <w:r w:rsidRPr="00CC1334">
        <w:rPr>
          <w:rFonts w:ascii="Arial" w:hAnsi="Arial" w:cs="Arial"/>
          <w:lang w:val="en-US"/>
        </w:rPr>
        <w:t xml:space="preserve">SCHULER, Douglas; NAMIOKA, Aki. </w:t>
      </w:r>
      <w:r w:rsidRPr="00CC1334">
        <w:rPr>
          <w:rFonts w:ascii="Arial" w:hAnsi="Arial" w:cs="Arial"/>
          <w:b/>
          <w:bCs/>
          <w:lang w:val="en-US"/>
        </w:rPr>
        <w:t>Participatory design</w:t>
      </w:r>
      <w:r w:rsidRPr="00CC1334">
        <w:rPr>
          <w:rFonts w:ascii="Arial" w:hAnsi="Arial" w:cs="Arial"/>
          <w:lang w:val="en-US"/>
        </w:rPr>
        <w:t>: principles and practices. Hillsdale: Lawrence Erlbaum Associates, 1993.</w:t>
      </w:r>
    </w:p>
    <w:p w14:paraId="1DC4525E" w14:textId="4D03D1BC" w:rsidR="003274CC" w:rsidRPr="00CC1334" w:rsidRDefault="003274CC" w:rsidP="003274CC">
      <w:pPr>
        <w:rPr>
          <w:rFonts w:ascii="Arial" w:hAnsi="Arial" w:cs="Arial"/>
          <w:lang w:val="en-US"/>
        </w:rPr>
      </w:pPr>
      <w:r w:rsidRPr="00CC1334">
        <w:rPr>
          <w:rFonts w:ascii="Arial" w:hAnsi="Arial" w:cs="Arial"/>
          <w:lang w:val="en-US"/>
        </w:rPr>
        <w:t xml:space="preserve">SIEBRA, C. </w:t>
      </w:r>
      <w:r w:rsidR="0039157E" w:rsidRPr="0039157E">
        <w:rPr>
          <w:rFonts w:ascii="Arial" w:hAnsi="Arial" w:cs="Arial"/>
          <w:i/>
          <w:lang w:val="en-US"/>
        </w:rPr>
        <w:t>et al.</w:t>
      </w:r>
      <w:r w:rsidRPr="00CC1334">
        <w:rPr>
          <w:rFonts w:ascii="Arial" w:hAnsi="Arial" w:cs="Arial"/>
          <w:lang w:val="en-US"/>
        </w:rPr>
        <w:t xml:space="preserve"> Usability requirements for mobile accessibility: a study on the vision impairment. In: INTERNATIONAL CONFERENCE ON MOBILE AND UBIQUITOUS MULTIMEDIA, 14., 2015. </w:t>
      </w:r>
      <w:r w:rsidRPr="00CC1334">
        <w:rPr>
          <w:rFonts w:ascii="Arial" w:hAnsi="Arial" w:cs="Arial"/>
          <w:b/>
          <w:bCs/>
          <w:lang w:val="en-US"/>
        </w:rPr>
        <w:t>Proceedings...</w:t>
      </w:r>
      <w:r w:rsidRPr="00CC1334">
        <w:rPr>
          <w:rFonts w:ascii="Arial" w:hAnsi="Arial" w:cs="Arial"/>
          <w:lang w:val="en-US"/>
        </w:rPr>
        <w:t xml:space="preserve"> </w:t>
      </w:r>
      <w:r w:rsidR="006A26D7" w:rsidRPr="006A26D7">
        <w:rPr>
          <w:rFonts w:ascii="Arial" w:hAnsi="Arial" w:cs="Arial"/>
          <w:i/>
          <w:lang w:val="en-US"/>
        </w:rPr>
        <w:t>[S. l.]</w:t>
      </w:r>
      <w:r w:rsidRPr="00CC1334">
        <w:rPr>
          <w:rFonts w:ascii="Arial" w:hAnsi="Arial" w:cs="Arial"/>
          <w:lang w:val="en-US"/>
        </w:rPr>
        <w:t>: ACM, 2015. p. 384–389.</w:t>
      </w:r>
    </w:p>
    <w:p w14:paraId="0F98AF6D" w14:textId="6954EE7D" w:rsidR="003274CC" w:rsidRPr="00173074" w:rsidRDefault="003274CC" w:rsidP="009E2B39">
      <w:pPr>
        <w:rPr>
          <w:rFonts w:ascii="Arial" w:hAnsi="Arial" w:cs="Arial"/>
        </w:rPr>
      </w:pPr>
      <w:r w:rsidRPr="00173074">
        <w:rPr>
          <w:rFonts w:ascii="Arial" w:hAnsi="Arial" w:cs="Arial"/>
        </w:rPr>
        <w:lastRenderedPageBreak/>
        <w:t xml:space="preserve">SILVA, Diego de Souza </w:t>
      </w:r>
      <w:r w:rsidR="0039157E" w:rsidRPr="0039157E">
        <w:rPr>
          <w:rFonts w:ascii="Arial" w:hAnsi="Arial" w:cs="Arial"/>
          <w:i/>
        </w:rPr>
        <w:t>et al.</w:t>
      </w:r>
      <w:r w:rsidRPr="00173074">
        <w:rPr>
          <w:rFonts w:ascii="Arial" w:hAnsi="Arial" w:cs="Arial"/>
        </w:rPr>
        <w:t xml:space="preserve"> </w:t>
      </w:r>
      <w:r w:rsidRPr="00173074">
        <w:rPr>
          <w:rFonts w:ascii="Arial" w:hAnsi="Arial" w:cs="Arial"/>
          <w:b/>
          <w:bCs/>
        </w:rPr>
        <w:t>IncluLib</w:t>
      </w:r>
      <w:r w:rsidRPr="00173074">
        <w:rPr>
          <w:rFonts w:ascii="Arial" w:hAnsi="Arial" w:cs="Arial"/>
        </w:rPr>
        <w:t xml:space="preserve">: uma biblioteca de componentes de interface inclusiva em função da acessibilidade no design de software. 2023. Disponível em: </w:t>
      </w:r>
      <w:hyperlink r:id="rId72" w:tgtFrame="_blank" w:history="1">
        <w:r w:rsidRPr="00173074">
          <w:rPr>
            <w:rStyle w:val="Hyperlink"/>
            <w:rFonts w:ascii="Arial" w:hAnsi="Arial" w:cs="Arial"/>
          </w:rPr>
          <w:t>https://www.researchgate.net/publication/398554141</w:t>
        </w:r>
      </w:hyperlink>
      <w:r w:rsidRPr="00173074">
        <w:rPr>
          <w:rFonts w:ascii="Arial" w:hAnsi="Arial" w:cs="Arial"/>
        </w:rPr>
        <w:t>. Acesso em: 17 dez. 2025.</w:t>
      </w:r>
    </w:p>
    <w:p w14:paraId="6F8EA2D0" w14:textId="77777777" w:rsidR="003274CC" w:rsidRPr="00CC1334" w:rsidRDefault="003274CC" w:rsidP="009E2B39">
      <w:pPr>
        <w:rPr>
          <w:rFonts w:ascii="Arial" w:hAnsi="Arial" w:cs="Arial"/>
          <w:lang w:val="en-US"/>
        </w:rPr>
      </w:pPr>
      <w:r w:rsidRPr="00CC1334">
        <w:rPr>
          <w:rFonts w:ascii="Arial" w:hAnsi="Arial" w:cs="Arial"/>
          <w:lang w:val="en-US"/>
        </w:rPr>
        <w:t xml:space="preserve">SINGH, R.; TANDON, P. Framework for improving universal design practice. </w:t>
      </w:r>
      <w:r w:rsidRPr="00CC1334">
        <w:rPr>
          <w:rFonts w:ascii="Arial" w:hAnsi="Arial" w:cs="Arial"/>
          <w:b/>
          <w:bCs/>
          <w:lang w:val="en-US"/>
        </w:rPr>
        <w:t>International Journal of Product Development</w:t>
      </w:r>
      <w:r w:rsidRPr="00CC1334">
        <w:rPr>
          <w:rFonts w:ascii="Arial" w:hAnsi="Arial" w:cs="Arial"/>
          <w:lang w:val="en-US"/>
        </w:rPr>
        <w:t>, v. 22, n. 5, p. 377–407, 2018.</w:t>
      </w:r>
    </w:p>
    <w:p w14:paraId="4E090AEF" w14:textId="23C6D1BD" w:rsidR="003274CC" w:rsidRPr="00CC1334" w:rsidRDefault="003274CC" w:rsidP="009E2B39">
      <w:pPr>
        <w:rPr>
          <w:rFonts w:ascii="Arial" w:hAnsi="Arial" w:cs="Arial"/>
          <w:lang w:val="en-US"/>
        </w:rPr>
      </w:pPr>
      <w:r w:rsidRPr="00CC1334">
        <w:rPr>
          <w:rFonts w:ascii="Arial" w:hAnsi="Arial" w:cs="Arial"/>
          <w:lang w:val="en-US"/>
        </w:rPr>
        <w:t xml:space="preserve">SHIN, H. </w:t>
      </w:r>
      <w:r w:rsidR="0039157E" w:rsidRPr="0039157E">
        <w:rPr>
          <w:rFonts w:ascii="Arial" w:hAnsi="Arial" w:cs="Arial"/>
          <w:i/>
          <w:lang w:val="en-US"/>
        </w:rPr>
        <w:t>et al.</w:t>
      </w:r>
      <w:r w:rsidRPr="00CC1334">
        <w:rPr>
          <w:rFonts w:ascii="Arial" w:hAnsi="Arial" w:cs="Arial"/>
          <w:lang w:val="en-US"/>
        </w:rPr>
        <w:t xml:space="preserve"> Improved and accessible e-book reader application for visually impaired people. In: SIGGRAPH ASIA POSTERS, 2017. </w:t>
      </w:r>
      <w:r w:rsidRPr="00CC1334">
        <w:rPr>
          <w:rFonts w:ascii="Arial" w:hAnsi="Arial" w:cs="Arial"/>
          <w:b/>
          <w:bCs/>
          <w:lang w:val="en-US"/>
        </w:rPr>
        <w:t>Proceedings..</w:t>
      </w:r>
      <w:r w:rsidRPr="00CC1334">
        <w:rPr>
          <w:rFonts w:ascii="Arial" w:hAnsi="Arial" w:cs="Arial"/>
          <w:lang w:val="en-US"/>
        </w:rPr>
        <w:t xml:space="preserve"> New York: ACM, 2017. p. </w:t>
      </w:r>
      <w:r w:rsidR="002035D9">
        <w:rPr>
          <w:rFonts w:ascii="Arial" w:hAnsi="Arial" w:cs="Arial"/>
          <w:lang w:val="en-US"/>
        </w:rPr>
        <w:t>1-2</w:t>
      </w:r>
      <w:r w:rsidRPr="00CC1334">
        <w:rPr>
          <w:rFonts w:ascii="Arial" w:hAnsi="Arial" w:cs="Arial"/>
          <w:lang w:val="en-US"/>
        </w:rPr>
        <w:t>.</w:t>
      </w:r>
    </w:p>
    <w:p w14:paraId="4BF558F3" w14:textId="77777777" w:rsidR="003274CC" w:rsidRDefault="003274CC" w:rsidP="009E2B39">
      <w:pPr>
        <w:rPr>
          <w:rFonts w:ascii="Arial" w:hAnsi="Arial" w:cs="Arial"/>
        </w:rPr>
      </w:pPr>
      <w:r w:rsidRPr="00CC1334">
        <w:rPr>
          <w:rFonts w:ascii="Arial" w:hAnsi="Arial" w:cs="Arial"/>
          <w:lang w:val="en-US"/>
        </w:rPr>
        <w:t xml:space="preserve">SOMMERVILLE, Ian. </w:t>
      </w:r>
      <w:r w:rsidRPr="00173074">
        <w:rPr>
          <w:rFonts w:ascii="Arial" w:hAnsi="Arial" w:cs="Arial"/>
          <w:b/>
          <w:bCs/>
        </w:rPr>
        <w:t>Engenharia de software</w:t>
      </w:r>
      <w:r w:rsidRPr="00173074">
        <w:rPr>
          <w:rFonts w:ascii="Arial" w:hAnsi="Arial" w:cs="Arial"/>
        </w:rPr>
        <w:t>. 10. ed. São Paulo: Pearson, 2019.</w:t>
      </w:r>
    </w:p>
    <w:p w14:paraId="193CB757" w14:textId="77777777" w:rsidR="002004B3" w:rsidRPr="00CC1334" w:rsidRDefault="002004B3" w:rsidP="009E2B39">
      <w:pPr>
        <w:rPr>
          <w:rFonts w:ascii="Arial" w:hAnsi="Arial" w:cs="Arial"/>
          <w:lang w:val="en-US"/>
        </w:rPr>
      </w:pPr>
      <w:r w:rsidRPr="00CC1334">
        <w:rPr>
          <w:rFonts w:ascii="Arial" w:hAnsi="Arial" w:cs="Arial"/>
          <w:lang w:val="en-US"/>
        </w:rPr>
        <w:t xml:space="preserve">STATCOUNTER. </w:t>
      </w:r>
      <w:r w:rsidRPr="00CC1334">
        <w:rPr>
          <w:rFonts w:ascii="Arial" w:hAnsi="Arial" w:cs="Arial"/>
          <w:b/>
          <w:bCs/>
          <w:lang w:val="en-US"/>
        </w:rPr>
        <w:t>Mobile Operating System Market Share Worldwide</w:t>
      </w:r>
      <w:r w:rsidRPr="00CC1334">
        <w:rPr>
          <w:rFonts w:ascii="Arial" w:hAnsi="Arial" w:cs="Arial"/>
          <w:lang w:val="en-US"/>
        </w:rPr>
        <w:t xml:space="preserve">. </w:t>
      </w:r>
      <w:r w:rsidRPr="002004B3">
        <w:rPr>
          <w:rFonts w:ascii="Arial" w:hAnsi="Arial" w:cs="Arial"/>
        </w:rPr>
        <w:t xml:space="preserve">GlobalStats, 2023. Disponível em: </w:t>
      </w:r>
      <w:hyperlink r:id="rId73" w:tgtFrame="_blank" w:history="1">
        <w:r w:rsidRPr="002004B3">
          <w:rPr>
            <w:rStyle w:val="Hyperlink"/>
            <w:rFonts w:ascii="Arial" w:hAnsi="Arial" w:cs="Arial"/>
          </w:rPr>
          <w:t>https://gs.statcounter.com/os-market-share/mobile/worldwide</w:t>
        </w:r>
      </w:hyperlink>
      <w:r w:rsidRPr="002004B3">
        <w:rPr>
          <w:rFonts w:ascii="Arial" w:hAnsi="Arial" w:cs="Arial"/>
        </w:rPr>
        <w:t xml:space="preserve">. </w:t>
      </w:r>
      <w:r w:rsidRPr="00CC1334">
        <w:rPr>
          <w:rFonts w:ascii="Arial" w:hAnsi="Arial" w:cs="Arial"/>
          <w:lang w:val="en-US"/>
        </w:rPr>
        <w:t>Acesso em: 21 dez. 2025.</w:t>
      </w:r>
    </w:p>
    <w:p w14:paraId="1E625239" w14:textId="77777777" w:rsidR="003274CC" w:rsidRPr="00CC1334" w:rsidRDefault="003274CC" w:rsidP="009E2B39">
      <w:pPr>
        <w:rPr>
          <w:rFonts w:ascii="Arial" w:hAnsi="Arial" w:cs="Arial"/>
          <w:lang w:val="en-US"/>
        </w:rPr>
      </w:pPr>
      <w:r w:rsidRPr="00CC1334">
        <w:rPr>
          <w:rFonts w:ascii="Arial" w:hAnsi="Arial" w:cs="Arial"/>
          <w:lang w:val="en-US"/>
        </w:rPr>
        <w:t xml:space="preserve">STATISTA. </w:t>
      </w:r>
      <w:r w:rsidRPr="00CC1334">
        <w:rPr>
          <w:rFonts w:ascii="Arial" w:hAnsi="Arial" w:cs="Arial"/>
          <w:b/>
          <w:bCs/>
          <w:lang w:val="en-US"/>
        </w:rPr>
        <w:t>Number of apps available in leading app stores worldwide</w:t>
      </w:r>
      <w:r w:rsidRPr="00CC1334">
        <w:rPr>
          <w:rFonts w:ascii="Arial" w:hAnsi="Arial" w:cs="Arial"/>
          <w:lang w:val="en-US"/>
        </w:rPr>
        <w:t>. Hamburg: Statista, 2023.</w:t>
      </w:r>
    </w:p>
    <w:p w14:paraId="3CF9166B" w14:textId="77777777" w:rsidR="003274CC" w:rsidRPr="00CC1334" w:rsidRDefault="003274CC" w:rsidP="009E2B39">
      <w:pPr>
        <w:rPr>
          <w:rFonts w:ascii="Arial" w:hAnsi="Arial" w:cs="Arial"/>
          <w:lang w:val="en-US"/>
        </w:rPr>
      </w:pPr>
      <w:r w:rsidRPr="00CC1334">
        <w:rPr>
          <w:rFonts w:ascii="Arial" w:hAnsi="Arial" w:cs="Arial"/>
          <w:lang w:val="en-US"/>
        </w:rPr>
        <w:t xml:space="preserve">STEINFELD, Edward; MAISEL, Jordana. </w:t>
      </w:r>
      <w:r w:rsidRPr="00CC1334">
        <w:rPr>
          <w:rFonts w:ascii="Arial" w:hAnsi="Arial" w:cs="Arial"/>
          <w:b/>
          <w:bCs/>
          <w:lang w:val="en-US"/>
        </w:rPr>
        <w:t>Universal design</w:t>
      </w:r>
      <w:r w:rsidRPr="00CC1334">
        <w:rPr>
          <w:rFonts w:ascii="Arial" w:hAnsi="Arial" w:cs="Arial"/>
          <w:lang w:val="en-US"/>
        </w:rPr>
        <w:t>: creating inclusive environments. Hoboken: John Wiley &amp; Sons, 2012.</w:t>
      </w:r>
    </w:p>
    <w:p w14:paraId="3ADDEC2D" w14:textId="77777777" w:rsidR="003274CC" w:rsidRPr="00CC1334" w:rsidRDefault="003274CC" w:rsidP="009E2B39">
      <w:pPr>
        <w:rPr>
          <w:rFonts w:ascii="Arial" w:hAnsi="Arial" w:cs="Arial"/>
          <w:lang w:val="en-US"/>
        </w:rPr>
      </w:pPr>
      <w:r w:rsidRPr="00CC1334">
        <w:rPr>
          <w:rFonts w:ascii="Arial" w:hAnsi="Arial" w:cs="Arial"/>
          <w:lang w:val="en-US"/>
        </w:rPr>
        <w:t xml:space="preserve">STERLING, Thomas; ANDERSON, Matthew; BRODOWICZ, Maciej. Libraries. In: STERLING, Thomas; ANDERSON, Matthew; BRODOWICZ, Maciej (ed.). </w:t>
      </w:r>
      <w:r w:rsidRPr="00CC1334">
        <w:rPr>
          <w:rFonts w:ascii="Arial" w:hAnsi="Arial" w:cs="Arial"/>
          <w:b/>
          <w:bCs/>
          <w:lang w:val="en-US"/>
        </w:rPr>
        <w:t>High Performance Computing</w:t>
      </w:r>
      <w:r w:rsidRPr="00CC1334">
        <w:rPr>
          <w:rFonts w:ascii="Arial" w:hAnsi="Arial" w:cs="Arial"/>
          <w:lang w:val="en-US"/>
        </w:rPr>
        <w:t>. Cambridge: Morgan Kaufmann, 2018. p. 313–345.</w:t>
      </w:r>
    </w:p>
    <w:p w14:paraId="6EBA4400" w14:textId="77777777" w:rsidR="003274CC" w:rsidRPr="00CC1334" w:rsidRDefault="003274CC" w:rsidP="009E2B39">
      <w:pPr>
        <w:rPr>
          <w:rFonts w:ascii="Arial" w:hAnsi="Arial" w:cs="Arial"/>
          <w:lang w:val="en-US"/>
        </w:rPr>
      </w:pPr>
      <w:r w:rsidRPr="00CC1334">
        <w:rPr>
          <w:rFonts w:ascii="Arial" w:hAnsi="Arial" w:cs="Arial"/>
          <w:lang w:val="en-US"/>
        </w:rPr>
        <w:t xml:space="preserve">SUNDAR, S. S.; MARATHE, S. S. Personalization versus Customization: the importance of agency, privacy, and power usage. </w:t>
      </w:r>
      <w:r w:rsidRPr="00CC1334">
        <w:rPr>
          <w:rFonts w:ascii="Arial" w:hAnsi="Arial" w:cs="Arial"/>
          <w:b/>
          <w:bCs/>
          <w:lang w:val="en-US"/>
        </w:rPr>
        <w:t>Human Communication Research</w:t>
      </w:r>
      <w:r w:rsidRPr="00CC1334">
        <w:rPr>
          <w:rFonts w:ascii="Arial" w:hAnsi="Arial" w:cs="Arial"/>
          <w:lang w:val="en-US"/>
        </w:rPr>
        <w:t>, v. 36, n. 3, p. 298–322, jul. 2010.</w:t>
      </w:r>
    </w:p>
    <w:p w14:paraId="7ACFA30A" w14:textId="5E2798AE" w:rsidR="003274CC" w:rsidRPr="00CC1334" w:rsidRDefault="003274CC" w:rsidP="009E2B39">
      <w:pPr>
        <w:rPr>
          <w:rFonts w:ascii="Arial" w:hAnsi="Arial" w:cs="Arial"/>
          <w:lang w:val="en-US"/>
        </w:rPr>
      </w:pPr>
      <w:r w:rsidRPr="00CC1334">
        <w:rPr>
          <w:rFonts w:ascii="Arial" w:hAnsi="Arial" w:cs="Arial"/>
          <w:lang w:val="en-US"/>
        </w:rPr>
        <w:t xml:space="preserve">TREIBLMAIER, H. </w:t>
      </w:r>
      <w:r w:rsidR="0039157E" w:rsidRPr="0039157E">
        <w:rPr>
          <w:rFonts w:ascii="Arial" w:hAnsi="Arial" w:cs="Arial"/>
          <w:i/>
          <w:lang w:val="en-US"/>
        </w:rPr>
        <w:t>et al.</w:t>
      </w:r>
      <w:r w:rsidRPr="00CC1334">
        <w:rPr>
          <w:rFonts w:ascii="Arial" w:hAnsi="Arial" w:cs="Arial"/>
          <w:lang w:val="en-US"/>
        </w:rPr>
        <w:t xml:space="preserve"> Evaluating personalization and customization from an ethical point of view: an empirical study. In: HAWAII INTERNATIONAL CONFERENCE ON SYSTEM SCIENCES, 37., 2004. </w:t>
      </w:r>
      <w:r w:rsidRPr="00CC1334">
        <w:rPr>
          <w:rFonts w:ascii="Arial" w:hAnsi="Arial" w:cs="Arial"/>
          <w:b/>
          <w:bCs/>
          <w:lang w:val="en-US"/>
        </w:rPr>
        <w:t>Proceedings...</w:t>
      </w:r>
      <w:r w:rsidRPr="00CC1334">
        <w:rPr>
          <w:rFonts w:ascii="Arial" w:hAnsi="Arial" w:cs="Arial"/>
          <w:lang w:val="en-US"/>
        </w:rPr>
        <w:t xml:space="preserve"> Hawaii: IEEE, 2004.</w:t>
      </w:r>
    </w:p>
    <w:p w14:paraId="0AAEBE55" w14:textId="77777777" w:rsidR="003274CC" w:rsidRPr="002035D9" w:rsidRDefault="003274CC" w:rsidP="009E2B39">
      <w:pPr>
        <w:rPr>
          <w:ins w:id="247" w:author="k2539" w:date="2026-01-12T16:53:00Z" w16du:dateUtc="2026-01-12T19:53:00Z"/>
          <w:rFonts w:ascii="Arial" w:hAnsi="Arial" w:cs="Arial"/>
          <w:sz w:val="20"/>
          <w:szCs w:val="20"/>
          <w:rPrChange w:id="248" w:author="Juliana Cristina Braga" w:date="2026-01-18T12:17:00Z" w16du:dateUtc="2026-01-18T15:17:00Z">
            <w:rPr>
              <w:ins w:id="249" w:author="k2539" w:date="2026-01-12T16:53:00Z" w16du:dateUtc="2026-01-12T19:53:00Z"/>
              <w:rFonts w:ascii="Arial" w:hAnsi="Arial" w:cs="Arial"/>
              <w:lang w:val="en-US"/>
            </w:rPr>
          </w:rPrChange>
        </w:rPr>
      </w:pPr>
      <w:r w:rsidRPr="00CC1334">
        <w:rPr>
          <w:rFonts w:ascii="Arial" w:hAnsi="Arial" w:cs="Arial"/>
          <w:lang w:val="en-US"/>
        </w:rPr>
        <w:t xml:space="preserve">W3C. </w:t>
      </w:r>
      <w:r w:rsidRPr="00CC1334">
        <w:rPr>
          <w:rFonts w:ascii="Arial" w:hAnsi="Arial" w:cs="Arial"/>
          <w:b/>
          <w:bCs/>
          <w:lang w:val="en-US"/>
        </w:rPr>
        <w:t>Web Content Accessibility Guidelines (WCAG) 2.2</w:t>
      </w:r>
      <w:r w:rsidRPr="00CC1334">
        <w:rPr>
          <w:rFonts w:ascii="Arial" w:hAnsi="Arial" w:cs="Arial"/>
          <w:lang w:val="en-US"/>
        </w:rPr>
        <w:t xml:space="preserve">. </w:t>
      </w:r>
      <w:r w:rsidRPr="00173074">
        <w:rPr>
          <w:rFonts w:ascii="Arial" w:hAnsi="Arial" w:cs="Arial"/>
        </w:rPr>
        <w:t xml:space="preserve">2023. Disponível em: </w:t>
      </w:r>
      <w:hyperlink r:id="rId74" w:tgtFrame="_blank" w:history="1">
        <w:r w:rsidRPr="00173074">
          <w:rPr>
            <w:rStyle w:val="Hyperlink"/>
            <w:rFonts w:ascii="Arial" w:hAnsi="Arial" w:cs="Arial"/>
          </w:rPr>
          <w:t>https://www.w3.org/TR/WCAG22/</w:t>
        </w:r>
      </w:hyperlink>
      <w:r w:rsidRPr="00173074">
        <w:rPr>
          <w:rFonts w:ascii="Arial" w:hAnsi="Arial" w:cs="Arial"/>
        </w:rPr>
        <w:t xml:space="preserve">. </w:t>
      </w:r>
      <w:r w:rsidRPr="003D0E41">
        <w:rPr>
          <w:rFonts w:ascii="Arial" w:hAnsi="Arial" w:cs="Arial"/>
          <w:rPrChange w:id="250" w:author="Juliana Cristina Braga" w:date="2026-01-18T12:17:00Z" w16du:dateUtc="2026-01-18T15:17:00Z">
            <w:rPr>
              <w:rFonts w:ascii="Arial" w:hAnsi="Arial" w:cs="Arial"/>
              <w:lang w:val="en-US"/>
            </w:rPr>
          </w:rPrChange>
        </w:rPr>
        <w:t>Acesso em: 10 mar. 2024.</w:t>
      </w:r>
    </w:p>
    <w:p w14:paraId="185C0E2F" w14:textId="1331F4DE" w:rsidR="002125DD" w:rsidRPr="00CC1334" w:rsidRDefault="002125DD" w:rsidP="009E2B39">
      <w:pPr>
        <w:rPr>
          <w:rFonts w:ascii="Arial" w:hAnsi="Arial" w:cs="Arial"/>
          <w:lang w:val="en-US"/>
        </w:rPr>
      </w:pPr>
      <w:ins w:id="251" w:author="k2539" w:date="2026-01-12T16:53:00Z">
        <w:r w:rsidRPr="006C4B6B">
          <w:rPr>
            <w:rFonts w:ascii="Arial" w:hAnsi="Arial" w:cs="Arial"/>
            <w:lang w:val="en-US"/>
          </w:rPr>
          <w:t xml:space="preserve">WORLD WIDE WEB CONSORTIUM (W3C). </w:t>
        </w:r>
        <w:r w:rsidRPr="002C132F">
          <w:rPr>
            <w:rFonts w:ascii="Arial" w:hAnsi="Arial" w:cs="Arial"/>
            <w:b/>
            <w:bCs/>
            <w:lang w:val="en-US"/>
          </w:rPr>
          <w:t>Guidance on Applying WCAG 2.2 to Mobile Applications (WCAG2Mobile)</w:t>
        </w:r>
        <w:r w:rsidRPr="006C4B6B">
          <w:rPr>
            <w:rFonts w:ascii="Arial" w:hAnsi="Arial" w:cs="Arial"/>
            <w:lang w:val="en-US"/>
          </w:rPr>
          <w:t xml:space="preserve">. Group Draft Note. Web Accessibility Initiative (WAI), Mobile Accessibility Task Force (MATF). </w:t>
        </w:r>
        <w:r w:rsidRPr="003D0E41">
          <w:rPr>
            <w:rFonts w:ascii="Arial" w:hAnsi="Arial" w:cs="Arial"/>
            <w:rPrChange w:id="252" w:author="Juliana Cristina Braga" w:date="2026-01-18T12:17:00Z" w16du:dateUtc="2026-01-18T15:17:00Z">
              <w:rPr>
                <w:rFonts w:ascii="Arial" w:hAnsi="Arial" w:cs="Arial"/>
                <w:lang w:val="en-US"/>
              </w:rPr>
            </w:rPrChange>
          </w:rPr>
          <w:t xml:space="preserve">W3C, 6 maio 2025. Disponível em: &lt;https://www.w3.org/TR/wcag2mobile-22/&gt;. </w:t>
        </w:r>
        <w:r w:rsidRPr="006C4B6B">
          <w:rPr>
            <w:rFonts w:ascii="Arial" w:hAnsi="Arial" w:cs="Arial"/>
            <w:lang w:val="en-US"/>
          </w:rPr>
          <w:t xml:space="preserve">Acesso em: </w:t>
        </w:r>
      </w:ins>
      <w:ins w:id="253" w:author="k2539" w:date="2026-01-12T16:54:00Z" w16du:dateUtc="2026-01-12T19:54:00Z">
        <w:r>
          <w:rPr>
            <w:rFonts w:ascii="Arial" w:hAnsi="Arial" w:cs="Arial"/>
            <w:lang w:val="en-US"/>
          </w:rPr>
          <w:t>05 jan 2026.</w:t>
        </w:r>
      </w:ins>
    </w:p>
    <w:p w14:paraId="6CC8748E" w14:textId="491DAC65" w:rsidR="003274CC" w:rsidRPr="00173074" w:rsidRDefault="003274CC" w:rsidP="009E2B39">
      <w:pPr>
        <w:rPr>
          <w:rFonts w:ascii="Arial" w:hAnsi="Arial" w:cs="Arial"/>
        </w:rPr>
      </w:pPr>
      <w:r w:rsidRPr="00CC1334">
        <w:rPr>
          <w:rFonts w:ascii="Arial" w:hAnsi="Arial" w:cs="Arial"/>
          <w:lang w:val="en-US"/>
        </w:rPr>
        <w:t xml:space="preserve">WEGGE, K. P.; ZIMMERMANN, D. Accessibility, usability, safety, ergonomics: concepts, models, and differences. In: INTERNATIONAL CONFERENCE ON UNIVERSAL ACCESS IN HUMAN-COMPUTER INTERACTION, 2007. </w:t>
      </w:r>
      <w:r w:rsidRPr="00173074">
        <w:rPr>
          <w:rFonts w:ascii="Arial" w:hAnsi="Arial" w:cs="Arial"/>
          <w:b/>
          <w:bCs/>
        </w:rPr>
        <w:t>Proceedings...</w:t>
      </w:r>
      <w:r w:rsidRPr="00173074">
        <w:rPr>
          <w:rFonts w:ascii="Arial" w:hAnsi="Arial" w:cs="Arial"/>
        </w:rPr>
        <w:t xml:space="preserve"> </w:t>
      </w:r>
      <w:r w:rsidR="006A26D7" w:rsidRPr="006A26D7">
        <w:rPr>
          <w:rFonts w:ascii="Arial" w:hAnsi="Arial" w:cs="Arial"/>
          <w:i/>
        </w:rPr>
        <w:t>[S. l.]</w:t>
      </w:r>
      <w:r w:rsidRPr="00173074">
        <w:rPr>
          <w:rFonts w:ascii="Arial" w:hAnsi="Arial" w:cs="Arial"/>
        </w:rPr>
        <w:t>: Springer, 2007. p. 294–301.</w:t>
      </w:r>
    </w:p>
    <w:p w14:paraId="612C55D5" w14:textId="77777777" w:rsidR="003274CC" w:rsidRPr="00CC1334" w:rsidRDefault="003274CC" w:rsidP="009E2B39">
      <w:pPr>
        <w:rPr>
          <w:rFonts w:ascii="Arial" w:hAnsi="Arial" w:cs="Arial"/>
          <w:lang w:val="en-US"/>
        </w:rPr>
      </w:pPr>
      <w:r w:rsidRPr="00CC1334">
        <w:rPr>
          <w:rFonts w:ascii="Arial" w:hAnsi="Arial" w:cs="Arial"/>
          <w:lang w:val="en-US"/>
        </w:rPr>
        <w:t xml:space="preserve">WENTZ, Brian; JAEGER, Paul T.; LAZAR, Jonathan. Retrofitting accessibility: the legal inequality of after-the-fact online access for persons with disabilities in the United States. </w:t>
      </w:r>
      <w:r w:rsidRPr="00CC1334">
        <w:rPr>
          <w:rFonts w:ascii="Arial" w:hAnsi="Arial" w:cs="Arial"/>
          <w:b/>
          <w:bCs/>
          <w:lang w:val="en-US"/>
        </w:rPr>
        <w:t>First Monday</w:t>
      </w:r>
      <w:r w:rsidRPr="00CC1334">
        <w:rPr>
          <w:rFonts w:ascii="Arial" w:hAnsi="Arial" w:cs="Arial"/>
          <w:lang w:val="en-US"/>
        </w:rPr>
        <w:t>, v. 16, n. 11, nov. 2011. DOI: 10.5210/fm.v16i11.3666.</w:t>
      </w:r>
    </w:p>
    <w:p w14:paraId="7CE5BC18" w14:textId="500B3141" w:rsidR="003274CC" w:rsidRPr="00D0028A" w:rsidRDefault="003274CC" w:rsidP="009E2B39">
      <w:pPr>
        <w:rPr>
          <w:rFonts w:ascii="Arial" w:hAnsi="Arial" w:cs="Arial"/>
          <w:lang w:val="en-US"/>
        </w:rPr>
      </w:pPr>
      <w:r w:rsidRPr="00D0028A">
        <w:rPr>
          <w:rFonts w:ascii="Arial" w:hAnsi="Arial" w:cs="Arial"/>
          <w:lang w:val="en-US"/>
        </w:rPr>
        <w:t xml:space="preserve">WINCKLER, M. A. </w:t>
      </w:r>
      <w:r w:rsidR="0039157E" w:rsidRPr="0039157E">
        <w:rPr>
          <w:rFonts w:ascii="Arial" w:hAnsi="Arial" w:cs="Arial"/>
          <w:i/>
          <w:lang w:val="en-US"/>
        </w:rPr>
        <w:t>et al.</w:t>
      </w:r>
      <w:r w:rsidRPr="00D0028A">
        <w:rPr>
          <w:rFonts w:ascii="Arial" w:hAnsi="Arial" w:cs="Arial"/>
          <w:lang w:val="en-US"/>
        </w:rPr>
        <w:t xml:space="preserve"> Usability Evaluation Methods: What is still missing for the WWW. In: INTERNATIONAL CONFERENCE ON HUMAN-COMPUTER INTERACTION (HCII), 9., 2001, New Orleans. </w:t>
      </w:r>
      <w:r w:rsidRPr="00D0028A">
        <w:rPr>
          <w:rFonts w:ascii="Arial" w:hAnsi="Arial" w:cs="Arial"/>
          <w:b/>
          <w:bCs/>
          <w:lang w:val="en-US"/>
        </w:rPr>
        <w:t>Proceedings...</w:t>
      </w:r>
      <w:r w:rsidRPr="00D0028A">
        <w:rPr>
          <w:rFonts w:ascii="Arial" w:hAnsi="Arial" w:cs="Arial"/>
          <w:lang w:val="en-US"/>
        </w:rPr>
        <w:t xml:space="preserve"> [S. l.: s. n.], 2001.</w:t>
      </w:r>
    </w:p>
    <w:p w14:paraId="79FC86FD" w14:textId="7ADE2357" w:rsidR="00111575" w:rsidRPr="00CC1334" w:rsidRDefault="00111575" w:rsidP="009E2B39">
      <w:pPr>
        <w:rPr>
          <w:rFonts w:ascii="Arial" w:hAnsi="Arial" w:cs="Arial"/>
          <w:lang w:val="en-US"/>
        </w:rPr>
      </w:pPr>
      <w:r w:rsidRPr="00111575">
        <w:rPr>
          <w:rFonts w:ascii="Arial" w:hAnsi="Arial" w:cs="Arial"/>
        </w:rPr>
        <w:t xml:space="preserve">WOHLIN, Claes </w:t>
      </w:r>
      <w:r w:rsidR="0039157E" w:rsidRPr="0039157E">
        <w:rPr>
          <w:rFonts w:ascii="Arial" w:hAnsi="Arial" w:cs="Arial"/>
          <w:i/>
          <w:iCs/>
        </w:rPr>
        <w:t>et al.</w:t>
      </w:r>
      <w:r w:rsidRPr="00111575">
        <w:rPr>
          <w:rFonts w:ascii="Arial" w:hAnsi="Arial" w:cs="Arial"/>
        </w:rPr>
        <w:t xml:space="preserve"> </w:t>
      </w:r>
      <w:r w:rsidRPr="00111575">
        <w:rPr>
          <w:rFonts w:ascii="Arial" w:hAnsi="Arial" w:cs="Arial"/>
          <w:b/>
          <w:bCs/>
        </w:rPr>
        <w:t>Experimentation in software engineering</w:t>
      </w:r>
      <w:r w:rsidRPr="00111575">
        <w:rPr>
          <w:rFonts w:ascii="Arial" w:hAnsi="Arial" w:cs="Arial"/>
        </w:rPr>
        <w:t>. Berlin: Springer, 2012.</w:t>
      </w:r>
    </w:p>
    <w:p w14:paraId="146DDE41" w14:textId="7F5E1F32" w:rsidR="003274CC" w:rsidRPr="00173074" w:rsidRDefault="003274CC" w:rsidP="009E2B39">
      <w:pPr>
        <w:rPr>
          <w:rFonts w:ascii="Arial" w:hAnsi="Arial" w:cs="Arial"/>
        </w:rPr>
      </w:pPr>
      <w:r w:rsidRPr="00CC1334">
        <w:rPr>
          <w:rFonts w:ascii="Arial" w:hAnsi="Arial" w:cs="Arial"/>
          <w:lang w:val="en-US"/>
        </w:rPr>
        <w:lastRenderedPageBreak/>
        <w:t>YESILADA, Yeliz; BRAJNIK, Giorgio; H</w:t>
      </w:r>
      <w:r w:rsidR="00B31BF1" w:rsidRPr="00CC1334">
        <w:rPr>
          <w:rFonts w:ascii="Arial" w:hAnsi="Arial" w:cs="Arial"/>
          <w:lang w:val="en-US"/>
        </w:rPr>
        <w:t>ARPER</w:t>
      </w:r>
      <w:r w:rsidRPr="00CC1334">
        <w:rPr>
          <w:rFonts w:ascii="Arial" w:hAnsi="Arial" w:cs="Arial"/>
          <w:lang w:val="en-US"/>
        </w:rPr>
        <w:t xml:space="preserve">, Simon. How much does expertise matter? A barrier walkthrough study with experts and non-experts. In: INTERNATIONAL ACM SIGACCESS CONFERENCE ON COMPUTERS AND ACCESSIBILITY (ASSETS), 11., 2009, Pittsburgh. </w:t>
      </w:r>
      <w:r w:rsidRPr="00173074">
        <w:rPr>
          <w:rFonts w:ascii="Arial" w:hAnsi="Arial" w:cs="Arial"/>
          <w:b/>
          <w:bCs/>
        </w:rPr>
        <w:t>Proceedings...</w:t>
      </w:r>
      <w:r w:rsidRPr="00173074">
        <w:rPr>
          <w:rFonts w:ascii="Arial" w:hAnsi="Arial" w:cs="Arial"/>
        </w:rPr>
        <w:t xml:space="preserve"> New York: ACM, 2009. p. 203–210. DOI: 10.1145/1639642.1639678.</w:t>
      </w:r>
    </w:p>
    <w:p w14:paraId="3275796F" w14:textId="721E8536" w:rsidR="00EA461E" w:rsidRPr="00EA461E" w:rsidRDefault="00C46F5B" w:rsidP="00674D0F">
      <w:pPr>
        <w:pStyle w:val="Ttulo1"/>
        <w:numPr>
          <w:ilvl w:val="0"/>
          <w:numId w:val="0"/>
        </w:numPr>
        <w:ind w:left="284"/>
        <w:jc w:val="center"/>
      </w:pPr>
      <w:bookmarkStart w:id="254" w:name="_Toc223367681"/>
      <w:r>
        <w:lastRenderedPageBreak/>
        <w:t>APÊNDICE A</w:t>
      </w:r>
      <w:r w:rsidR="00EA461E" w:rsidRPr="00EA461E">
        <w:t xml:space="preserve"> – </w:t>
      </w:r>
      <w:r w:rsidR="004F0A49">
        <w:t>Planilhas referentes às bases de dados</w:t>
      </w:r>
      <w:bookmarkEnd w:id="254"/>
    </w:p>
    <w:p w14:paraId="5FC064F3" w14:textId="6F5088E1" w:rsidR="00EA461E" w:rsidRPr="00EA461E" w:rsidRDefault="00EA461E" w:rsidP="00EA461E">
      <w:pPr>
        <w:spacing w:after="0" w:line="360" w:lineRule="auto"/>
        <w:ind w:firstLine="709"/>
        <w:jc w:val="both"/>
        <w:rPr>
          <w:rFonts w:ascii="Arial" w:hAnsi="Arial" w:cs="Arial"/>
          <w:sz w:val="24"/>
          <w:szCs w:val="24"/>
        </w:rPr>
      </w:pPr>
      <w:r w:rsidRPr="00EA461E">
        <w:rPr>
          <w:rFonts w:ascii="Arial" w:hAnsi="Arial" w:cs="Arial"/>
          <w:sz w:val="24"/>
          <w:szCs w:val="24"/>
        </w:rPr>
        <w:t>Este a</w:t>
      </w:r>
      <w:r w:rsidR="00C46F5B">
        <w:rPr>
          <w:rFonts w:ascii="Arial" w:hAnsi="Arial" w:cs="Arial"/>
          <w:sz w:val="24"/>
          <w:szCs w:val="24"/>
        </w:rPr>
        <w:t>pêndice</w:t>
      </w:r>
      <w:r w:rsidRPr="00EA461E">
        <w:rPr>
          <w:rFonts w:ascii="Arial" w:hAnsi="Arial" w:cs="Arial"/>
          <w:sz w:val="24"/>
          <w:szCs w:val="24"/>
        </w:rPr>
        <w:t xml:space="preserve"> tem por finalidade disponibilizar o acesso ao conjunto completo de dados utilizados neste trabalho e que serviram de base para a elaboração das Figuras 2 a 5, apresentadas no corpo da tese.</w:t>
      </w:r>
    </w:p>
    <w:p w14:paraId="4585E19B" w14:textId="77777777" w:rsidR="00727AA4" w:rsidRDefault="00727AA4" w:rsidP="00EA461E">
      <w:pPr>
        <w:spacing w:after="0" w:line="360" w:lineRule="auto"/>
        <w:ind w:firstLine="709"/>
        <w:jc w:val="both"/>
        <w:rPr>
          <w:rFonts w:ascii="Arial" w:hAnsi="Arial" w:cs="Arial"/>
          <w:sz w:val="24"/>
          <w:szCs w:val="24"/>
        </w:rPr>
      </w:pPr>
      <w:r w:rsidRPr="00727AA4">
        <w:rPr>
          <w:rFonts w:ascii="Arial" w:hAnsi="Arial" w:cs="Arial"/>
          <w:sz w:val="24"/>
          <w:szCs w:val="24"/>
        </w:rPr>
        <w:t>Em razão da extensão e do detalhamento do conjunto de dados, as planilhas completas não foram incluídas integralmente neste documento, a fim de preservar a fluidez da leitura e evitar a inserção de material excessivamente extenso no corpo do trabalho. No entanto, visando garantir a transparência metodológica, a reprodutibilidade dos resultados e a possibilidade de consulta detalhada, o conteúdo integral das planilhas foi disponibilizado em repositório eletrônico.</w:t>
      </w:r>
    </w:p>
    <w:p w14:paraId="20F9FCAD" w14:textId="2AD4EC9C" w:rsidR="00EA461E" w:rsidRPr="00EA461E" w:rsidRDefault="00EA461E" w:rsidP="00EA461E">
      <w:pPr>
        <w:spacing w:after="0" w:line="360" w:lineRule="auto"/>
        <w:ind w:firstLine="709"/>
        <w:jc w:val="both"/>
        <w:rPr>
          <w:rFonts w:ascii="Arial" w:hAnsi="Arial" w:cs="Arial"/>
          <w:sz w:val="24"/>
          <w:szCs w:val="24"/>
        </w:rPr>
      </w:pPr>
      <w:r w:rsidRPr="00EA461E">
        <w:rPr>
          <w:rFonts w:ascii="Arial" w:hAnsi="Arial" w:cs="Arial"/>
          <w:sz w:val="24"/>
          <w:szCs w:val="24"/>
        </w:rPr>
        <w:t>As planilhas completas referentes aos dados apresentados nas Figuras 2, 3, 4 e 5 encontram-se disponíveis para acesso público no seguinte endereço eletrônico:</w:t>
      </w:r>
    </w:p>
    <w:p w14:paraId="1EB36895" w14:textId="61494BC3" w:rsidR="009E2B39" w:rsidRDefault="00EA461E" w:rsidP="009E2B39">
      <w:pPr>
        <w:spacing w:after="0" w:line="360" w:lineRule="auto"/>
        <w:ind w:firstLine="709"/>
        <w:rPr>
          <w:rFonts w:ascii="Arial" w:hAnsi="Arial" w:cs="Arial"/>
        </w:rPr>
      </w:pPr>
      <w:r w:rsidRPr="00EA461E">
        <w:rPr>
          <w:rFonts w:ascii="Arial" w:hAnsi="Arial" w:cs="Arial"/>
        </w:rPr>
        <w:t>Disponível em:</w:t>
      </w:r>
      <w:r w:rsidRPr="00EA461E">
        <w:rPr>
          <w:rFonts w:ascii="Arial" w:hAnsi="Arial" w:cs="Arial"/>
        </w:rPr>
        <w:br/>
      </w:r>
      <w:r w:rsidR="009E2B39" w:rsidRPr="009E2B39">
        <w:rPr>
          <w:rFonts w:ascii="Arial" w:hAnsi="Arial" w:cs="Arial"/>
        </w:rPr>
        <w:t xml:space="preserve">              </w:t>
      </w:r>
      <w:hyperlink r:id="rId75" w:history="1">
        <w:r w:rsidR="009E2B39" w:rsidRPr="007843E9">
          <w:rPr>
            <w:rStyle w:val="Hyperlink"/>
            <w:rFonts w:ascii="Arial" w:hAnsi="Arial" w:cs="Arial"/>
          </w:rPr>
          <w:t>https://github.com/carloscoletto-academic/MobileDU/tree/main/Tese/Planilhas</w:t>
        </w:r>
      </w:hyperlink>
    </w:p>
    <w:p w14:paraId="26C9D35F" w14:textId="77777777" w:rsidR="009E2B39" w:rsidRPr="009E2B39" w:rsidRDefault="009E2B39" w:rsidP="009E2B39">
      <w:pPr>
        <w:spacing w:after="0" w:line="360" w:lineRule="auto"/>
        <w:ind w:firstLine="709"/>
        <w:rPr>
          <w:rFonts w:ascii="Arial" w:hAnsi="Arial" w:cs="Arial"/>
        </w:rPr>
      </w:pPr>
    </w:p>
    <w:p w14:paraId="2D9BCAEC" w14:textId="0D146821" w:rsidR="00EA461E" w:rsidRDefault="00EA461E" w:rsidP="009E2B39">
      <w:pPr>
        <w:spacing w:after="0" w:line="360" w:lineRule="auto"/>
        <w:ind w:firstLine="709"/>
        <w:rPr>
          <w:rFonts w:ascii="Arial" w:hAnsi="Arial" w:cs="Arial"/>
          <w:sz w:val="24"/>
          <w:szCs w:val="24"/>
        </w:rPr>
      </w:pPr>
      <w:r w:rsidRPr="00EA461E">
        <w:rPr>
          <w:rFonts w:ascii="Arial" w:hAnsi="Arial" w:cs="Arial"/>
          <w:sz w:val="24"/>
          <w:szCs w:val="24"/>
        </w:rPr>
        <w:t>Os dados disponibilizados correspondem às versões finais utilizadas para a geração das figuras apresentadas neste trabalho, não estando sujeitos a alterações posteriores, de forma a assegurar a consistência entre as informações analisadas e os resultados discutidos ao longo da pesquisa.</w:t>
      </w:r>
    </w:p>
    <w:p w14:paraId="13A55D82" w14:textId="77777777" w:rsidR="00EA461E" w:rsidRDefault="00EA461E">
      <w:pPr>
        <w:rPr>
          <w:rFonts w:ascii="Arial" w:hAnsi="Arial" w:cs="Arial"/>
          <w:sz w:val="24"/>
          <w:szCs w:val="24"/>
        </w:rPr>
      </w:pPr>
      <w:r>
        <w:rPr>
          <w:rFonts w:ascii="Arial" w:hAnsi="Arial" w:cs="Arial"/>
          <w:sz w:val="24"/>
          <w:szCs w:val="24"/>
        </w:rPr>
        <w:br w:type="page"/>
      </w:r>
    </w:p>
    <w:p w14:paraId="20096CB4" w14:textId="5DDE5A7E" w:rsidR="00D60375" w:rsidRPr="0047528A" w:rsidRDefault="00C46F5B" w:rsidP="00674D0F">
      <w:pPr>
        <w:pStyle w:val="Ttulo1"/>
        <w:numPr>
          <w:ilvl w:val="0"/>
          <w:numId w:val="0"/>
        </w:numPr>
        <w:ind w:left="284"/>
        <w:jc w:val="center"/>
      </w:pPr>
      <w:bookmarkStart w:id="255" w:name="_Toc223367682"/>
      <w:r>
        <w:lastRenderedPageBreak/>
        <w:t>APÊNDICE B</w:t>
      </w:r>
      <w:r w:rsidR="0047528A">
        <w:t xml:space="preserve"> – S</w:t>
      </w:r>
      <w:r w:rsidR="004F0A49">
        <w:t>cript de criação do banco de dados e inserção das informações</w:t>
      </w:r>
      <w:bookmarkEnd w:id="255"/>
    </w:p>
    <w:p w14:paraId="4A29002C" w14:textId="77777777" w:rsidR="00D7599A" w:rsidRDefault="00D7599A" w:rsidP="0047528A">
      <w:pPr>
        <w:spacing w:after="0" w:line="360" w:lineRule="auto"/>
        <w:ind w:firstLine="709"/>
        <w:jc w:val="both"/>
        <w:rPr>
          <w:rFonts w:ascii="Arial" w:hAnsi="Arial" w:cs="Arial"/>
          <w:sz w:val="24"/>
          <w:szCs w:val="24"/>
        </w:rPr>
      </w:pPr>
      <w:r w:rsidRPr="00D7599A">
        <w:rPr>
          <w:rFonts w:ascii="Arial" w:hAnsi="Arial" w:cs="Arial"/>
          <w:sz w:val="24"/>
          <w:szCs w:val="24"/>
        </w:rPr>
        <w:t>Este apêndice apresenta o script de criação do banco de dados utilizado no desenvolvimento do trabalho, contemplando a definição da estrutura das tabelas, chaves primárias, chaves estrangeiras, índices e demais objetos necessários ao correto funcionamento do sistema.</w:t>
      </w:r>
    </w:p>
    <w:p w14:paraId="4C31E65E" w14:textId="0F0916C0" w:rsidR="00D7599A" w:rsidRDefault="00D7599A" w:rsidP="0047528A">
      <w:pPr>
        <w:spacing w:after="0" w:line="360" w:lineRule="auto"/>
        <w:ind w:firstLine="709"/>
        <w:jc w:val="both"/>
        <w:rPr>
          <w:rFonts w:ascii="Arial" w:hAnsi="Arial" w:cs="Arial"/>
          <w:sz w:val="24"/>
          <w:szCs w:val="24"/>
        </w:rPr>
      </w:pPr>
      <w:r w:rsidRPr="00D7599A">
        <w:rPr>
          <w:rFonts w:ascii="Arial" w:hAnsi="Arial" w:cs="Arial"/>
          <w:sz w:val="24"/>
          <w:szCs w:val="24"/>
        </w:rPr>
        <w:t xml:space="preserve">Em razão da extensão do conteúdo, o script completo, incluindo os comandos de inserção dos dados utilizados nos experimentos e testes, encontra-se disponibilizado em repositório eletrônico, </w:t>
      </w:r>
      <w:r w:rsidR="007A70EA">
        <w:rPr>
          <w:rFonts w:ascii="Arial" w:hAnsi="Arial" w:cs="Arial"/>
          <w:sz w:val="24"/>
          <w:szCs w:val="24"/>
        </w:rPr>
        <w:t>disponível em:</w:t>
      </w:r>
    </w:p>
    <w:p w14:paraId="5750FB79" w14:textId="76EA7328" w:rsidR="00D7599A" w:rsidRDefault="007A70EA" w:rsidP="0047528A">
      <w:pPr>
        <w:spacing w:after="0" w:line="360" w:lineRule="auto"/>
        <w:ind w:firstLine="709"/>
        <w:jc w:val="both"/>
        <w:rPr>
          <w:rFonts w:ascii="Arial" w:hAnsi="Arial" w:cs="Arial"/>
          <w:sz w:val="24"/>
          <w:szCs w:val="24"/>
        </w:rPr>
      </w:pPr>
      <w:hyperlink r:id="rId76" w:history="1">
        <w:r w:rsidRPr="007843E9">
          <w:rPr>
            <w:rStyle w:val="Hyperlink"/>
            <w:rFonts w:ascii="Arial" w:hAnsi="Arial" w:cs="Arial"/>
            <w:sz w:val="24"/>
            <w:szCs w:val="24"/>
          </w:rPr>
          <w:t>https://github.com/carloscoletto-academic/MobileDU/tree/main/Tese/SQL</w:t>
        </w:r>
      </w:hyperlink>
    </w:p>
    <w:p w14:paraId="5A77CD2A" w14:textId="77777777" w:rsidR="007A70EA" w:rsidRDefault="007A70EA" w:rsidP="0047528A">
      <w:pPr>
        <w:spacing w:after="0" w:line="360" w:lineRule="auto"/>
        <w:ind w:firstLine="709"/>
        <w:jc w:val="both"/>
        <w:rPr>
          <w:rFonts w:ascii="Arial" w:hAnsi="Arial" w:cs="Arial"/>
          <w:sz w:val="24"/>
          <w:szCs w:val="24"/>
        </w:rPr>
      </w:pPr>
    </w:p>
    <w:p w14:paraId="59A14A61" w14:textId="77777777" w:rsidR="007217EC" w:rsidRPr="007217EC" w:rsidRDefault="007217EC" w:rsidP="0047528A">
      <w:pPr>
        <w:spacing w:after="0" w:line="360" w:lineRule="auto"/>
        <w:ind w:firstLine="709"/>
        <w:jc w:val="both"/>
        <w:rPr>
          <w:rFonts w:ascii="Arial" w:hAnsi="Arial" w:cs="Arial"/>
          <w:sz w:val="24"/>
          <w:szCs w:val="24"/>
        </w:rPr>
      </w:pPr>
    </w:p>
    <w:p w14:paraId="54CA56E7" w14:textId="08874149" w:rsidR="007217EC" w:rsidRDefault="007217EC">
      <w:pPr>
        <w:rPr>
          <w:rFonts w:ascii="Arial" w:hAnsi="Arial" w:cs="Arial"/>
          <w:sz w:val="20"/>
          <w:szCs w:val="20"/>
        </w:rPr>
      </w:pPr>
      <w:r>
        <w:rPr>
          <w:rFonts w:ascii="Arial" w:hAnsi="Arial" w:cs="Arial"/>
          <w:sz w:val="20"/>
          <w:szCs w:val="20"/>
        </w:rPr>
        <w:br w:type="page"/>
      </w:r>
    </w:p>
    <w:p w14:paraId="777998CB" w14:textId="0A499C58" w:rsidR="005D778A" w:rsidRDefault="00C46F5B" w:rsidP="00674D0F">
      <w:pPr>
        <w:pStyle w:val="Ttulo1"/>
        <w:numPr>
          <w:ilvl w:val="0"/>
          <w:numId w:val="0"/>
        </w:numPr>
        <w:ind w:left="284"/>
      </w:pPr>
      <w:bookmarkStart w:id="256" w:name="_Toc223367683"/>
      <w:r>
        <w:lastRenderedPageBreak/>
        <w:t>APÊNDICE C</w:t>
      </w:r>
      <w:r w:rsidR="00891743" w:rsidRPr="00891743">
        <w:t xml:space="preserve"> – A</w:t>
      </w:r>
      <w:r w:rsidR="004F0A49">
        <w:t>ula do Curso de Extensão em Desenvolvimento de Aplicativos Móveis Acessíveis voltados ao Design Universal</w:t>
      </w:r>
      <w:bookmarkEnd w:id="256"/>
    </w:p>
    <w:p w14:paraId="0073C047" w14:textId="77777777" w:rsidR="00DF3D44" w:rsidRPr="00DF3D44" w:rsidRDefault="00DF3D44" w:rsidP="00DF3D44">
      <w:pPr>
        <w:spacing w:after="0" w:line="360" w:lineRule="auto"/>
        <w:ind w:firstLine="709"/>
        <w:jc w:val="both"/>
        <w:rPr>
          <w:rFonts w:ascii="Arial" w:hAnsi="Arial" w:cs="Arial"/>
          <w:sz w:val="24"/>
          <w:szCs w:val="24"/>
        </w:rPr>
      </w:pPr>
      <w:r w:rsidRPr="00DF3D44">
        <w:rPr>
          <w:rFonts w:ascii="Arial" w:hAnsi="Arial" w:cs="Arial"/>
          <w:sz w:val="24"/>
          <w:szCs w:val="24"/>
        </w:rPr>
        <w:t>Este apêndice apresenta o material completo de uma das aulas do Curso de Extensão em Desenvolvimento de Aplicativos Móveis Acessíveis voltados ao Desenho Universal, elaborado pelo autor desta tese e utilizado no processo de aplicação e validação empírica da proposta de pesquisa. O conteúdo é disponibilizado em sua formatação original, preservando a organização pedagógica adotada no ambiente virtual do curso, incluindo textos, imagens, esquemas explicativos e demais recursos didáticos empregados durante a formação.</w:t>
      </w:r>
    </w:p>
    <w:p w14:paraId="73A40F06" w14:textId="77777777" w:rsidR="00DF3D44" w:rsidRPr="00DF3D44" w:rsidRDefault="00DF3D44" w:rsidP="00DF3D44">
      <w:pPr>
        <w:spacing w:after="0" w:line="360" w:lineRule="auto"/>
        <w:ind w:firstLine="709"/>
        <w:jc w:val="both"/>
        <w:rPr>
          <w:rFonts w:ascii="Arial" w:hAnsi="Arial" w:cs="Arial"/>
          <w:sz w:val="24"/>
          <w:szCs w:val="24"/>
        </w:rPr>
      </w:pPr>
      <w:r w:rsidRPr="00DF3D44">
        <w:rPr>
          <w:rFonts w:ascii="Arial" w:hAnsi="Arial" w:cs="Arial"/>
          <w:sz w:val="24"/>
          <w:szCs w:val="24"/>
        </w:rPr>
        <w:t>As Figuras C.1 e C.2 evidenciam a apresentação da aula, destacando os conteúdos abordados e os objetivos de aprendizagem propostos para a respectiva semana. A Figura C.3 ilustra o ambiente virtual no qual se encontram disponibilizados o texto integral da aula, apresentado na sequência deste apêndice, bem como o link para o vídeo didático produzido especificamente para apoiar o desenvolvimento dos conteúdos teóricos e práticos. As Figuras C.4 e C.5 apresentam a descrição da atividade prática semanal, orientando os participantes quanto às tarefas a serem desenvolvidas e aos entregáveis previstos.</w:t>
      </w:r>
    </w:p>
    <w:p w14:paraId="0EE6BBDF" w14:textId="77777777" w:rsidR="002826B9" w:rsidRDefault="002826B9" w:rsidP="00C46F5B">
      <w:pPr>
        <w:spacing w:after="0" w:line="360" w:lineRule="auto"/>
        <w:ind w:firstLine="709"/>
        <w:jc w:val="both"/>
        <w:rPr>
          <w:rFonts w:ascii="Arial" w:hAnsi="Arial" w:cs="Arial"/>
          <w:sz w:val="24"/>
          <w:szCs w:val="24"/>
        </w:rPr>
      </w:pPr>
    </w:p>
    <w:p w14:paraId="5EC5A41E" w14:textId="4A49F78C" w:rsidR="002826B9" w:rsidRPr="002826B9" w:rsidRDefault="002826B9" w:rsidP="00C46F5B">
      <w:pPr>
        <w:spacing w:after="0" w:line="360" w:lineRule="auto"/>
        <w:ind w:firstLine="709"/>
        <w:jc w:val="both"/>
        <w:rPr>
          <w:rFonts w:ascii="Arial" w:hAnsi="Arial" w:cs="Arial"/>
        </w:rPr>
      </w:pPr>
      <w:r w:rsidRPr="002826B9">
        <w:rPr>
          <w:rFonts w:ascii="Arial" w:hAnsi="Arial" w:cs="Arial"/>
        </w:rPr>
        <w:t>Figura C.1 – Tela da aula 8 do curso – Parte 1 – Plataforma Moodle</w:t>
      </w:r>
    </w:p>
    <w:p w14:paraId="317E148A" w14:textId="118F81EF" w:rsidR="002826B9" w:rsidRDefault="002826B9" w:rsidP="002826B9">
      <w:pPr>
        <w:spacing w:after="0" w:line="360" w:lineRule="auto"/>
        <w:ind w:firstLine="709"/>
        <w:rPr>
          <w:rFonts w:ascii="Arial" w:hAnsi="Arial" w:cs="Arial"/>
          <w:sz w:val="24"/>
          <w:szCs w:val="24"/>
        </w:rPr>
      </w:pPr>
      <w:r>
        <w:rPr>
          <w:noProof/>
        </w:rPr>
        <w:drawing>
          <wp:inline distT="0" distB="0" distL="0" distR="0" wp14:anchorId="49786246" wp14:editId="61CDD274">
            <wp:extent cx="4752975" cy="3377542"/>
            <wp:effectExtent l="0" t="0" r="0" b="0"/>
            <wp:docPr id="1082661409" name="Imagem 1" descr="Imagem exemplo da tela da aula 8 do curso, indicando o que sera visto na a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61409" name="Imagem 1" descr="Imagem exemplo da tela da aula 8 do curso, indicando o que sera visto na aula"/>
                    <pic:cNvPicPr/>
                  </pic:nvPicPr>
                  <pic:blipFill>
                    <a:blip r:embed="rId77"/>
                    <a:stretch>
                      <a:fillRect/>
                    </a:stretch>
                  </pic:blipFill>
                  <pic:spPr>
                    <a:xfrm>
                      <a:off x="0" y="0"/>
                      <a:ext cx="4760872" cy="3383154"/>
                    </a:xfrm>
                    <a:prstGeom prst="rect">
                      <a:avLst/>
                    </a:prstGeom>
                  </pic:spPr>
                </pic:pic>
              </a:graphicData>
            </a:graphic>
          </wp:inline>
        </w:drawing>
      </w:r>
    </w:p>
    <w:p w14:paraId="04F42016" w14:textId="286169A5" w:rsidR="00824B89" w:rsidRDefault="00824B89" w:rsidP="00824B89">
      <w:pPr>
        <w:spacing w:after="0"/>
        <w:rPr>
          <w:rFonts w:ascii="Arial" w:eastAsia="Aptos" w:hAnsi="Arial" w:cs="Arial"/>
        </w:rPr>
      </w:pPr>
      <w:r>
        <w:rPr>
          <w:rFonts w:ascii="Arial" w:eastAsia="Aptos" w:hAnsi="Arial" w:cs="Arial"/>
        </w:rPr>
        <w:t xml:space="preserve">            </w:t>
      </w:r>
      <w:r w:rsidRPr="00C861FE">
        <w:rPr>
          <w:rFonts w:ascii="Arial" w:eastAsia="Aptos" w:hAnsi="Arial" w:cs="Arial"/>
        </w:rPr>
        <w:t>Fonte:</w:t>
      </w:r>
      <w:r>
        <w:rPr>
          <w:rFonts w:ascii="Arial" w:eastAsia="Aptos" w:hAnsi="Arial" w:cs="Arial"/>
        </w:rPr>
        <w:t xml:space="preserve"> O autor</w:t>
      </w:r>
      <w:r w:rsidRPr="00C861FE">
        <w:rPr>
          <w:rFonts w:ascii="Arial" w:eastAsia="Aptos" w:hAnsi="Arial" w:cs="Arial"/>
        </w:rPr>
        <w:t xml:space="preserve"> (202</w:t>
      </w:r>
      <w:r>
        <w:rPr>
          <w:rFonts w:ascii="Arial" w:eastAsia="Aptos" w:hAnsi="Arial" w:cs="Arial"/>
        </w:rPr>
        <w:t>6</w:t>
      </w:r>
      <w:r w:rsidRPr="00C861FE">
        <w:rPr>
          <w:rFonts w:ascii="Arial" w:eastAsia="Aptos" w:hAnsi="Arial" w:cs="Arial"/>
        </w:rPr>
        <w:t>)</w:t>
      </w:r>
      <w:r>
        <w:rPr>
          <w:rFonts w:ascii="Arial" w:eastAsia="Aptos" w:hAnsi="Arial" w:cs="Arial"/>
        </w:rPr>
        <w:t>.</w:t>
      </w:r>
    </w:p>
    <w:p w14:paraId="4330BDF5" w14:textId="0A2AFB75" w:rsidR="002826B9" w:rsidRPr="002826B9" w:rsidRDefault="002826B9" w:rsidP="00DF3D44">
      <w:pPr>
        <w:rPr>
          <w:rFonts w:ascii="Arial" w:hAnsi="Arial" w:cs="Arial"/>
        </w:rPr>
      </w:pPr>
      <w:r>
        <w:rPr>
          <w:rFonts w:ascii="Arial" w:hAnsi="Arial" w:cs="Arial"/>
        </w:rPr>
        <w:br w:type="page"/>
      </w:r>
      <w:r w:rsidR="00DF3D44">
        <w:rPr>
          <w:rFonts w:ascii="Arial" w:hAnsi="Arial" w:cs="Arial"/>
        </w:rPr>
        <w:lastRenderedPageBreak/>
        <w:t xml:space="preserve">            </w:t>
      </w:r>
      <w:r w:rsidRPr="002826B9">
        <w:rPr>
          <w:rFonts w:ascii="Arial" w:hAnsi="Arial" w:cs="Arial"/>
        </w:rPr>
        <w:t>Figura C.</w:t>
      </w:r>
      <w:r>
        <w:rPr>
          <w:rFonts w:ascii="Arial" w:hAnsi="Arial" w:cs="Arial"/>
        </w:rPr>
        <w:t>2</w:t>
      </w:r>
      <w:r w:rsidRPr="002826B9">
        <w:rPr>
          <w:rFonts w:ascii="Arial" w:hAnsi="Arial" w:cs="Arial"/>
        </w:rPr>
        <w:t xml:space="preserve"> – Tela da aula 8 do curso – Parte </w:t>
      </w:r>
      <w:r>
        <w:rPr>
          <w:rFonts w:ascii="Arial" w:hAnsi="Arial" w:cs="Arial"/>
        </w:rPr>
        <w:t>2</w:t>
      </w:r>
      <w:r w:rsidRPr="002826B9">
        <w:rPr>
          <w:rFonts w:ascii="Arial" w:hAnsi="Arial" w:cs="Arial"/>
        </w:rPr>
        <w:t xml:space="preserve"> – Plataforma Moodle</w:t>
      </w:r>
    </w:p>
    <w:p w14:paraId="6C6297CA" w14:textId="285E644B" w:rsidR="002826B9" w:rsidRDefault="002826B9" w:rsidP="00C46F5B">
      <w:pPr>
        <w:spacing w:after="0" w:line="360" w:lineRule="auto"/>
        <w:ind w:firstLine="709"/>
        <w:jc w:val="both"/>
        <w:rPr>
          <w:rFonts w:ascii="Arial" w:hAnsi="Arial" w:cs="Arial"/>
          <w:sz w:val="24"/>
          <w:szCs w:val="24"/>
        </w:rPr>
      </w:pPr>
      <w:r>
        <w:rPr>
          <w:noProof/>
        </w:rPr>
        <w:drawing>
          <wp:inline distT="0" distB="0" distL="0" distR="0" wp14:anchorId="483A6457" wp14:editId="7B4C0B17">
            <wp:extent cx="5172684" cy="3690620"/>
            <wp:effectExtent l="0" t="0" r="9525" b="5080"/>
            <wp:docPr id="841586941" name="Imagem 1" descr="Continuação da exibiçao do que sera visto na aula 8 do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6941" name="Imagem 1" descr="Continuação da exibiçao do que sera visto na aula 8 do curso"/>
                    <pic:cNvPicPr/>
                  </pic:nvPicPr>
                  <pic:blipFill>
                    <a:blip r:embed="rId78"/>
                    <a:stretch>
                      <a:fillRect/>
                    </a:stretch>
                  </pic:blipFill>
                  <pic:spPr>
                    <a:xfrm>
                      <a:off x="0" y="0"/>
                      <a:ext cx="5177821" cy="3694285"/>
                    </a:xfrm>
                    <a:prstGeom prst="rect">
                      <a:avLst/>
                    </a:prstGeom>
                  </pic:spPr>
                </pic:pic>
              </a:graphicData>
            </a:graphic>
          </wp:inline>
        </w:drawing>
      </w:r>
    </w:p>
    <w:p w14:paraId="2D881A9F" w14:textId="3AFA1E19" w:rsidR="00824B89" w:rsidRDefault="00824B89" w:rsidP="00824B89">
      <w:pPr>
        <w:spacing w:after="0"/>
        <w:rPr>
          <w:rFonts w:ascii="Arial" w:eastAsia="Aptos" w:hAnsi="Arial" w:cs="Arial"/>
        </w:rPr>
      </w:pPr>
      <w:r>
        <w:rPr>
          <w:rFonts w:ascii="Arial" w:eastAsia="Aptos" w:hAnsi="Arial" w:cs="Arial"/>
        </w:rPr>
        <w:t xml:space="preserve">            </w:t>
      </w:r>
      <w:r w:rsidRPr="00C861FE">
        <w:rPr>
          <w:rFonts w:ascii="Arial" w:eastAsia="Aptos" w:hAnsi="Arial" w:cs="Arial"/>
        </w:rPr>
        <w:t>Fonte:</w:t>
      </w:r>
      <w:r>
        <w:rPr>
          <w:rFonts w:ascii="Arial" w:eastAsia="Aptos" w:hAnsi="Arial" w:cs="Arial"/>
        </w:rPr>
        <w:t xml:space="preserve"> O autor</w:t>
      </w:r>
      <w:r w:rsidRPr="00C861FE">
        <w:rPr>
          <w:rFonts w:ascii="Arial" w:eastAsia="Aptos" w:hAnsi="Arial" w:cs="Arial"/>
        </w:rPr>
        <w:t xml:space="preserve"> (202</w:t>
      </w:r>
      <w:r>
        <w:rPr>
          <w:rFonts w:ascii="Arial" w:eastAsia="Aptos" w:hAnsi="Arial" w:cs="Arial"/>
        </w:rPr>
        <w:t>6</w:t>
      </w:r>
      <w:r w:rsidRPr="00C861FE">
        <w:rPr>
          <w:rFonts w:ascii="Arial" w:eastAsia="Aptos" w:hAnsi="Arial" w:cs="Arial"/>
        </w:rPr>
        <w:t>)</w:t>
      </w:r>
      <w:r>
        <w:rPr>
          <w:rFonts w:ascii="Arial" w:eastAsia="Aptos" w:hAnsi="Arial" w:cs="Arial"/>
        </w:rPr>
        <w:t>.</w:t>
      </w:r>
    </w:p>
    <w:p w14:paraId="4F1691ED" w14:textId="77777777" w:rsidR="002826B9" w:rsidRDefault="002826B9" w:rsidP="002826B9">
      <w:pPr>
        <w:spacing w:after="0" w:line="360" w:lineRule="auto"/>
        <w:ind w:firstLine="709"/>
        <w:jc w:val="both"/>
        <w:rPr>
          <w:rFonts w:ascii="Arial" w:hAnsi="Arial" w:cs="Arial"/>
        </w:rPr>
      </w:pPr>
    </w:p>
    <w:p w14:paraId="7E209578" w14:textId="5E1816BA" w:rsidR="002826B9" w:rsidRPr="002826B9" w:rsidRDefault="002826B9" w:rsidP="002826B9">
      <w:pPr>
        <w:spacing w:after="0" w:line="360" w:lineRule="auto"/>
        <w:ind w:firstLine="709"/>
        <w:jc w:val="both"/>
        <w:rPr>
          <w:rFonts w:ascii="Arial" w:hAnsi="Arial" w:cs="Arial"/>
        </w:rPr>
      </w:pPr>
      <w:r w:rsidRPr="002826B9">
        <w:rPr>
          <w:rFonts w:ascii="Arial" w:hAnsi="Arial" w:cs="Arial"/>
        </w:rPr>
        <w:t>Figura C.</w:t>
      </w:r>
      <w:r>
        <w:rPr>
          <w:rFonts w:ascii="Arial" w:hAnsi="Arial" w:cs="Arial"/>
        </w:rPr>
        <w:t>3</w:t>
      </w:r>
      <w:r w:rsidRPr="002826B9">
        <w:rPr>
          <w:rFonts w:ascii="Arial" w:hAnsi="Arial" w:cs="Arial"/>
        </w:rPr>
        <w:t xml:space="preserve"> – Tela da aula 8 do curso – Parte </w:t>
      </w:r>
      <w:r>
        <w:rPr>
          <w:rFonts w:ascii="Arial" w:hAnsi="Arial" w:cs="Arial"/>
        </w:rPr>
        <w:t>3</w:t>
      </w:r>
      <w:r w:rsidRPr="002826B9">
        <w:rPr>
          <w:rFonts w:ascii="Arial" w:hAnsi="Arial" w:cs="Arial"/>
        </w:rPr>
        <w:t xml:space="preserve"> – Plataforma Moodle</w:t>
      </w:r>
    </w:p>
    <w:p w14:paraId="35FB814A" w14:textId="0D97822C" w:rsidR="002826B9" w:rsidRDefault="002826B9" w:rsidP="00C46F5B">
      <w:pPr>
        <w:spacing w:after="0" w:line="360" w:lineRule="auto"/>
        <w:ind w:firstLine="709"/>
        <w:jc w:val="both"/>
        <w:rPr>
          <w:rFonts w:ascii="Arial" w:hAnsi="Arial" w:cs="Arial"/>
          <w:sz w:val="24"/>
          <w:szCs w:val="24"/>
        </w:rPr>
      </w:pPr>
      <w:r>
        <w:rPr>
          <w:noProof/>
        </w:rPr>
        <w:drawing>
          <wp:inline distT="0" distB="0" distL="0" distR="0" wp14:anchorId="08698025" wp14:editId="14509A9F">
            <wp:extent cx="5128340" cy="3634105"/>
            <wp:effectExtent l="0" t="0" r="0" b="4445"/>
            <wp:docPr id="306280612" name="Imagem 1" descr="Tela exibindo o link para o vídeo da a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80612" name="Imagem 1" descr="Tela exibindo o link para o vídeo da aula"/>
                    <pic:cNvPicPr/>
                  </pic:nvPicPr>
                  <pic:blipFill>
                    <a:blip r:embed="rId79"/>
                    <a:stretch>
                      <a:fillRect/>
                    </a:stretch>
                  </pic:blipFill>
                  <pic:spPr>
                    <a:xfrm>
                      <a:off x="0" y="0"/>
                      <a:ext cx="5134411" cy="3638407"/>
                    </a:xfrm>
                    <a:prstGeom prst="rect">
                      <a:avLst/>
                    </a:prstGeom>
                  </pic:spPr>
                </pic:pic>
              </a:graphicData>
            </a:graphic>
          </wp:inline>
        </w:drawing>
      </w:r>
    </w:p>
    <w:p w14:paraId="34D4DCF4" w14:textId="78A6AECE" w:rsidR="002826B9" w:rsidRPr="002826B9" w:rsidRDefault="00824B89" w:rsidP="00DF3D44">
      <w:pPr>
        <w:rPr>
          <w:rFonts w:ascii="Arial" w:hAnsi="Arial" w:cs="Arial"/>
        </w:rPr>
      </w:pPr>
      <w:r>
        <w:rPr>
          <w:rFonts w:ascii="Arial" w:eastAsia="Aptos" w:hAnsi="Arial" w:cs="Arial"/>
        </w:rPr>
        <w:t xml:space="preserve">            </w:t>
      </w:r>
      <w:r w:rsidRPr="00C861FE">
        <w:rPr>
          <w:rFonts w:ascii="Arial" w:eastAsia="Aptos" w:hAnsi="Arial" w:cs="Arial"/>
        </w:rPr>
        <w:t>Fonte:</w:t>
      </w:r>
      <w:r>
        <w:rPr>
          <w:rFonts w:ascii="Arial" w:eastAsia="Aptos" w:hAnsi="Arial" w:cs="Arial"/>
        </w:rPr>
        <w:t xml:space="preserve"> O autor</w:t>
      </w:r>
      <w:r w:rsidRPr="00C861FE">
        <w:rPr>
          <w:rFonts w:ascii="Arial" w:eastAsia="Aptos" w:hAnsi="Arial" w:cs="Arial"/>
        </w:rPr>
        <w:t xml:space="preserve"> (202</w:t>
      </w:r>
      <w:r>
        <w:rPr>
          <w:rFonts w:ascii="Arial" w:eastAsia="Aptos" w:hAnsi="Arial" w:cs="Arial"/>
        </w:rPr>
        <w:t>6</w:t>
      </w:r>
      <w:r w:rsidRPr="00C861FE">
        <w:rPr>
          <w:rFonts w:ascii="Arial" w:eastAsia="Aptos" w:hAnsi="Arial" w:cs="Arial"/>
        </w:rPr>
        <w:t>)</w:t>
      </w:r>
      <w:r>
        <w:rPr>
          <w:rFonts w:ascii="Arial" w:eastAsia="Aptos" w:hAnsi="Arial" w:cs="Arial"/>
        </w:rPr>
        <w:t>.</w:t>
      </w:r>
      <w:r w:rsidR="002826B9">
        <w:rPr>
          <w:rFonts w:ascii="Arial" w:hAnsi="Arial" w:cs="Arial"/>
          <w:sz w:val="24"/>
          <w:szCs w:val="24"/>
        </w:rPr>
        <w:br w:type="page"/>
      </w:r>
      <w:r w:rsidR="00DF3D44">
        <w:rPr>
          <w:rFonts w:ascii="Arial" w:hAnsi="Arial" w:cs="Arial"/>
          <w:sz w:val="24"/>
          <w:szCs w:val="24"/>
        </w:rPr>
        <w:lastRenderedPageBreak/>
        <w:t xml:space="preserve">           </w:t>
      </w:r>
      <w:r w:rsidR="002826B9" w:rsidRPr="002826B9">
        <w:rPr>
          <w:rFonts w:ascii="Arial" w:hAnsi="Arial" w:cs="Arial"/>
        </w:rPr>
        <w:t>Figura C.</w:t>
      </w:r>
      <w:r w:rsidR="002826B9">
        <w:rPr>
          <w:rFonts w:ascii="Arial" w:hAnsi="Arial" w:cs="Arial"/>
        </w:rPr>
        <w:t>4</w:t>
      </w:r>
      <w:r w:rsidR="002826B9" w:rsidRPr="002826B9">
        <w:rPr>
          <w:rFonts w:ascii="Arial" w:hAnsi="Arial" w:cs="Arial"/>
        </w:rPr>
        <w:t xml:space="preserve"> – Tela da aula 8 do curso – Parte </w:t>
      </w:r>
      <w:r w:rsidR="002826B9">
        <w:rPr>
          <w:rFonts w:ascii="Arial" w:hAnsi="Arial" w:cs="Arial"/>
        </w:rPr>
        <w:t>4</w:t>
      </w:r>
      <w:r w:rsidR="002826B9" w:rsidRPr="002826B9">
        <w:rPr>
          <w:rFonts w:ascii="Arial" w:hAnsi="Arial" w:cs="Arial"/>
        </w:rPr>
        <w:t xml:space="preserve"> – Plataforma Moodle</w:t>
      </w:r>
    </w:p>
    <w:p w14:paraId="46934957" w14:textId="6DA5D766" w:rsidR="002826B9" w:rsidRDefault="002826B9" w:rsidP="00C46F5B">
      <w:pPr>
        <w:spacing w:after="0" w:line="360" w:lineRule="auto"/>
        <w:ind w:firstLine="709"/>
        <w:jc w:val="both"/>
        <w:rPr>
          <w:rFonts w:ascii="Arial" w:hAnsi="Arial" w:cs="Arial"/>
          <w:sz w:val="24"/>
          <w:szCs w:val="24"/>
        </w:rPr>
      </w:pPr>
      <w:r>
        <w:rPr>
          <w:noProof/>
        </w:rPr>
        <w:drawing>
          <wp:inline distT="0" distB="0" distL="0" distR="0" wp14:anchorId="0E4551AE" wp14:editId="10DB1D4B">
            <wp:extent cx="5114808" cy="3699510"/>
            <wp:effectExtent l="0" t="0" r="0" b="0"/>
            <wp:docPr id="985657124" name="Imagem 1" descr="Tela exibindo o exemplo da atividade a ser desenvolv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57124" name="Imagem 1" descr="Tela exibindo o exemplo da atividade a ser desenvolvida"/>
                    <pic:cNvPicPr/>
                  </pic:nvPicPr>
                  <pic:blipFill>
                    <a:blip r:embed="rId80"/>
                    <a:stretch>
                      <a:fillRect/>
                    </a:stretch>
                  </pic:blipFill>
                  <pic:spPr>
                    <a:xfrm>
                      <a:off x="0" y="0"/>
                      <a:ext cx="5120698" cy="3703770"/>
                    </a:xfrm>
                    <a:prstGeom prst="rect">
                      <a:avLst/>
                    </a:prstGeom>
                  </pic:spPr>
                </pic:pic>
              </a:graphicData>
            </a:graphic>
          </wp:inline>
        </w:drawing>
      </w:r>
    </w:p>
    <w:p w14:paraId="3EE678F1" w14:textId="2D8D07C7" w:rsidR="00DF3D44" w:rsidRDefault="00824B89" w:rsidP="00DF3D44">
      <w:pPr>
        <w:spacing w:after="0" w:line="360" w:lineRule="auto"/>
        <w:ind w:firstLine="709"/>
        <w:rPr>
          <w:rFonts w:ascii="Arial" w:eastAsia="Aptos" w:hAnsi="Arial" w:cs="Arial"/>
        </w:rPr>
      </w:pPr>
      <w:r w:rsidRPr="00C861FE">
        <w:rPr>
          <w:rFonts w:ascii="Arial" w:eastAsia="Aptos" w:hAnsi="Arial" w:cs="Arial"/>
        </w:rPr>
        <w:t>Fonte:</w:t>
      </w:r>
      <w:r>
        <w:rPr>
          <w:rFonts w:ascii="Arial" w:eastAsia="Aptos" w:hAnsi="Arial" w:cs="Arial"/>
        </w:rPr>
        <w:t xml:space="preserve"> O autor</w:t>
      </w:r>
      <w:r w:rsidRPr="00C861FE">
        <w:rPr>
          <w:rFonts w:ascii="Arial" w:eastAsia="Aptos" w:hAnsi="Arial" w:cs="Arial"/>
        </w:rPr>
        <w:t xml:space="preserve"> (202</w:t>
      </w:r>
      <w:r>
        <w:rPr>
          <w:rFonts w:ascii="Arial" w:eastAsia="Aptos" w:hAnsi="Arial" w:cs="Arial"/>
        </w:rPr>
        <w:t>6</w:t>
      </w:r>
      <w:r w:rsidRPr="00C861FE">
        <w:rPr>
          <w:rFonts w:ascii="Arial" w:eastAsia="Aptos" w:hAnsi="Arial" w:cs="Arial"/>
        </w:rPr>
        <w:t>)</w:t>
      </w:r>
      <w:r>
        <w:rPr>
          <w:rFonts w:ascii="Arial" w:eastAsia="Aptos" w:hAnsi="Arial" w:cs="Arial"/>
        </w:rPr>
        <w:t>.</w:t>
      </w:r>
    </w:p>
    <w:p w14:paraId="67EEFCD1" w14:textId="77777777" w:rsidR="00824B89" w:rsidRDefault="00824B89" w:rsidP="00DF3D44">
      <w:pPr>
        <w:spacing w:after="0" w:line="360" w:lineRule="auto"/>
        <w:ind w:firstLine="709"/>
        <w:rPr>
          <w:rFonts w:ascii="Arial" w:hAnsi="Arial" w:cs="Arial"/>
        </w:rPr>
      </w:pPr>
    </w:p>
    <w:p w14:paraId="2DF110C9" w14:textId="4FFBFFC0" w:rsidR="00DF3D44" w:rsidRPr="002826B9" w:rsidRDefault="00DF3D44" w:rsidP="00DF3D44">
      <w:pPr>
        <w:spacing w:after="0" w:line="360" w:lineRule="auto"/>
        <w:ind w:firstLine="709"/>
        <w:jc w:val="both"/>
        <w:rPr>
          <w:rFonts w:ascii="Arial" w:hAnsi="Arial" w:cs="Arial"/>
        </w:rPr>
      </w:pPr>
      <w:r w:rsidRPr="002826B9">
        <w:rPr>
          <w:rFonts w:ascii="Arial" w:hAnsi="Arial" w:cs="Arial"/>
        </w:rPr>
        <w:t>Figura C.</w:t>
      </w:r>
      <w:r>
        <w:rPr>
          <w:rFonts w:ascii="Arial" w:hAnsi="Arial" w:cs="Arial"/>
        </w:rPr>
        <w:t>5</w:t>
      </w:r>
      <w:r w:rsidRPr="002826B9">
        <w:rPr>
          <w:rFonts w:ascii="Arial" w:hAnsi="Arial" w:cs="Arial"/>
        </w:rPr>
        <w:t xml:space="preserve"> – Tela da aula 8 do curso – Parte </w:t>
      </w:r>
      <w:r>
        <w:rPr>
          <w:rFonts w:ascii="Arial" w:hAnsi="Arial" w:cs="Arial"/>
        </w:rPr>
        <w:t>5</w:t>
      </w:r>
      <w:r w:rsidRPr="002826B9">
        <w:rPr>
          <w:rFonts w:ascii="Arial" w:hAnsi="Arial" w:cs="Arial"/>
        </w:rPr>
        <w:t xml:space="preserve"> – Plataforma Moodle</w:t>
      </w:r>
    </w:p>
    <w:p w14:paraId="10CE080C" w14:textId="43ADD0F7" w:rsidR="002826B9" w:rsidRDefault="002826B9" w:rsidP="00C46F5B">
      <w:pPr>
        <w:spacing w:after="0" w:line="360" w:lineRule="auto"/>
        <w:ind w:firstLine="709"/>
        <w:jc w:val="both"/>
        <w:rPr>
          <w:rFonts w:ascii="Arial" w:hAnsi="Arial" w:cs="Arial"/>
          <w:sz w:val="24"/>
          <w:szCs w:val="24"/>
        </w:rPr>
      </w:pPr>
      <w:r>
        <w:rPr>
          <w:noProof/>
        </w:rPr>
        <w:drawing>
          <wp:inline distT="0" distB="0" distL="0" distR="0" wp14:anchorId="7E36767C" wp14:editId="1D96DCAD">
            <wp:extent cx="5098782" cy="3598545"/>
            <wp:effectExtent l="0" t="0" r="6985" b="1905"/>
            <wp:docPr id="412068132" name="Imagem 1" descr="Tela indicando atividades de reflexao a serem desenvolvidas na a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68132" name="Imagem 1" descr="Tela indicando atividades de reflexao a serem desenvolvidas na aula"/>
                    <pic:cNvPicPr/>
                  </pic:nvPicPr>
                  <pic:blipFill>
                    <a:blip r:embed="rId81"/>
                    <a:stretch>
                      <a:fillRect/>
                    </a:stretch>
                  </pic:blipFill>
                  <pic:spPr>
                    <a:xfrm>
                      <a:off x="0" y="0"/>
                      <a:ext cx="5104889" cy="3602855"/>
                    </a:xfrm>
                    <a:prstGeom prst="rect">
                      <a:avLst/>
                    </a:prstGeom>
                  </pic:spPr>
                </pic:pic>
              </a:graphicData>
            </a:graphic>
          </wp:inline>
        </w:drawing>
      </w:r>
    </w:p>
    <w:p w14:paraId="6423A98D" w14:textId="5665D4B0" w:rsidR="00DF3D44" w:rsidRPr="00C46F5B" w:rsidRDefault="00824B89" w:rsidP="00C46F5B">
      <w:pPr>
        <w:spacing w:after="0" w:line="360" w:lineRule="auto"/>
        <w:ind w:firstLine="709"/>
        <w:jc w:val="both"/>
        <w:rPr>
          <w:rFonts w:ascii="Arial" w:hAnsi="Arial" w:cs="Arial"/>
          <w:sz w:val="24"/>
          <w:szCs w:val="24"/>
        </w:rPr>
      </w:pPr>
      <w:r w:rsidRPr="00C861FE">
        <w:rPr>
          <w:rFonts w:ascii="Arial" w:eastAsia="Aptos" w:hAnsi="Arial" w:cs="Arial"/>
        </w:rPr>
        <w:t>Fonte:</w:t>
      </w:r>
      <w:r>
        <w:rPr>
          <w:rFonts w:ascii="Arial" w:eastAsia="Aptos" w:hAnsi="Arial" w:cs="Arial"/>
        </w:rPr>
        <w:t xml:space="preserve"> O autor</w:t>
      </w:r>
      <w:r w:rsidRPr="00C861FE">
        <w:rPr>
          <w:rFonts w:ascii="Arial" w:eastAsia="Aptos" w:hAnsi="Arial" w:cs="Arial"/>
        </w:rPr>
        <w:t xml:space="preserve"> (202</w:t>
      </w:r>
      <w:r>
        <w:rPr>
          <w:rFonts w:ascii="Arial" w:eastAsia="Aptos" w:hAnsi="Arial" w:cs="Arial"/>
        </w:rPr>
        <w:t>6</w:t>
      </w:r>
      <w:r w:rsidRPr="00C861FE">
        <w:rPr>
          <w:rFonts w:ascii="Arial" w:eastAsia="Aptos" w:hAnsi="Arial" w:cs="Arial"/>
        </w:rPr>
        <w:t>)</w:t>
      </w:r>
      <w:r>
        <w:rPr>
          <w:rFonts w:ascii="Arial" w:eastAsia="Aptos" w:hAnsi="Arial" w:cs="Arial"/>
        </w:rPr>
        <w:t>.</w:t>
      </w:r>
    </w:p>
    <w:p w14:paraId="6D4EB504" w14:textId="48E12EFC" w:rsidR="00811D4F" w:rsidRPr="0017506A" w:rsidRDefault="00811D4F" w:rsidP="00357089">
      <w:pPr>
        <w:pStyle w:val="Ttulo"/>
        <w:spacing w:before="240" w:after="240"/>
        <w:jc w:val="both"/>
        <w:rPr>
          <w:b/>
          <w:bCs/>
          <w:color w:val="3A7A6E"/>
          <w:sz w:val="40"/>
          <w:szCs w:val="40"/>
        </w:rPr>
      </w:pPr>
      <w:r w:rsidRPr="0017506A">
        <w:rPr>
          <w:b/>
          <w:bCs/>
          <w:color w:val="3A7A6E"/>
          <w:sz w:val="40"/>
          <w:szCs w:val="40"/>
        </w:rPr>
        <w:lastRenderedPageBreak/>
        <w:t xml:space="preserve">MobileDU — Acessibilidade e </w:t>
      </w:r>
      <w:r w:rsidR="004554EE">
        <w:rPr>
          <w:b/>
          <w:bCs/>
          <w:color w:val="3A7A6E"/>
          <w:sz w:val="40"/>
          <w:szCs w:val="40"/>
        </w:rPr>
        <w:t xml:space="preserve">Desenho </w:t>
      </w:r>
      <w:r w:rsidRPr="0017506A">
        <w:rPr>
          <w:b/>
          <w:bCs/>
          <w:color w:val="3A7A6E"/>
          <w:sz w:val="40"/>
          <w:szCs w:val="40"/>
        </w:rPr>
        <w:t>Universal para Desenvolvedores de Aplicativos</w:t>
      </w:r>
    </w:p>
    <w:p w14:paraId="6A6DF10E" w14:textId="77777777" w:rsidR="00811D4F" w:rsidRDefault="00811D4F" w:rsidP="00357089">
      <w:pPr>
        <w:pStyle w:val="Ttulo"/>
        <w:spacing w:before="240" w:after="240"/>
        <w:jc w:val="both"/>
        <w:rPr>
          <w:b/>
          <w:bCs/>
          <w:color w:val="3A7A6E"/>
          <w:sz w:val="32"/>
          <w:szCs w:val="32"/>
        </w:rPr>
      </w:pPr>
      <w:r>
        <w:rPr>
          <w:b/>
          <w:bCs/>
          <w:color w:val="3A7A6E"/>
          <w:sz w:val="32"/>
          <w:szCs w:val="32"/>
        </w:rPr>
        <w:t>Introdução</w:t>
      </w:r>
    </w:p>
    <w:p w14:paraId="16C583D3" w14:textId="2058FC39" w:rsidR="00811D4F" w:rsidRPr="003B2037" w:rsidRDefault="00811D4F" w:rsidP="003B2037">
      <w:pPr>
        <w:spacing w:line="23" w:lineRule="atLeast"/>
        <w:jc w:val="both"/>
        <w:rPr>
          <w:rFonts w:ascii="Arial" w:hAnsi="Arial" w:cs="Arial"/>
          <w:sz w:val="24"/>
          <w:szCs w:val="24"/>
        </w:rPr>
      </w:pPr>
      <w:r w:rsidRPr="003B2037">
        <w:rPr>
          <w:rFonts w:ascii="Arial" w:hAnsi="Arial" w:cs="Arial"/>
          <w:sz w:val="24"/>
          <w:szCs w:val="24"/>
        </w:rPr>
        <w:t xml:space="preserve">A biblioteca </w:t>
      </w:r>
      <w:r w:rsidRPr="003B2037">
        <w:rPr>
          <w:rFonts w:ascii="Arial" w:hAnsi="Arial" w:cs="Arial"/>
          <w:b/>
          <w:bCs/>
          <w:sz w:val="24"/>
          <w:szCs w:val="24"/>
        </w:rPr>
        <w:t>MobileDU</w:t>
      </w:r>
      <w:r w:rsidRPr="003B2037">
        <w:rPr>
          <w:rFonts w:ascii="Arial" w:hAnsi="Arial" w:cs="Arial"/>
          <w:sz w:val="24"/>
          <w:szCs w:val="24"/>
        </w:rPr>
        <w:t xml:space="preserve"> representa um</w:t>
      </w:r>
      <w:r w:rsidR="00C145DA">
        <w:rPr>
          <w:rFonts w:ascii="Arial" w:hAnsi="Arial" w:cs="Arial"/>
          <w:sz w:val="24"/>
          <w:szCs w:val="24"/>
        </w:rPr>
        <w:t>a biblioteca de software</w:t>
      </w:r>
      <w:r w:rsidRPr="003B2037">
        <w:rPr>
          <w:rFonts w:ascii="Arial" w:hAnsi="Arial" w:cs="Arial"/>
          <w:sz w:val="24"/>
          <w:szCs w:val="24"/>
        </w:rPr>
        <w:t xml:space="preserve"> desenvolvid</w:t>
      </w:r>
      <w:r w:rsidR="00C145DA">
        <w:rPr>
          <w:rFonts w:ascii="Arial" w:hAnsi="Arial" w:cs="Arial"/>
          <w:sz w:val="24"/>
          <w:szCs w:val="24"/>
        </w:rPr>
        <w:t>a</w:t>
      </w:r>
      <w:r w:rsidRPr="003B2037">
        <w:rPr>
          <w:rFonts w:ascii="Arial" w:hAnsi="Arial" w:cs="Arial"/>
          <w:sz w:val="24"/>
          <w:szCs w:val="24"/>
        </w:rPr>
        <w:t xml:space="preserve"> como resultado prático das diretrizes levantadas nos estudos sobre configuração de acessibilidade e personalização do usuário, fundamentados nas referências da WCAG, GDAMA, NBR 17060, e nos aportes teóricos e técnicos de Nery e Coletto.</w:t>
      </w:r>
    </w:p>
    <w:p w14:paraId="325EF20C" w14:textId="48AF98B9" w:rsidR="00811D4F" w:rsidRPr="003B2037" w:rsidRDefault="00811D4F" w:rsidP="003B2037">
      <w:pPr>
        <w:spacing w:line="23" w:lineRule="atLeast"/>
        <w:jc w:val="both"/>
        <w:rPr>
          <w:rFonts w:ascii="Arial" w:hAnsi="Arial" w:cs="Arial"/>
          <w:sz w:val="24"/>
          <w:szCs w:val="24"/>
        </w:rPr>
      </w:pPr>
      <w:r w:rsidRPr="003B2037">
        <w:rPr>
          <w:rFonts w:ascii="Arial" w:hAnsi="Arial" w:cs="Arial"/>
          <w:sz w:val="24"/>
          <w:szCs w:val="24"/>
        </w:rPr>
        <w:t>Essas diretrizes, apresentadas nos Quadros de Diretrizes Voltadas à Configuração do Usuário</w:t>
      </w:r>
      <w:r>
        <w:rPr>
          <w:rFonts w:ascii="Arial" w:hAnsi="Arial" w:cs="Arial"/>
          <w:sz w:val="24"/>
          <w:szCs w:val="24"/>
        </w:rPr>
        <w:t xml:space="preserve"> (aula 6) </w:t>
      </w:r>
      <w:r w:rsidRPr="003B2037">
        <w:rPr>
          <w:rFonts w:ascii="Arial" w:hAnsi="Arial" w:cs="Arial"/>
          <w:sz w:val="24"/>
          <w:szCs w:val="24"/>
        </w:rPr>
        <w:t xml:space="preserve">, foram concebidas a partir de princípios do </w:t>
      </w:r>
      <w:r w:rsidR="004554EE">
        <w:rPr>
          <w:rFonts w:ascii="Arial" w:hAnsi="Arial" w:cs="Arial"/>
          <w:sz w:val="24"/>
          <w:szCs w:val="24"/>
        </w:rPr>
        <w:t xml:space="preserve">Desenho </w:t>
      </w:r>
      <w:r w:rsidRPr="003B2037">
        <w:rPr>
          <w:rFonts w:ascii="Arial" w:hAnsi="Arial" w:cs="Arial"/>
          <w:sz w:val="24"/>
          <w:szCs w:val="24"/>
        </w:rPr>
        <w:t>Universal, buscando traduzir recomendações normativas e acadêmicas em recursos concretos de customização dentro de aplicativos móveis. O objetivo é garantir que o sistema se adapte às necessidades, preferências e condições de cada pessoa — e não o contrário.</w:t>
      </w:r>
    </w:p>
    <w:p w14:paraId="7F787944" w14:textId="77777777" w:rsidR="00811D4F" w:rsidRPr="003B2037" w:rsidRDefault="00811D4F" w:rsidP="003B2037">
      <w:pPr>
        <w:spacing w:line="23" w:lineRule="atLeast"/>
        <w:jc w:val="both"/>
        <w:rPr>
          <w:rFonts w:ascii="Arial" w:hAnsi="Arial" w:cs="Arial"/>
          <w:sz w:val="24"/>
          <w:szCs w:val="24"/>
        </w:rPr>
      </w:pPr>
      <w:r w:rsidRPr="003B2037">
        <w:rPr>
          <w:rFonts w:ascii="Arial" w:hAnsi="Arial" w:cs="Arial"/>
          <w:sz w:val="24"/>
          <w:szCs w:val="24"/>
        </w:rPr>
        <w:t>A MobileDU surge, portanto, como um embrião tecnológico que coloca em prática esses princípios, oferecendo um conjunto de recursos ajustáveis — visuais, sonoros, textuais e de interação — que permitem ao usuário personalizar a experiência de uso.</w:t>
      </w:r>
    </w:p>
    <w:p w14:paraId="4BD12DC6" w14:textId="1DD0DBB9" w:rsidR="00811D4F" w:rsidRPr="003B2037" w:rsidRDefault="00811D4F" w:rsidP="003B2037">
      <w:pPr>
        <w:spacing w:line="23" w:lineRule="atLeast"/>
        <w:jc w:val="both"/>
        <w:rPr>
          <w:rFonts w:ascii="Arial" w:hAnsi="Arial" w:cs="Arial"/>
          <w:sz w:val="24"/>
          <w:szCs w:val="24"/>
        </w:rPr>
      </w:pPr>
      <w:r w:rsidRPr="003B2037">
        <w:rPr>
          <w:rFonts w:ascii="Arial" w:hAnsi="Arial" w:cs="Arial"/>
          <w:sz w:val="24"/>
          <w:szCs w:val="24"/>
        </w:rPr>
        <w:t xml:space="preserve">Embora plenamente funcional em Android, trata-se ainda de um projeto em desenvolvimento, aberto à experimentação, aprimoramento e expansão. A proposta é que a biblioteca sirva como referência inicial e modelo evolutivo para implementação futura em outras plataformas, consolidando-se como uma ferramenta transversal de </w:t>
      </w:r>
      <w:r w:rsidR="004554EE">
        <w:rPr>
          <w:rFonts w:ascii="Arial" w:hAnsi="Arial" w:cs="Arial"/>
          <w:sz w:val="24"/>
          <w:szCs w:val="24"/>
        </w:rPr>
        <w:t xml:space="preserve">Desenho </w:t>
      </w:r>
      <w:r w:rsidRPr="003B2037">
        <w:rPr>
          <w:rFonts w:ascii="Arial" w:hAnsi="Arial" w:cs="Arial"/>
          <w:sz w:val="24"/>
          <w:szCs w:val="24"/>
        </w:rPr>
        <w:t>Universal aplicado.</w:t>
      </w:r>
    </w:p>
    <w:p w14:paraId="32D5D960" w14:textId="77777777" w:rsidR="00811D4F" w:rsidRPr="003B2037" w:rsidRDefault="00811D4F" w:rsidP="003B2037">
      <w:pPr>
        <w:spacing w:line="23" w:lineRule="atLeast"/>
        <w:jc w:val="both"/>
        <w:rPr>
          <w:lang w:eastAsia="pt-BR"/>
        </w:rPr>
      </w:pPr>
      <w:r w:rsidRPr="003B2037">
        <w:rPr>
          <w:rFonts w:ascii="Arial" w:hAnsi="Arial" w:cs="Arial"/>
          <w:sz w:val="24"/>
          <w:szCs w:val="24"/>
        </w:rPr>
        <w:t>Em síntese, a MobileDU materializa a passagem do campo teórico para a prática: é o primeiro passo de uma jornada voltada à acessibilidade centrada no usuário, que visa inspirar a continuidade do desenvolvimento e a ampliação do alcance das soluções inclusivas no cenário digital</w:t>
      </w:r>
      <w:r w:rsidRPr="003B2037">
        <w:rPr>
          <w:lang w:eastAsia="pt-BR"/>
        </w:rPr>
        <w:t>.</w:t>
      </w:r>
    </w:p>
    <w:p w14:paraId="5101068D" w14:textId="77777777" w:rsidR="00811D4F" w:rsidRPr="0017506A" w:rsidRDefault="00811D4F" w:rsidP="00357089">
      <w:pPr>
        <w:pStyle w:val="Ttulo"/>
        <w:spacing w:before="240" w:after="240"/>
        <w:jc w:val="both"/>
        <w:rPr>
          <w:b/>
          <w:bCs/>
          <w:color w:val="3A7A6E"/>
          <w:sz w:val="32"/>
          <w:szCs w:val="32"/>
        </w:rPr>
      </w:pPr>
      <w:r w:rsidRPr="0017506A">
        <w:rPr>
          <w:b/>
          <w:bCs/>
          <w:color w:val="3A7A6E"/>
          <w:sz w:val="32"/>
          <w:szCs w:val="32"/>
        </w:rPr>
        <w:t>Objetivo geral</w:t>
      </w:r>
    </w:p>
    <w:p w14:paraId="2F651E6C" w14:textId="7BBC7563" w:rsidR="00811D4F" w:rsidRPr="00357089" w:rsidRDefault="00811D4F" w:rsidP="00357089">
      <w:pPr>
        <w:spacing w:line="23" w:lineRule="atLeast"/>
        <w:jc w:val="both"/>
        <w:rPr>
          <w:rFonts w:ascii="Arial" w:hAnsi="Arial" w:cs="Arial"/>
          <w:sz w:val="24"/>
          <w:szCs w:val="24"/>
        </w:rPr>
      </w:pPr>
      <w:r w:rsidRPr="0017506A">
        <w:rPr>
          <w:rFonts w:ascii="Arial" w:hAnsi="Arial" w:cs="Arial"/>
          <w:sz w:val="24"/>
          <w:szCs w:val="24"/>
        </w:rPr>
        <w:t xml:space="preserve">Apresentar a </w:t>
      </w:r>
      <w:r w:rsidRPr="0017506A">
        <w:rPr>
          <w:rFonts w:ascii="Arial" w:hAnsi="Arial" w:cs="Arial"/>
          <w:b/>
          <w:bCs/>
          <w:sz w:val="24"/>
          <w:szCs w:val="24"/>
        </w:rPr>
        <w:t>biblioteca MobileDU</w:t>
      </w:r>
      <w:r w:rsidRPr="0017506A">
        <w:rPr>
          <w:rFonts w:ascii="Arial" w:hAnsi="Arial" w:cs="Arial"/>
          <w:sz w:val="24"/>
          <w:szCs w:val="24"/>
        </w:rPr>
        <w:t xml:space="preserve"> como ferramenta prática para tornar </w:t>
      </w:r>
      <w:r w:rsidRPr="0017506A">
        <w:rPr>
          <w:rFonts w:ascii="Arial" w:hAnsi="Arial" w:cs="Arial"/>
          <w:b/>
          <w:bCs/>
          <w:sz w:val="24"/>
          <w:szCs w:val="24"/>
        </w:rPr>
        <w:t>aplicativos Android mais acessíveis e personalizáveis</w:t>
      </w:r>
      <w:r w:rsidRPr="0017506A">
        <w:rPr>
          <w:rFonts w:ascii="Arial" w:hAnsi="Arial" w:cs="Arial"/>
          <w:sz w:val="24"/>
          <w:szCs w:val="24"/>
        </w:rPr>
        <w:t xml:space="preserve">, demonstrando sua </w:t>
      </w:r>
      <w:r w:rsidRPr="0017506A">
        <w:rPr>
          <w:rFonts w:ascii="Arial" w:hAnsi="Arial" w:cs="Arial"/>
          <w:b/>
          <w:bCs/>
          <w:sz w:val="24"/>
          <w:szCs w:val="24"/>
        </w:rPr>
        <w:t xml:space="preserve">integração com os princípios do </w:t>
      </w:r>
      <w:r w:rsidR="004554EE">
        <w:rPr>
          <w:rFonts w:ascii="Arial" w:hAnsi="Arial" w:cs="Arial"/>
          <w:b/>
          <w:bCs/>
          <w:sz w:val="24"/>
          <w:szCs w:val="24"/>
        </w:rPr>
        <w:t xml:space="preserve">Desenho </w:t>
      </w:r>
      <w:r w:rsidRPr="0017506A">
        <w:rPr>
          <w:rFonts w:ascii="Arial" w:hAnsi="Arial" w:cs="Arial"/>
          <w:b/>
          <w:bCs/>
          <w:sz w:val="24"/>
          <w:szCs w:val="24"/>
        </w:rPr>
        <w:t>Universal</w:t>
      </w:r>
      <w:r w:rsidRPr="0017506A">
        <w:rPr>
          <w:rFonts w:ascii="Arial" w:hAnsi="Arial" w:cs="Arial"/>
          <w:sz w:val="24"/>
          <w:szCs w:val="24"/>
        </w:rPr>
        <w:t xml:space="preserve"> e suas </w:t>
      </w:r>
      <w:r w:rsidRPr="0017506A">
        <w:rPr>
          <w:rFonts w:ascii="Arial" w:hAnsi="Arial" w:cs="Arial"/>
          <w:b/>
          <w:bCs/>
          <w:sz w:val="24"/>
          <w:szCs w:val="24"/>
        </w:rPr>
        <w:t>vantagens para desenvolvedores</w:t>
      </w:r>
      <w:r w:rsidRPr="0017506A">
        <w:rPr>
          <w:rFonts w:ascii="Arial" w:hAnsi="Arial" w:cs="Arial"/>
          <w:sz w:val="24"/>
          <w:szCs w:val="24"/>
        </w:rPr>
        <w:t>.</w:t>
      </w:r>
    </w:p>
    <w:p w14:paraId="554CEED9" w14:textId="77777777" w:rsidR="00811D4F" w:rsidRPr="0017506A" w:rsidRDefault="00811D4F" w:rsidP="00357089">
      <w:pPr>
        <w:spacing w:line="23" w:lineRule="atLeast"/>
        <w:jc w:val="both"/>
        <w:rPr>
          <w:rFonts w:ascii="Arial" w:hAnsi="Arial" w:cs="Arial"/>
          <w:sz w:val="24"/>
          <w:szCs w:val="24"/>
        </w:rPr>
      </w:pPr>
      <w:r w:rsidRPr="00357089">
        <w:rPr>
          <w:rFonts w:ascii="Arial" w:hAnsi="Arial" w:cs="Arial"/>
          <w:sz w:val="24"/>
          <w:szCs w:val="24"/>
        </w:rPr>
        <w:t>Desenvolvedores poderão oferecer em seus aplicativos recursos de acessibilidade e customização nativas.</w:t>
      </w:r>
    </w:p>
    <w:p w14:paraId="0373DDF7" w14:textId="77777777" w:rsidR="00811D4F" w:rsidRPr="0017506A" w:rsidRDefault="00811D4F" w:rsidP="00357089">
      <w:pPr>
        <w:pStyle w:val="Ttulo"/>
        <w:spacing w:before="240" w:after="240"/>
        <w:jc w:val="both"/>
        <w:rPr>
          <w:b/>
          <w:bCs/>
          <w:color w:val="3A7A6E"/>
          <w:sz w:val="32"/>
          <w:szCs w:val="32"/>
        </w:rPr>
      </w:pPr>
      <w:r w:rsidRPr="0017506A">
        <w:rPr>
          <w:b/>
          <w:bCs/>
          <w:color w:val="3A7A6E"/>
          <w:sz w:val="32"/>
          <w:szCs w:val="32"/>
        </w:rPr>
        <w:t>1. O que é a MobileDU</w:t>
      </w:r>
    </w:p>
    <w:p w14:paraId="0F170C20" w14:textId="77777777" w:rsidR="00811D4F" w:rsidRPr="0017506A" w:rsidRDefault="00811D4F" w:rsidP="00357089">
      <w:pPr>
        <w:spacing w:line="23" w:lineRule="atLeast"/>
        <w:jc w:val="both"/>
        <w:rPr>
          <w:rFonts w:ascii="Arial" w:hAnsi="Arial" w:cs="Arial"/>
          <w:sz w:val="24"/>
          <w:szCs w:val="24"/>
        </w:rPr>
      </w:pPr>
      <w:r w:rsidRPr="0017506A">
        <w:rPr>
          <w:rFonts w:ascii="Arial" w:hAnsi="Arial" w:cs="Arial"/>
          <w:sz w:val="24"/>
          <w:szCs w:val="24"/>
        </w:rPr>
        <w:t xml:space="preserve">A </w:t>
      </w:r>
      <w:r w:rsidRPr="0017506A">
        <w:rPr>
          <w:rFonts w:ascii="Arial" w:hAnsi="Arial" w:cs="Arial"/>
          <w:b/>
          <w:bCs/>
          <w:sz w:val="24"/>
          <w:szCs w:val="24"/>
        </w:rPr>
        <w:t>MobileDU</w:t>
      </w:r>
      <w:r w:rsidRPr="0017506A">
        <w:rPr>
          <w:rFonts w:ascii="Arial" w:hAnsi="Arial" w:cs="Arial"/>
          <w:sz w:val="24"/>
          <w:szCs w:val="24"/>
        </w:rPr>
        <w:t xml:space="preserve"> é uma </w:t>
      </w:r>
      <w:r w:rsidRPr="0017506A">
        <w:rPr>
          <w:rFonts w:ascii="Arial" w:hAnsi="Arial" w:cs="Arial"/>
          <w:b/>
          <w:bCs/>
          <w:sz w:val="24"/>
          <w:szCs w:val="24"/>
        </w:rPr>
        <w:t xml:space="preserve">biblioteca </w:t>
      </w:r>
      <w:r w:rsidRPr="00357089">
        <w:rPr>
          <w:rFonts w:ascii="Arial" w:hAnsi="Arial" w:cs="Arial"/>
          <w:b/>
          <w:bCs/>
          <w:sz w:val="24"/>
          <w:szCs w:val="24"/>
        </w:rPr>
        <w:t xml:space="preserve">desenvolvida em </w:t>
      </w:r>
      <w:r w:rsidRPr="0017506A">
        <w:rPr>
          <w:rFonts w:ascii="Arial" w:hAnsi="Arial" w:cs="Arial"/>
          <w:b/>
          <w:bCs/>
          <w:sz w:val="24"/>
          <w:szCs w:val="24"/>
        </w:rPr>
        <w:t>Android</w:t>
      </w:r>
      <w:r w:rsidRPr="0017506A">
        <w:rPr>
          <w:rFonts w:ascii="Arial" w:hAnsi="Arial" w:cs="Arial"/>
          <w:sz w:val="24"/>
          <w:szCs w:val="24"/>
        </w:rPr>
        <w:t xml:space="preserve"> (Kotlin) que adiciona a qualquer aplicativo </w:t>
      </w:r>
      <w:r w:rsidRPr="00357089">
        <w:rPr>
          <w:rFonts w:ascii="Arial" w:hAnsi="Arial" w:cs="Arial"/>
          <w:sz w:val="24"/>
          <w:szCs w:val="24"/>
        </w:rPr>
        <w:t xml:space="preserve">desenvolvido nesta plataforma </w:t>
      </w:r>
      <w:r w:rsidRPr="0017506A">
        <w:rPr>
          <w:rFonts w:ascii="Arial" w:hAnsi="Arial" w:cs="Arial"/>
          <w:sz w:val="24"/>
          <w:szCs w:val="24"/>
        </w:rPr>
        <w:t xml:space="preserve">um </w:t>
      </w:r>
      <w:r w:rsidRPr="0017506A">
        <w:rPr>
          <w:rFonts w:ascii="Arial" w:hAnsi="Arial" w:cs="Arial"/>
          <w:b/>
          <w:bCs/>
          <w:sz w:val="24"/>
          <w:szCs w:val="24"/>
        </w:rPr>
        <w:t>painel  de acessibilidade e customização</w:t>
      </w:r>
      <w:r w:rsidRPr="0017506A">
        <w:rPr>
          <w:rFonts w:ascii="Arial" w:hAnsi="Arial" w:cs="Arial"/>
          <w:sz w:val="24"/>
          <w:szCs w:val="24"/>
        </w:rPr>
        <w:t>, sem necessidade de grandes alterações no código.</w:t>
      </w:r>
    </w:p>
    <w:p w14:paraId="0238CE5E" w14:textId="13B45EF3" w:rsidR="00811D4F" w:rsidRPr="00357089" w:rsidRDefault="00811D4F" w:rsidP="00357089">
      <w:pPr>
        <w:spacing w:line="23" w:lineRule="atLeast"/>
        <w:jc w:val="both"/>
        <w:rPr>
          <w:rFonts w:ascii="Arial" w:hAnsi="Arial" w:cs="Arial"/>
          <w:sz w:val="24"/>
          <w:szCs w:val="24"/>
        </w:rPr>
      </w:pPr>
      <w:r w:rsidRPr="0017506A">
        <w:rPr>
          <w:rFonts w:ascii="Arial" w:hAnsi="Arial" w:cs="Arial"/>
          <w:sz w:val="24"/>
          <w:szCs w:val="24"/>
        </w:rPr>
        <w:t xml:space="preserve">Ela oferece um conjunto de </w:t>
      </w:r>
      <w:r w:rsidRPr="0017506A">
        <w:rPr>
          <w:rFonts w:ascii="Arial" w:hAnsi="Arial" w:cs="Arial"/>
          <w:b/>
          <w:bCs/>
          <w:sz w:val="24"/>
          <w:szCs w:val="24"/>
        </w:rPr>
        <w:t>ajustes visuais, sonoros e funcionais</w:t>
      </w:r>
      <w:r w:rsidRPr="0017506A">
        <w:rPr>
          <w:rFonts w:ascii="Arial" w:hAnsi="Arial" w:cs="Arial"/>
          <w:sz w:val="24"/>
          <w:szCs w:val="24"/>
        </w:rPr>
        <w:t xml:space="preserve">, permitindo que o </w:t>
      </w:r>
      <w:r w:rsidRPr="0017506A">
        <w:rPr>
          <w:rFonts w:ascii="Arial" w:hAnsi="Arial" w:cs="Arial"/>
          <w:b/>
          <w:bCs/>
          <w:sz w:val="24"/>
          <w:szCs w:val="24"/>
        </w:rPr>
        <w:t>usuário personalize sua experiência</w:t>
      </w:r>
      <w:r w:rsidRPr="0017506A">
        <w:rPr>
          <w:rFonts w:ascii="Arial" w:hAnsi="Arial" w:cs="Arial"/>
          <w:sz w:val="24"/>
          <w:szCs w:val="24"/>
        </w:rPr>
        <w:t xml:space="preserve"> — tamanho e cor de fonte, contraste, brilho, volume, orientação de tela e até </w:t>
      </w:r>
      <w:r w:rsidRPr="0017506A">
        <w:rPr>
          <w:rFonts w:ascii="Arial" w:hAnsi="Arial" w:cs="Arial"/>
          <w:b/>
          <w:bCs/>
          <w:sz w:val="24"/>
          <w:szCs w:val="24"/>
        </w:rPr>
        <w:t xml:space="preserve">ativação de </w:t>
      </w:r>
      <w:r w:rsidR="00DC385C">
        <w:rPr>
          <w:rFonts w:ascii="Arial" w:hAnsi="Arial" w:cs="Arial"/>
          <w:b/>
          <w:bCs/>
          <w:sz w:val="24"/>
          <w:szCs w:val="24"/>
        </w:rPr>
        <w:t>Libras</w:t>
      </w:r>
      <w:r w:rsidRPr="0017506A">
        <w:rPr>
          <w:rFonts w:ascii="Arial" w:hAnsi="Arial" w:cs="Arial"/>
          <w:sz w:val="24"/>
          <w:szCs w:val="24"/>
        </w:rPr>
        <w:t>.</w:t>
      </w:r>
    </w:p>
    <w:p w14:paraId="58519C1A" w14:textId="7394566C" w:rsidR="00811D4F" w:rsidRPr="00E2168E" w:rsidRDefault="00811D4F" w:rsidP="00357089">
      <w:pPr>
        <w:spacing w:line="23" w:lineRule="atLeast"/>
        <w:jc w:val="both"/>
        <w:rPr>
          <w:rFonts w:ascii="Arial" w:hAnsi="Arial" w:cs="Arial"/>
          <w:sz w:val="24"/>
          <w:szCs w:val="24"/>
        </w:rPr>
      </w:pPr>
      <w:r w:rsidRPr="00E2168E">
        <w:rPr>
          <w:rFonts w:ascii="Arial" w:hAnsi="Arial" w:cs="Arial"/>
          <w:sz w:val="24"/>
          <w:szCs w:val="24"/>
        </w:rPr>
        <w:lastRenderedPageBreak/>
        <w:t xml:space="preserve">Ela guarda preferências do usuário (fonte, cor, contraste, brilho, orientação, fala, volume, </w:t>
      </w:r>
      <w:r w:rsidR="00DC385C">
        <w:rPr>
          <w:rFonts w:ascii="Arial" w:hAnsi="Arial" w:cs="Arial"/>
          <w:sz w:val="24"/>
          <w:szCs w:val="24"/>
        </w:rPr>
        <w:t>Libras</w:t>
      </w:r>
      <w:r w:rsidRPr="00E2168E">
        <w:rPr>
          <w:rFonts w:ascii="Arial" w:hAnsi="Arial" w:cs="Arial"/>
          <w:sz w:val="24"/>
          <w:szCs w:val="24"/>
        </w:rPr>
        <w:t xml:space="preserve"> etc.) e </w:t>
      </w:r>
      <w:r w:rsidRPr="00E2168E">
        <w:rPr>
          <w:rFonts w:ascii="Arial" w:hAnsi="Arial" w:cs="Arial"/>
          <w:b/>
          <w:bCs/>
          <w:sz w:val="24"/>
          <w:szCs w:val="24"/>
        </w:rPr>
        <w:t>aplica isso em toda a tela</w:t>
      </w:r>
      <w:r w:rsidRPr="00E2168E">
        <w:rPr>
          <w:rFonts w:ascii="Arial" w:hAnsi="Arial" w:cs="Arial"/>
          <w:sz w:val="24"/>
          <w:szCs w:val="24"/>
        </w:rPr>
        <w:t>, sem você refatorar tudo.</w:t>
      </w:r>
    </w:p>
    <w:p w14:paraId="4DDE74E1" w14:textId="77777777" w:rsidR="00811D4F" w:rsidRPr="0017506A" w:rsidRDefault="00811D4F" w:rsidP="00357089">
      <w:pPr>
        <w:spacing w:line="23" w:lineRule="atLeast"/>
        <w:jc w:val="both"/>
        <w:rPr>
          <w:rFonts w:ascii="Arial" w:hAnsi="Arial" w:cs="Arial"/>
          <w:sz w:val="24"/>
          <w:szCs w:val="24"/>
        </w:rPr>
      </w:pPr>
      <w:r w:rsidRPr="0017506A">
        <w:rPr>
          <w:rFonts w:ascii="Arial" w:hAnsi="Arial" w:cs="Arial"/>
          <w:sz w:val="24"/>
          <w:szCs w:val="24"/>
        </w:rPr>
        <w:t>Tudo é salvo automaticamente e aplicado em todas as telas do app.</w:t>
      </w:r>
    </w:p>
    <w:p w14:paraId="6A36A7A3" w14:textId="77777777" w:rsidR="00811D4F" w:rsidRDefault="00811D4F" w:rsidP="40C8FFD2">
      <w:pPr>
        <w:pStyle w:val="Ttulo"/>
        <w:spacing w:before="240" w:after="240"/>
        <w:jc w:val="both"/>
        <w:rPr>
          <w:b/>
          <w:bCs/>
          <w:sz w:val="24"/>
          <w:szCs w:val="24"/>
        </w:rPr>
      </w:pPr>
      <w:r w:rsidRPr="40C8FFD2">
        <w:rPr>
          <w:b/>
          <w:bCs/>
          <w:sz w:val="24"/>
          <w:szCs w:val="24"/>
        </w:rPr>
        <w:t>Em resumo:</w:t>
      </w:r>
    </w:p>
    <w:p w14:paraId="4DCA187E" w14:textId="77777777" w:rsidR="00811D4F" w:rsidRPr="0017506A" w:rsidRDefault="00811D4F" w:rsidP="40C8FFD2">
      <w:pPr>
        <w:pStyle w:val="Ttulo"/>
        <w:spacing w:before="240" w:after="240"/>
        <w:jc w:val="both"/>
        <w:rPr>
          <w:b/>
          <w:bCs/>
          <w:color w:val="3A7A6E"/>
          <w:sz w:val="32"/>
          <w:szCs w:val="32"/>
        </w:rPr>
      </w:pPr>
      <w:r w:rsidRPr="40C8FFD2">
        <w:rPr>
          <w:sz w:val="24"/>
          <w:szCs w:val="24"/>
        </w:rPr>
        <w:t xml:space="preserve">A MobileDU é um “módulo plugável” que transforma qualquer app em um ambiente mais </w:t>
      </w:r>
      <w:r w:rsidRPr="40C8FFD2">
        <w:rPr>
          <w:b/>
          <w:bCs/>
          <w:sz w:val="24"/>
          <w:szCs w:val="24"/>
        </w:rPr>
        <w:t>flexível, inclusivo e acessível</w:t>
      </w:r>
      <w:r w:rsidRPr="40C8FFD2">
        <w:rPr>
          <w:sz w:val="24"/>
          <w:szCs w:val="24"/>
        </w:rPr>
        <w:t xml:space="preserve">, com </w:t>
      </w:r>
      <w:r w:rsidRPr="40C8FFD2">
        <w:rPr>
          <w:b/>
          <w:bCs/>
          <w:sz w:val="24"/>
          <w:szCs w:val="24"/>
        </w:rPr>
        <w:t>mínimo esforço de desenvolvimento</w:t>
      </w:r>
      <w:r w:rsidRPr="40C8FFD2">
        <w:rPr>
          <w:sz w:val="24"/>
          <w:szCs w:val="24"/>
        </w:rPr>
        <w:t>.</w:t>
      </w:r>
    </w:p>
    <w:p w14:paraId="5AA421C6" w14:textId="77777777" w:rsidR="00811D4F" w:rsidRPr="0017506A" w:rsidRDefault="00811D4F" w:rsidP="40C8FFD2">
      <w:pPr>
        <w:pStyle w:val="Ttulo"/>
        <w:spacing w:before="240" w:after="240"/>
        <w:jc w:val="both"/>
        <w:rPr>
          <w:b/>
          <w:bCs/>
          <w:color w:val="3A7A6E"/>
          <w:sz w:val="32"/>
          <w:szCs w:val="32"/>
        </w:rPr>
      </w:pPr>
      <w:r w:rsidRPr="40C8FFD2">
        <w:rPr>
          <w:b/>
          <w:bCs/>
          <w:color w:val="3A7A6E"/>
          <w:sz w:val="32"/>
          <w:szCs w:val="32"/>
        </w:rPr>
        <w:t>2. Por que é importante?</w:t>
      </w:r>
    </w:p>
    <w:p w14:paraId="65B09DE4" w14:textId="77777777" w:rsidR="00811D4F" w:rsidRPr="0017506A" w:rsidRDefault="00811D4F" w:rsidP="00357089">
      <w:pPr>
        <w:spacing w:line="23" w:lineRule="atLeast"/>
        <w:jc w:val="both"/>
        <w:rPr>
          <w:rFonts w:ascii="Arial" w:hAnsi="Arial" w:cs="Arial"/>
          <w:b/>
          <w:bCs/>
          <w:sz w:val="24"/>
          <w:szCs w:val="24"/>
        </w:rPr>
      </w:pPr>
      <w:r w:rsidRPr="0017506A">
        <w:rPr>
          <w:rFonts w:ascii="Arial" w:hAnsi="Arial" w:cs="Arial"/>
          <w:b/>
          <w:bCs/>
          <w:sz w:val="24"/>
          <w:szCs w:val="24"/>
        </w:rPr>
        <w:t>Customização</w:t>
      </w:r>
    </w:p>
    <w:p w14:paraId="43A6226C" w14:textId="77777777" w:rsidR="00811D4F" w:rsidRPr="0017506A" w:rsidRDefault="00811D4F" w:rsidP="00357089">
      <w:pPr>
        <w:spacing w:line="23" w:lineRule="atLeast"/>
        <w:jc w:val="both"/>
        <w:rPr>
          <w:rFonts w:ascii="Arial" w:hAnsi="Arial" w:cs="Arial"/>
          <w:sz w:val="24"/>
          <w:szCs w:val="24"/>
        </w:rPr>
      </w:pPr>
      <w:r w:rsidRPr="0017506A">
        <w:rPr>
          <w:rFonts w:ascii="Arial" w:hAnsi="Arial" w:cs="Arial"/>
          <w:sz w:val="24"/>
          <w:szCs w:val="24"/>
        </w:rPr>
        <w:t>Permite que o usuário adapte o app às suas preferências visuais e auditivas — tamanho de texto, tipo de letra, cor, contraste, brilho e modo de leitura</w:t>
      </w:r>
      <w:r w:rsidRPr="00357089">
        <w:rPr>
          <w:rFonts w:ascii="Arial" w:hAnsi="Arial" w:cs="Arial"/>
          <w:sz w:val="24"/>
          <w:szCs w:val="24"/>
        </w:rPr>
        <w:t>.</w:t>
      </w:r>
    </w:p>
    <w:p w14:paraId="578366F8" w14:textId="26B507C1" w:rsidR="00811D4F" w:rsidRPr="0017506A" w:rsidRDefault="00811D4F" w:rsidP="00357089">
      <w:pPr>
        <w:spacing w:line="23" w:lineRule="atLeast"/>
        <w:jc w:val="both"/>
        <w:rPr>
          <w:rFonts w:ascii="Arial" w:hAnsi="Arial" w:cs="Arial"/>
          <w:sz w:val="24"/>
          <w:szCs w:val="24"/>
        </w:rPr>
      </w:pPr>
      <w:r w:rsidRPr="0017506A">
        <w:rPr>
          <w:rFonts w:ascii="Arial" w:hAnsi="Arial" w:cs="Arial"/>
          <w:sz w:val="24"/>
          <w:szCs w:val="24"/>
        </w:rPr>
        <w:t xml:space="preserve">Segue os </w:t>
      </w:r>
      <w:r w:rsidRPr="0017506A">
        <w:rPr>
          <w:rFonts w:ascii="Arial" w:hAnsi="Arial" w:cs="Arial"/>
          <w:b/>
          <w:bCs/>
          <w:sz w:val="24"/>
          <w:szCs w:val="24"/>
        </w:rPr>
        <w:t xml:space="preserve">7 princípios do </w:t>
      </w:r>
      <w:r w:rsidR="004554EE">
        <w:rPr>
          <w:rFonts w:ascii="Arial" w:hAnsi="Arial" w:cs="Arial"/>
          <w:b/>
          <w:bCs/>
          <w:sz w:val="24"/>
          <w:szCs w:val="24"/>
        </w:rPr>
        <w:t xml:space="preserve">Desenho </w:t>
      </w:r>
      <w:r w:rsidRPr="0017506A">
        <w:rPr>
          <w:rFonts w:ascii="Arial" w:hAnsi="Arial" w:cs="Arial"/>
          <w:b/>
          <w:bCs/>
          <w:sz w:val="24"/>
          <w:szCs w:val="24"/>
        </w:rPr>
        <w:t>Universal</w:t>
      </w:r>
      <w:r w:rsidRPr="0017506A">
        <w:rPr>
          <w:rFonts w:ascii="Arial" w:hAnsi="Arial" w:cs="Arial"/>
          <w:sz w:val="24"/>
          <w:szCs w:val="24"/>
        </w:rPr>
        <w:t>, entre eles:</w:t>
      </w:r>
    </w:p>
    <w:p w14:paraId="67121AD9" w14:textId="77777777" w:rsidR="00811D4F" w:rsidRPr="0017506A" w:rsidRDefault="00811D4F" w:rsidP="002D6A33">
      <w:pPr>
        <w:numPr>
          <w:ilvl w:val="0"/>
          <w:numId w:val="9"/>
        </w:numPr>
        <w:spacing w:line="23" w:lineRule="atLeast"/>
        <w:jc w:val="both"/>
        <w:rPr>
          <w:rFonts w:ascii="Arial" w:hAnsi="Arial" w:cs="Arial"/>
          <w:sz w:val="24"/>
          <w:szCs w:val="24"/>
        </w:rPr>
      </w:pPr>
      <w:r w:rsidRPr="0017506A">
        <w:rPr>
          <w:rFonts w:ascii="Arial" w:hAnsi="Arial" w:cs="Arial"/>
          <w:b/>
          <w:bCs/>
          <w:sz w:val="24"/>
          <w:szCs w:val="24"/>
        </w:rPr>
        <w:t>Uso equitativo:</w:t>
      </w:r>
      <w:r w:rsidRPr="0017506A">
        <w:rPr>
          <w:rFonts w:ascii="Arial" w:hAnsi="Arial" w:cs="Arial"/>
          <w:sz w:val="24"/>
          <w:szCs w:val="24"/>
        </w:rPr>
        <w:t xml:space="preserve"> ajustes disponíveis para todos, sem distinção.</w:t>
      </w:r>
    </w:p>
    <w:p w14:paraId="3C9CE01B" w14:textId="34B5E9E2" w:rsidR="00811D4F" w:rsidRPr="0017506A" w:rsidRDefault="00811D4F" w:rsidP="002D6A33">
      <w:pPr>
        <w:numPr>
          <w:ilvl w:val="0"/>
          <w:numId w:val="9"/>
        </w:numPr>
        <w:spacing w:line="23" w:lineRule="atLeast"/>
        <w:jc w:val="both"/>
        <w:rPr>
          <w:rFonts w:ascii="Arial" w:hAnsi="Arial" w:cs="Arial"/>
          <w:sz w:val="24"/>
          <w:szCs w:val="24"/>
        </w:rPr>
      </w:pPr>
      <w:r w:rsidRPr="0017506A">
        <w:rPr>
          <w:rFonts w:ascii="Arial" w:hAnsi="Arial" w:cs="Arial"/>
          <w:b/>
          <w:bCs/>
          <w:sz w:val="24"/>
          <w:szCs w:val="24"/>
        </w:rPr>
        <w:t>Flexibilidade:</w:t>
      </w:r>
      <w:r w:rsidRPr="0017506A">
        <w:rPr>
          <w:rFonts w:ascii="Arial" w:hAnsi="Arial" w:cs="Arial"/>
          <w:sz w:val="24"/>
          <w:szCs w:val="24"/>
        </w:rPr>
        <w:t xml:space="preserve"> múltiplas formas de </w:t>
      </w:r>
      <w:r w:rsidRPr="00357089">
        <w:rPr>
          <w:rFonts w:ascii="Arial" w:hAnsi="Arial" w:cs="Arial"/>
          <w:sz w:val="24"/>
          <w:szCs w:val="24"/>
        </w:rPr>
        <w:t xml:space="preserve">perceber (texto maior, contraste, </w:t>
      </w:r>
      <w:r w:rsidR="00DC385C">
        <w:rPr>
          <w:rFonts w:ascii="Arial" w:hAnsi="Arial" w:cs="Arial"/>
          <w:sz w:val="24"/>
          <w:szCs w:val="24"/>
        </w:rPr>
        <w:t>Libras</w:t>
      </w:r>
      <w:r w:rsidRPr="00357089">
        <w:rPr>
          <w:rFonts w:ascii="Arial" w:hAnsi="Arial" w:cs="Arial"/>
          <w:sz w:val="24"/>
          <w:szCs w:val="24"/>
        </w:rPr>
        <w:t>, etc)</w:t>
      </w:r>
    </w:p>
    <w:p w14:paraId="694E4D83" w14:textId="77777777" w:rsidR="00811D4F" w:rsidRPr="0017506A" w:rsidRDefault="00811D4F" w:rsidP="002D6A33">
      <w:pPr>
        <w:numPr>
          <w:ilvl w:val="0"/>
          <w:numId w:val="9"/>
        </w:numPr>
        <w:spacing w:line="23" w:lineRule="atLeast"/>
        <w:jc w:val="both"/>
        <w:rPr>
          <w:rFonts w:ascii="Arial" w:hAnsi="Arial" w:cs="Arial"/>
          <w:sz w:val="24"/>
          <w:szCs w:val="24"/>
        </w:rPr>
      </w:pPr>
      <w:r w:rsidRPr="0017506A">
        <w:rPr>
          <w:rFonts w:ascii="Arial" w:hAnsi="Arial" w:cs="Arial"/>
          <w:b/>
          <w:bCs/>
          <w:sz w:val="24"/>
          <w:szCs w:val="24"/>
        </w:rPr>
        <w:t>Uso simples e intuitivo:</w:t>
      </w:r>
      <w:r w:rsidRPr="0017506A">
        <w:rPr>
          <w:rFonts w:ascii="Arial" w:hAnsi="Arial" w:cs="Arial"/>
          <w:sz w:val="24"/>
          <w:szCs w:val="24"/>
        </w:rPr>
        <w:t xml:space="preserve"> painel claro e fácil de usar.</w:t>
      </w:r>
    </w:p>
    <w:p w14:paraId="7C009565" w14:textId="77777777" w:rsidR="00811D4F" w:rsidRPr="0017506A" w:rsidRDefault="00811D4F" w:rsidP="002D6A33">
      <w:pPr>
        <w:numPr>
          <w:ilvl w:val="0"/>
          <w:numId w:val="9"/>
        </w:numPr>
        <w:spacing w:line="23" w:lineRule="atLeast"/>
        <w:jc w:val="both"/>
        <w:rPr>
          <w:rFonts w:ascii="Arial" w:hAnsi="Arial" w:cs="Arial"/>
          <w:sz w:val="24"/>
          <w:szCs w:val="24"/>
        </w:rPr>
      </w:pPr>
      <w:r w:rsidRPr="0017506A">
        <w:rPr>
          <w:rFonts w:ascii="Arial" w:hAnsi="Arial" w:cs="Arial"/>
          <w:b/>
          <w:bCs/>
          <w:sz w:val="24"/>
          <w:szCs w:val="24"/>
        </w:rPr>
        <w:t>Informação perceptível:</w:t>
      </w:r>
      <w:r w:rsidRPr="0017506A">
        <w:rPr>
          <w:rFonts w:ascii="Arial" w:hAnsi="Arial" w:cs="Arial"/>
          <w:sz w:val="24"/>
          <w:szCs w:val="24"/>
        </w:rPr>
        <w:t xml:space="preserve"> contraste, som e vídeo tornam o conteúdo compreensível.</w:t>
      </w:r>
    </w:p>
    <w:p w14:paraId="3D7038BB" w14:textId="77777777" w:rsidR="00811D4F" w:rsidRPr="0017506A" w:rsidRDefault="00811D4F" w:rsidP="002D6A33">
      <w:pPr>
        <w:numPr>
          <w:ilvl w:val="0"/>
          <w:numId w:val="9"/>
        </w:numPr>
        <w:spacing w:line="23" w:lineRule="atLeast"/>
        <w:jc w:val="both"/>
        <w:rPr>
          <w:rFonts w:ascii="Arial" w:hAnsi="Arial" w:cs="Arial"/>
          <w:sz w:val="24"/>
          <w:szCs w:val="24"/>
        </w:rPr>
      </w:pPr>
      <w:r w:rsidRPr="0017506A">
        <w:rPr>
          <w:rFonts w:ascii="Arial" w:hAnsi="Arial" w:cs="Arial"/>
          <w:b/>
          <w:bCs/>
          <w:sz w:val="24"/>
          <w:szCs w:val="24"/>
        </w:rPr>
        <w:t>Tolerância a erros:</w:t>
      </w:r>
      <w:r w:rsidRPr="0017506A">
        <w:rPr>
          <w:rFonts w:ascii="Arial" w:hAnsi="Arial" w:cs="Arial"/>
          <w:sz w:val="24"/>
          <w:szCs w:val="24"/>
        </w:rPr>
        <w:t xml:space="preserve"> botão para restaurar padrões e atalhos acessíveis.</w:t>
      </w:r>
    </w:p>
    <w:p w14:paraId="153D2D49" w14:textId="77777777" w:rsidR="00811D4F" w:rsidRPr="00357089" w:rsidRDefault="00811D4F" w:rsidP="002D6A33">
      <w:pPr>
        <w:numPr>
          <w:ilvl w:val="0"/>
          <w:numId w:val="9"/>
        </w:numPr>
        <w:spacing w:line="23" w:lineRule="atLeast"/>
        <w:jc w:val="both"/>
        <w:rPr>
          <w:rFonts w:ascii="Arial" w:hAnsi="Arial" w:cs="Arial"/>
          <w:sz w:val="24"/>
          <w:szCs w:val="24"/>
        </w:rPr>
      </w:pPr>
      <w:r w:rsidRPr="0017506A">
        <w:rPr>
          <w:rFonts w:ascii="Arial" w:hAnsi="Arial" w:cs="Arial"/>
          <w:b/>
          <w:bCs/>
          <w:sz w:val="24"/>
          <w:szCs w:val="24"/>
        </w:rPr>
        <w:t>Baixo esforço físico:</w:t>
      </w:r>
      <w:r w:rsidRPr="00357089">
        <w:rPr>
          <w:rFonts w:ascii="Arial" w:hAnsi="Arial" w:cs="Arial"/>
          <w:b/>
          <w:bCs/>
          <w:sz w:val="24"/>
          <w:szCs w:val="24"/>
        </w:rPr>
        <w:t xml:space="preserve"> </w:t>
      </w:r>
      <w:r w:rsidRPr="0017506A">
        <w:rPr>
          <w:rFonts w:ascii="Arial" w:hAnsi="Arial" w:cs="Arial"/>
          <w:sz w:val="24"/>
          <w:szCs w:val="24"/>
        </w:rPr>
        <w:t xml:space="preserve"> </w:t>
      </w:r>
      <w:r w:rsidRPr="00357089">
        <w:rPr>
          <w:rFonts w:ascii="Arial" w:hAnsi="Arial" w:cs="Arial"/>
          <w:sz w:val="24"/>
          <w:szCs w:val="24"/>
        </w:rPr>
        <w:t xml:space="preserve">ativada através do </w:t>
      </w:r>
      <w:r w:rsidRPr="0017506A">
        <w:rPr>
          <w:rFonts w:ascii="Arial" w:hAnsi="Arial" w:cs="Arial"/>
          <w:sz w:val="24"/>
          <w:szCs w:val="24"/>
        </w:rPr>
        <w:t>ícone flutuante</w:t>
      </w:r>
      <w:r w:rsidRPr="00357089">
        <w:rPr>
          <w:rFonts w:ascii="Arial" w:hAnsi="Arial" w:cs="Arial"/>
          <w:sz w:val="24"/>
          <w:szCs w:val="24"/>
        </w:rPr>
        <w:t xml:space="preserve">, chacoalhar o aparelho ou </w:t>
      </w:r>
      <w:r w:rsidRPr="0017506A">
        <w:rPr>
          <w:rFonts w:ascii="Arial" w:hAnsi="Arial" w:cs="Arial"/>
          <w:sz w:val="24"/>
          <w:szCs w:val="24"/>
        </w:rPr>
        <w:t xml:space="preserve">  atalho de volume facilitam o acesso.</w:t>
      </w:r>
    </w:p>
    <w:p w14:paraId="66FF0AB5" w14:textId="70CD7F7D" w:rsidR="00811D4F" w:rsidRPr="0017506A" w:rsidRDefault="00811D4F" w:rsidP="002D6A33">
      <w:pPr>
        <w:numPr>
          <w:ilvl w:val="0"/>
          <w:numId w:val="9"/>
        </w:numPr>
        <w:spacing w:line="23" w:lineRule="atLeast"/>
        <w:jc w:val="both"/>
        <w:rPr>
          <w:rFonts w:ascii="Arial" w:hAnsi="Arial" w:cs="Arial"/>
          <w:sz w:val="24"/>
          <w:szCs w:val="24"/>
        </w:rPr>
      </w:pPr>
      <w:r w:rsidRPr="00357089">
        <w:rPr>
          <w:rFonts w:ascii="Arial" w:hAnsi="Arial" w:cs="Arial"/>
          <w:b/>
          <w:bCs/>
          <w:sz w:val="24"/>
          <w:szCs w:val="24"/>
        </w:rPr>
        <w:t>Tamanho e espaço:</w:t>
      </w:r>
      <w:r w:rsidRPr="00357089">
        <w:rPr>
          <w:rFonts w:ascii="Arial" w:hAnsi="Arial" w:cs="Arial"/>
          <w:sz w:val="24"/>
          <w:szCs w:val="24"/>
        </w:rPr>
        <w:t xml:space="preserve"> texto escalável, orientação configurável, vídeo de </w:t>
      </w:r>
      <w:r w:rsidR="00DC385C">
        <w:rPr>
          <w:rFonts w:ascii="Arial" w:hAnsi="Arial" w:cs="Arial"/>
          <w:sz w:val="24"/>
          <w:szCs w:val="24"/>
        </w:rPr>
        <w:t>Libras</w:t>
      </w:r>
      <w:r w:rsidRPr="00357089">
        <w:rPr>
          <w:rFonts w:ascii="Arial" w:hAnsi="Arial" w:cs="Arial"/>
          <w:sz w:val="24"/>
          <w:szCs w:val="24"/>
        </w:rPr>
        <w:t xml:space="preserve"> reposicionável.</w:t>
      </w:r>
    </w:p>
    <w:p w14:paraId="614A9CA4" w14:textId="77777777" w:rsidR="00811D4F" w:rsidRPr="0017506A" w:rsidRDefault="00811D4F" w:rsidP="40C8FFD2">
      <w:pPr>
        <w:pStyle w:val="Ttulo"/>
        <w:spacing w:before="240" w:after="240"/>
        <w:jc w:val="both"/>
        <w:rPr>
          <w:b/>
          <w:bCs/>
          <w:color w:val="3A7A6E"/>
          <w:sz w:val="32"/>
          <w:szCs w:val="32"/>
        </w:rPr>
      </w:pPr>
      <w:r w:rsidRPr="40C8FFD2">
        <w:rPr>
          <w:b/>
          <w:bCs/>
          <w:color w:val="3A7A6E"/>
          <w:sz w:val="32"/>
          <w:szCs w:val="32"/>
        </w:rPr>
        <w:t>3. Recursos principais</w:t>
      </w:r>
    </w:p>
    <w:p w14:paraId="06682615" w14:textId="77777777" w:rsidR="00811D4F" w:rsidRPr="0017506A" w:rsidRDefault="00811D4F" w:rsidP="00357089">
      <w:pPr>
        <w:spacing w:line="23" w:lineRule="atLeast"/>
        <w:jc w:val="both"/>
        <w:rPr>
          <w:rFonts w:ascii="Arial" w:hAnsi="Arial" w:cs="Arial"/>
          <w:sz w:val="24"/>
          <w:szCs w:val="24"/>
        </w:rPr>
      </w:pPr>
      <w:r w:rsidRPr="0017506A">
        <w:rPr>
          <w:rFonts w:ascii="Arial" w:hAnsi="Arial" w:cs="Arial"/>
          <w:b/>
          <w:bCs/>
          <w:sz w:val="24"/>
          <w:szCs w:val="24"/>
        </w:rPr>
        <w:t xml:space="preserve">Painel de Configurações </w:t>
      </w:r>
      <w:r w:rsidRPr="00D3363D">
        <w:rPr>
          <w:rFonts w:ascii="Arial" w:hAnsi="Arial" w:cs="Arial"/>
          <w:sz w:val="24"/>
          <w:szCs w:val="24"/>
        </w:rPr>
        <w:t>di</w:t>
      </w:r>
      <w:r w:rsidRPr="0017506A">
        <w:rPr>
          <w:rFonts w:ascii="Arial" w:hAnsi="Arial" w:cs="Arial"/>
          <w:sz w:val="24"/>
          <w:szCs w:val="24"/>
        </w:rPr>
        <w:t xml:space="preserve">vidido em </w:t>
      </w:r>
      <w:r w:rsidRPr="00D3363D">
        <w:rPr>
          <w:rFonts w:ascii="Arial" w:hAnsi="Arial" w:cs="Arial"/>
          <w:sz w:val="24"/>
          <w:szCs w:val="24"/>
        </w:rPr>
        <w:t>abas intuitivas</w:t>
      </w:r>
      <w:r w:rsidRPr="0017506A">
        <w:rPr>
          <w:rFonts w:ascii="Arial" w:hAnsi="Arial" w:cs="Arial"/>
          <w:sz w:val="24"/>
          <w:szCs w:val="24"/>
        </w:rPr>
        <w:t>:</w:t>
      </w:r>
    </w:p>
    <w:p w14:paraId="6489B9AF" w14:textId="77777777" w:rsidR="00811D4F" w:rsidRPr="00D3363D" w:rsidRDefault="00811D4F" w:rsidP="00D3363D">
      <w:pPr>
        <w:spacing w:line="23" w:lineRule="atLeast"/>
        <w:ind w:left="720"/>
        <w:jc w:val="both"/>
        <w:rPr>
          <w:rFonts w:ascii="Arial" w:hAnsi="Arial" w:cs="Arial"/>
          <w:sz w:val="24"/>
          <w:szCs w:val="24"/>
        </w:rPr>
      </w:pPr>
    </w:p>
    <w:p w14:paraId="12A56869" w14:textId="1D8BF339" w:rsidR="00811D4F" w:rsidRPr="0017506A" w:rsidRDefault="00811D4F" w:rsidP="002D6A33">
      <w:pPr>
        <w:numPr>
          <w:ilvl w:val="0"/>
          <w:numId w:val="10"/>
        </w:numPr>
        <w:spacing w:line="23" w:lineRule="atLeast"/>
        <w:jc w:val="both"/>
        <w:rPr>
          <w:rFonts w:ascii="Arial" w:hAnsi="Arial" w:cs="Arial"/>
          <w:sz w:val="24"/>
          <w:szCs w:val="24"/>
        </w:rPr>
      </w:pPr>
      <w:r w:rsidRPr="40C8FFD2">
        <w:rPr>
          <w:rFonts w:ascii="Arial" w:hAnsi="Arial" w:cs="Arial"/>
          <w:b/>
          <w:bCs/>
          <w:sz w:val="24"/>
          <w:szCs w:val="24"/>
        </w:rPr>
        <w:t>Texto:</w:t>
      </w:r>
      <w:r w:rsidRPr="40C8FFD2">
        <w:rPr>
          <w:rFonts w:ascii="Arial" w:hAnsi="Arial" w:cs="Arial"/>
          <w:sz w:val="24"/>
          <w:szCs w:val="24"/>
        </w:rPr>
        <w:t xml:space="preserve"> tamanho, tipo e cor da </w:t>
      </w:r>
      <w:r w:rsidR="00EA2A8F" w:rsidRPr="40C8FFD2">
        <w:rPr>
          <w:rFonts w:ascii="Arial" w:hAnsi="Arial" w:cs="Arial"/>
          <w:sz w:val="24"/>
          <w:szCs w:val="24"/>
        </w:rPr>
        <w:t>fonte.</w:t>
      </w:r>
      <w:r w:rsidRPr="40C8FFD2">
        <w:rPr>
          <w:rFonts w:ascii="Arial" w:hAnsi="Arial" w:cs="Arial"/>
          <w:sz w:val="24"/>
          <w:szCs w:val="24"/>
        </w:rPr>
        <w:t xml:space="preserve"> (atende preferências pessoais e necessidades visuais).</w:t>
      </w:r>
    </w:p>
    <w:p w14:paraId="6EA344F4" w14:textId="77777777" w:rsidR="00811D4F" w:rsidRDefault="00811D4F" w:rsidP="002D6A33">
      <w:pPr>
        <w:numPr>
          <w:ilvl w:val="0"/>
          <w:numId w:val="10"/>
        </w:numPr>
        <w:spacing w:line="23" w:lineRule="atLeast"/>
        <w:jc w:val="center"/>
        <w:rPr>
          <w:rFonts w:ascii="Arial" w:hAnsi="Arial" w:cs="Arial"/>
          <w:sz w:val="24"/>
          <w:szCs w:val="24"/>
        </w:rPr>
      </w:pPr>
      <w:r>
        <w:rPr>
          <w:noProof/>
        </w:rPr>
        <w:lastRenderedPageBreak/>
        <w:drawing>
          <wp:inline distT="0" distB="0" distL="0" distR="0" wp14:anchorId="65C59F13" wp14:editId="76E4F99C">
            <wp:extent cx="1495425" cy="3248062"/>
            <wp:effectExtent l="19050" t="19050" r="9525" b="28575"/>
            <wp:docPr id="1496641883" name="drawi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41883" name="drawing">
                      <a:extLst>
                        <a:ext uri="{C183D7F6-B498-43B3-948B-1728B52AA6E4}">
                          <adec:decorative xmlns:adec="http://schemas.microsoft.com/office/drawing/2017/decorative" val="1"/>
                        </a:ext>
                      </a:extLst>
                    </pic:cNvPr>
                    <pic:cNvPicPr/>
                  </pic:nvPicPr>
                  <pic:blipFill>
                    <a:blip r:embed="rId82">
                      <a:extLst>
                        <a:ext uri="{28A0092B-C50C-407E-A947-70E740481C1C}">
                          <a14:useLocalDpi xmlns:a14="http://schemas.microsoft.com/office/drawing/2010/main"/>
                        </a:ext>
                      </a:extLst>
                    </a:blip>
                    <a:stretch>
                      <a:fillRect/>
                    </a:stretch>
                  </pic:blipFill>
                  <pic:spPr>
                    <a:xfrm>
                      <a:off x="0" y="0"/>
                      <a:ext cx="1495840" cy="3248964"/>
                    </a:xfrm>
                    <a:prstGeom prst="rect">
                      <a:avLst/>
                    </a:prstGeom>
                    <a:ln>
                      <a:solidFill>
                        <a:schemeClr val="tx1"/>
                      </a:solidFill>
                    </a:ln>
                  </pic:spPr>
                </pic:pic>
              </a:graphicData>
            </a:graphic>
          </wp:inline>
        </w:drawing>
      </w:r>
    </w:p>
    <w:p w14:paraId="0899496B" w14:textId="77777777" w:rsidR="00811D4F" w:rsidRPr="0017506A" w:rsidRDefault="00811D4F" w:rsidP="002D6A33">
      <w:pPr>
        <w:numPr>
          <w:ilvl w:val="0"/>
          <w:numId w:val="10"/>
        </w:numPr>
        <w:spacing w:line="23" w:lineRule="atLeast"/>
        <w:jc w:val="both"/>
        <w:rPr>
          <w:rFonts w:ascii="Arial" w:hAnsi="Arial" w:cs="Arial"/>
          <w:sz w:val="24"/>
          <w:szCs w:val="24"/>
        </w:rPr>
      </w:pPr>
      <w:r w:rsidRPr="40C8FFD2">
        <w:rPr>
          <w:rFonts w:ascii="Arial" w:hAnsi="Arial" w:cs="Arial"/>
          <w:b/>
          <w:bCs/>
          <w:sz w:val="24"/>
          <w:szCs w:val="24"/>
        </w:rPr>
        <w:t>Ambiente:</w:t>
      </w:r>
      <w:r w:rsidRPr="40C8FFD2">
        <w:rPr>
          <w:rFonts w:ascii="Arial" w:hAnsi="Arial" w:cs="Arial"/>
          <w:sz w:val="24"/>
          <w:szCs w:val="24"/>
        </w:rPr>
        <w:t xml:space="preserve"> cor de fundo, brilho, inversão e orientação. (facilita leitura em ambientes e condições diferentes)</w:t>
      </w:r>
    </w:p>
    <w:p w14:paraId="7BA23C40" w14:textId="77777777" w:rsidR="00811D4F" w:rsidRDefault="00811D4F" w:rsidP="40C8FFD2">
      <w:pPr>
        <w:spacing w:line="23" w:lineRule="atLeast"/>
        <w:ind w:left="720"/>
        <w:jc w:val="center"/>
        <w:rPr>
          <w:rFonts w:ascii="Arial" w:hAnsi="Arial" w:cs="Arial"/>
          <w:sz w:val="24"/>
          <w:szCs w:val="24"/>
        </w:rPr>
      </w:pPr>
      <w:r>
        <w:rPr>
          <w:noProof/>
        </w:rPr>
        <w:drawing>
          <wp:inline distT="0" distB="0" distL="0" distR="0" wp14:anchorId="349C22C6" wp14:editId="09BD8A13">
            <wp:extent cx="1562100" cy="3380575"/>
            <wp:effectExtent l="19050" t="19050" r="19050" b="10795"/>
            <wp:docPr id="660806982" name="drawi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06982" name="drawing">
                      <a:extLst>
                        <a:ext uri="{C183D7F6-B498-43B3-948B-1728B52AA6E4}">
                          <adec:decorative xmlns:adec="http://schemas.microsoft.com/office/drawing/2017/decorative" val="1"/>
                        </a:ext>
                      </a:extLst>
                    </pic:cNvPr>
                    <pic:cNvPicPr/>
                  </pic:nvPicPr>
                  <pic:blipFill>
                    <a:blip r:embed="rId83">
                      <a:extLst>
                        <a:ext uri="{28A0092B-C50C-407E-A947-70E740481C1C}">
                          <a14:useLocalDpi xmlns:a14="http://schemas.microsoft.com/office/drawing/2010/main"/>
                        </a:ext>
                      </a:extLst>
                    </a:blip>
                    <a:stretch>
                      <a:fillRect/>
                    </a:stretch>
                  </pic:blipFill>
                  <pic:spPr>
                    <a:xfrm>
                      <a:off x="0" y="0"/>
                      <a:ext cx="1564693" cy="3386187"/>
                    </a:xfrm>
                    <a:prstGeom prst="rect">
                      <a:avLst/>
                    </a:prstGeom>
                    <a:ln>
                      <a:solidFill>
                        <a:schemeClr val="tx1"/>
                      </a:solidFill>
                    </a:ln>
                  </pic:spPr>
                </pic:pic>
              </a:graphicData>
            </a:graphic>
          </wp:inline>
        </w:drawing>
      </w:r>
    </w:p>
    <w:p w14:paraId="19EE4DCD" w14:textId="77777777" w:rsidR="00811D4F" w:rsidRPr="00D3363D" w:rsidRDefault="00811D4F" w:rsidP="006F23A2">
      <w:pPr>
        <w:spacing w:line="23" w:lineRule="atLeast"/>
        <w:ind w:left="720"/>
        <w:jc w:val="both"/>
        <w:rPr>
          <w:rFonts w:ascii="Arial" w:hAnsi="Arial" w:cs="Arial"/>
          <w:sz w:val="24"/>
          <w:szCs w:val="24"/>
        </w:rPr>
      </w:pPr>
    </w:p>
    <w:p w14:paraId="662B7056" w14:textId="54916FB7" w:rsidR="00015104" w:rsidRDefault="00015104">
      <w:pPr>
        <w:rPr>
          <w:rFonts w:ascii="Arial" w:hAnsi="Arial" w:cs="Arial"/>
          <w:sz w:val="24"/>
          <w:szCs w:val="24"/>
        </w:rPr>
      </w:pPr>
      <w:r>
        <w:rPr>
          <w:rFonts w:ascii="Arial" w:hAnsi="Arial" w:cs="Arial"/>
          <w:sz w:val="24"/>
          <w:szCs w:val="24"/>
        </w:rPr>
        <w:br w:type="page"/>
      </w:r>
    </w:p>
    <w:p w14:paraId="6A77A621" w14:textId="77777777" w:rsidR="00811D4F" w:rsidRPr="00D3363D" w:rsidRDefault="00811D4F" w:rsidP="00D3363D">
      <w:pPr>
        <w:spacing w:line="23" w:lineRule="atLeast"/>
        <w:ind w:left="720"/>
        <w:jc w:val="both"/>
        <w:rPr>
          <w:rFonts w:ascii="Arial" w:hAnsi="Arial" w:cs="Arial"/>
          <w:sz w:val="24"/>
          <w:szCs w:val="24"/>
        </w:rPr>
      </w:pPr>
    </w:p>
    <w:p w14:paraId="2B817C4B" w14:textId="77777777" w:rsidR="00811D4F" w:rsidRPr="0017506A" w:rsidRDefault="00811D4F" w:rsidP="002D6A33">
      <w:pPr>
        <w:numPr>
          <w:ilvl w:val="0"/>
          <w:numId w:val="10"/>
        </w:numPr>
        <w:spacing w:line="23" w:lineRule="atLeast"/>
        <w:jc w:val="both"/>
        <w:rPr>
          <w:rFonts w:ascii="Arial" w:hAnsi="Arial" w:cs="Arial"/>
          <w:sz w:val="24"/>
          <w:szCs w:val="24"/>
        </w:rPr>
      </w:pPr>
      <w:r w:rsidRPr="40C8FFD2">
        <w:rPr>
          <w:rFonts w:ascii="Arial" w:hAnsi="Arial" w:cs="Arial"/>
          <w:b/>
          <w:bCs/>
          <w:sz w:val="24"/>
          <w:szCs w:val="24"/>
        </w:rPr>
        <w:t>Contraste:</w:t>
      </w:r>
      <w:r w:rsidRPr="40C8FFD2">
        <w:rPr>
          <w:rFonts w:ascii="Arial" w:hAnsi="Arial" w:cs="Arial"/>
          <w:sz w:val="24"/>
          <w:szCs w:val="24"/>
        </w:rPr>
        <w:t xml:space="preserve"> combinações prontas de alto contraste.  (facilita leitura em ambientes e condições diferentes)</w:t>
      </w:r>
    </w:p>
    <w:p w14:paraId="218A160D" w14:textId="77777777" w:rsidR="00811D4F" w:rsidRDefault="00811D4F" w:rsidP="40C8FFD2">
      <w:pPr>
        <w:spacing w:line="23" w:lineRule="atLeast"/>
        <w:ind w:left="720"/>
        <w:jc w:val="center"/>
        <w:rPr>
          <w:rFonts w:ascii="Arial" w:hAnsi="Arial" w:cs="Arial"/>
          <w:sz w:val="24"/>
          <w:szCs w:val="24"/>
        </w:rPr>
      </w:pPr>
      <w:r>
        <w:rPr>
          <w:noProof/>
        </w:rPr>
        <w:drawing>
          <wp:inline distT="0" distB="0" distL="0" distR="0" wp14:anchorId="389B964E" wp14:editId="49E0698A">
            <wp:extent cx="1518261" cy="3285703"/>
            <wp:effectExtent l="19050" t="19050" r="25400" b="10160"/>
            <wp:docPr id="1317463740" name="drawi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63740" name="drawing">
                      <a:extLst>
                        <a:ext uri="{C183D7F6-B498-43B3-948B-1728B52AA6E4}">
                          <adec:decorative xmlns:adec="http://schemas.microsoft.com/office/drawing/2017/decorative" val="1"/>
                        </a:ext>
                      </a:extLst>
                    </pic:cNvPr>
                    <pic:cNvPicPr/>
                  </pic:nvPicPr>
                  <pic:blipFill>
                    <a:blip r:embed="rId84">
                      <a:extLst>
                        <a:ext uri="{28A0092B-C50C-407E-A947-70E740481C1C}">
                          <a14:useLocalDpi xmlns:a14="http://schemas.microsoft.com/office/drawing/2010/main"/>
                        </a:ext>
                      </a:extLst>
                    </a:blip>
                    <a:stretch>
                      <a:fillRect/>
                    </a:stretch>
                  </pic:blipFill>
                  <pic:spPr>
                    <a:xfrm>
                      <a:off x="0" y="0"/>
                      <a:ext cx="1520775" cy="3291144"/>
                    </a:xfrm>
                    <a:prstGeom prst="rect">
                      <a:avLst/>
                    </a:prstGeom>
                    <a:ln>
                      <a:solidFill>
                        <a:schemeClr val="tx1"/>
                      </a:solidFill>
                    </a:ln>
                  </pic:spPr>
                </pic:pic>
              </a:graphicData>
            </a:graphic>
          </wp:inline>
        </w:drawing>
      </w:r>
    </w:p>
    <w:p w14:paraId="497CAB2B" w14:textId="09140325" w:rsidR="00811D4F" w:rsidRPr="0017506A" w:rsidRDefault="00811D4F" w:rsidP="002D6A33">
      <w:pPr>
        <w:numPr>
          <w:ilvl w:val="0"/>
          <w:numId w:val="10"/>
        </w:numPr>
        <w:spacing w:line="23" w:lineRule="atLeast"/>
        <w:jc w:val="both"/>
        <w:rPr>
          <w:rFonts w:ascii="Arial" w:hAnsi="Arial" w:cs="Arial"/>
          <w:sz w:val="24"/>
          <w:szCs w:val="24"/>
        </w:rPr>
      </w:pPr>
      <w:r w:rsidRPr="40C8FFD2">
        <w:rPr>
          <w:rFonts w:ascii="Arial" w:hAnsi="Arial" w:cs="Arial"/>
          <w:b/>
          <w:bCs/>
          <w:sz w:val="24"/>
          <w:szCs w:val="24"/>
        </w:rPr>
        <w:t>Som:</w:t>
      </w:r>
      <w:r w:rsidRPr="40C8FFD2">
        <w:rPr>
          <w:rFonts w:ascii="Arial" w:hAnsi="Arial" w:cs="Arial"/>
          <w:sz w:val="24"/>
          <w:szCs w:val="24"/>
        </w:rPr>
        <w:t xml:space="preserve"> volume, silenciar efeitos sonoros, configurar velocidade da fala e ativação de </w:t>
      </w:r>
      <w:r w:rsidR="00DC385C">
        <w:rPr>
          <w:rFonts w:ascii="Arial" w:hAnsi="Arial" w:cs="Arial"/>
          <w:b/>
          <w:bCs/>
          <w:sz w:val="24"/>
          <w:szCs w:val="24"/>
        </w:rPr>
        <w:t>Libras</w:t>
      </w:r>
      <w:r w:rsidRPr="40C8FFD2">
        <w:rPr>
          <w:rFonts w:ascii="Arial" w:hAnsi="Arial" w:cs="Arial"/>
          <w:b/>
          <w:bCs/>
          <w:sz w:val="24"/>
          <w:szCs w:val="24"/>
        </w:rPr>
        <w:t xml:space="preserve"> </w:t>
      </w:r>
      <w:r w:rsidRPr="40C8FFD2">
        <w:rPr>
          <w:rFonts w:ascii="Arial" w:hAnsi="Arial" w:cs="Arial"/>
          <w:sz w:val="24"/>
          <w:szCs w:val="24"/>
        </w:rPr>
        <w:t>(caso exista vídeo associado).</w:t>
      </w:r>
    </w:p>
    <w:p w14:paraId="4EBF5E2C" w14:textId="77777777" w:rsidR="00811D4F" w:rsidRDefault="00811D4F" w:rsidP="40C8FFD2">
      <w:pPr>
        <w:spacing w:line="23" w:lineRule="atLeast"/>
        <w:ind w:left="720"/>
        <w:jc w:val="center"/>
        <w:rPr>
          <w:rFonts w:ascii="Arial" w:hAnsi="Arial" w:cs="Arial"/>
          <w:sz w:val="24"/>
          <w:szCs w:val="24"/>
        </w:rPr>
      </w:pPr>
      <w:r>
        <w:rPr>
          <w:noProof/>
        </w:rPr>
        <w:drawing>
          <wp:inline distT="0" distB="0" distL="0" distR="0" wp14:anchorId="4D588672" wp14:editId="755B470D">
            <wp:extent cx="1524619" cy="3299460"/>
            <wp:effectExtent l="19050" t="19050" r="19050" b="15240"/>
            <wp:docPr id="1622091865" name="drawi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91865" name="drawing">
                      <a:extLst>
                        <a:ext uri="{C183D7F6-B498-43B3-948B-1728B52AA6E4}">
                          <adec:decorative xmlns:adec="http://schemas.microsoft.com/office/drawing/2017/decorative" val="1"/>
                        </a:ext>
                      </a:extLst>
                    </pic:cNvPr>
                    <pic:cNvPicPr/>
                  </pic:nvPicPr>
                  <pic:blipFill>
                    <a:blip r:embed="rId85">
                      <a:extLst>
                        <a:ext uri="{28A0092B-C50C-407E-A947-70E740481C1C}">
                          <a14:useLocalDpi xmlns:a14="http://schemas.microsoft.com/office/drawing/2010/main"/>
                        </a:ext>
                      </a:extLst>
                    </a:blip>
                    <a:stretch>
                      <a:fillRect/>
                    </a:stretch>
                  </pic:blipFill>
                  <pic:spPr>
                    <a:xfrm>
                      <a:off x="0" y="0"/>
                      <a:ext cx="1529815" cy="3310705"/>
                    </a:xfrm>
                    <a:prstGeom prst="rect">
                      <a:avLst/>
                    </a:prstGeom>
                    <a:ln>
                      <a:solidFill>
                        <a:schemeClr val="tx1"/>
                      </a:solidFill>
                    </a:ln>
                  </pic:spPr>
                </pic:pic>
              </a:graphicData>
            </a:graphic>
          </wp:inline>
        </w:drawing>
      </w:r>
    </w:p>
    <w:p w14:paraId="1E8C97C0" w14:textId="77777777" w:rsidR="00811D4F" w:rsidRDefault="00811D4F" w:rsidP="40C8FFD2">
      <w:pPr>
        <w:spacing w:line="23" w:lineRule="atLeast"/>
        <w:ind w:left="720"/>
        <w:jc w:val="center"/>
        <w:rPr>
          <w:rFonts w:ascii="Arial" w:hAnsi="Arial" w:cs="Arial"/>
          <w:sz w:val="24"/>
          <w:szCs w:val="24"/>
        </w:rPr>
      </w:pPr>
    </w:p>
    <w:p w14:paraId="12A66B75" w14:textId="77777777" w:rsidR="00811D4F" w:rsidRDefault="00811D4F" w:rsidP="00357089">
      <w:pPr>
        <w:spacing w:line="23" w:lineRule="atLeast"/>
        <w:jc w:val="both"/>
        <w:rPr>
          <w:rFonts w:ascii="Arial" w:hAnsi="Arial" w:cs="Arial"/>
          <w:sz w:val="24"/>
          <w:szCs w:val="24"/>
        </w:rPr>
      </w:pPr>
    </w:p>
    <w:p w14:paraId="15751EA7" w14:textId="77777777" w:rsidR="00811D4F" w:rsidRPr="00357089" w:rsidRDefault="00811D4F" w:rsidP="00357089">
      <w:pPr>
        <w:spacing w:line="23" w:lineRule="atLeast"/>
        <w:jc w:val="both"/>
        <w:rPr>
          <w:rFonts w:ascii="Arial" w:hAnsi="Arial" w:cs="Arial"/>
          <w:sz w:val="24"/>
          <w:szCs w:val="24"/>
        </w:rPr>
      </w:pPr>
      <w:r w:rsidRPr="40C8FFD2">
        <w:rPr>
          <w:rFonts w:ascii="Arial" w:hAnsi="Arial" w:cs="Arial"/>
          <w:sz w:val="24"/>
          <w:szCs w:val="24"/>
        </w:rPr>
        <w:lastRenderedPageBreak/>
        <w:t xml:space="preserve">No aplicativo,  painel pode ser aberto por um </w:t>
      </w:r>
      <w:r w:rsidRPr="40C8FFD2">
        <w:rPr>
          <w:rFonts w:ascii="Arial" w:hAnsi="Arial" w:cs="Arial"/>
          <w:b/>
          <w:bCs/>
          <w:sz w:val="24"/>
          <w:szCs w:val="24"/>
        </w:rPr>
        <w:t>ícone flutuante</w:t>
      </w:r>
      <w:r w:rsidRPr="40C8FFD2">
        <w:rPr>
          <w:rFonts w:ascii="Arial" w:hAnsi="Arial" w:cs="Arial"/>
          <w:sz w:val="24"/>
          <w:szCs w:val="24"/>
        </w:rPr>
        <w:t xml:space="preserve"> na tela ou por </w:t>
      </w:r>
      <w:r w:rsidRPr="40C8FFD2">
        <w:rPr>
          <w:rFonts w:ascii="Arial" w:hAnsi="Arial" w:cs="Arial"/>
          <w:b/>
          <w:bCs/>
          <w:sz w:val="24"/>
          <w:szCs w:val="24"/>
        </w:rPr>
        <w:t>atalho no botão de volume</w:t>
      </w:r>
      <w:r w:rsidRPr="40C8FFD2">
        <w:rPr>
          <w:rFonts w:ascii="Arial" w:hAnsi="Arial" w:cs="Arial"/>
          <w:sz w:val="24"/>
          <w:szCs w:val="24"/>
        </w:rPr>
        <w:t xml:space="preserve"> (duplo clique no botão Volume+)  ou  chacoalhando o aparelho.</w:t>
      </w:r>
    </w:p>
    <w:p w14:paraId="4925BA85" w14:textId="77777777" w:rsidR="00811D4F" w:rsidRDefault="00811D4F" w:rsidP="40C8FFD2">
      <w:pPr>
        <w:spacing w:line="23" w:lineRule="atLeast"/>
        <w:jc w:val="center"/>
        <w:rPr>
          <w:rFonts w:ascii="Arial" w:hAnsi="Arial" w:cs="Arial"/>
          <w:sz w:val="24"/>
          <w:szCs w:val="24"/>
        </w:rPr>
      </w:pPr>
      <w:r>
        <w:rPr>
          <w:noProof/>
        </w:rPr>
        <w:drawing>
          <wp:inline distT="0" distB="0" distL="0" distR="0" wp14:anchorId="790D13AF" wp14:editId="252D8679">
            <wp:extent cx="1492289" cy="3229495"/>
            <wp:effectExtent l="19050" t="19050" r="12700" b="28575"/>
            <wp:docPr id="1442959525" name="drawi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59525" name="drawing">
                      <a:extLst>
                        <a:ext uri="{C183D7F6-B498-43B3-948B-1728B52AA6E4}">
                          <adec:decorative xmlns:adec="http://schemas.microsoft.com/office/drawing/2017/decorative" val="1"/>
                        </a:ext>
                      </a:extLst>
                    </pic:cNvPr>
                    <pic:cNvPicPr/>
                  </pic:nvPicPr>
                  <pic:blipFill>
                    <a:blip r:embed="rId86">
                      <a:extLst>
                        <a:ext uri="{28A0092B-C50C-407E-A947-70E740481C1C}">
                          <a14:useLocalDpi xmlns:a14="http://schemas.microsoft.com/office/drawing/2010/main"/>
                        </a:ext>
                      </a:extLst>
                    </a:blip>
                    <a:stretch>
                      <a:fillRect/>
                    </a:stretch>
                  </pic:blipFill>
                  <pic:spPr>
                    <a:xfrm>
                      <a:off x="0" y="0"/>
                      <a:ext cx="1492289" cy="3229495"/>
                    </a:xfrm>
                    <a:prstGeom prst="rect">
                      <a:avLst/>
                    </a:prstGeom>
                    <a:ln>
                      <a:solidFill>
                        <a:schemeClr val="tx1"/>
                      </a:solidFill>
                    </a:ln>
                  </pic:spPr>
                </pic:pic>
              </a:graphicData>
            </a:graphic>
          </wp:inline>
        </w:drawing>
      </w:r>
    </w:p>
    <w:p w14:paraId="47714F97" w14:textId="77777777" w:rsidR="00811D4F" w:rsidRPr="0017506A" w:rsidRDefault="00811D4F" w:rsidP="00357089">
      <w:pPr>
        <w:spacing w:line="23" w:lineRule="atLeast"/>
        <w:jc w:val="both"/>
        <w:rPr>
          <w:rFonts w:ascii="Arial" w:hAnsi="Arial" w:cs="Arial"/>
          <w:sz w:val="24"/>
          <w:szCs w:val="24"/>
        </w:rPr>
      </w:pPr>
      <w:r w:rsidRPr="00357089">
        <w:rPr>
          <w:rFonts w:ascii="Arial" w:hAnsi="Arial" w:cs="Arial"/>
          <w:sz w:val="24"/>
          <w:szCs w:val="24"/>
        </w:rPr>
        <w:t>O usuário controla como quer ver/usar o app; cada pessoa escolhe como quer usar. Preferências persistem e acompanham a navegação.</w:t>
      </w:r>
    </w:p>
    <w:p w14:paraId="61073470" w14:textId="77777777" w:rsidR="00811D4F" w:rsidRPr="0017506A" w:rsidRDefault="00000000" w:rsidP="00357089">
      <w:pPr>
        <w:spacing w:line="23" w:lineRule="atLeast"/>
        <w:jc w:val="both"/>
        <w:rPr>
          <w:rFonts w:ascii="Arial" w:hAnsi="Arial" w:cs="Arial"/>
          <w:sz w:val="24"/>
          <w:szCs w:val="24"/>
        </w:rPr>
      </w:pPr>
      <w:r>
        <w:rPr>
          <w:rFonts w:ascii="Arial" w:hAnsi="Arial" w:cs="Arial"/>
          <w:sz w:val="24"/>
          <w:szCs w:val="24"/>
        </w:rPr>
        <w:pict w14:anchorId="74C93323">
          <v:rect id="_x0000_i1025" style="width:0;height:1.5pt" o:hralign="center" o:hrstd="t" o:hr="t" fillcolor="#a0a0a0" stroked="f"/>
        </w:pict>
      </w:r>
    </w:p>
    <w:p w14:paraId="6C738BB2" w14:textId="77777777" w:rsidR="00811D4F" w:rsidRPr="0017506A" w:rsidRDefault="00811D4F" w:rsidP="40C8FFD2">
      <w:pPr>
        <w:pStyle w:val="Ttulo"/>
        <w:spacing w:before="240" w:after="240"/>
        <w:jc w:val="both"/>
        <w:rPr>
          <w:b/>
          <w:bCs/>
          <w:color w:val="3A7A6E"/>
          <w:sz w:val="32"/>
          <w:szCs w:val="32"/>
        </w:rPr>
      </w:pPr>
      <w:r w:rsidRPr="40C8FFD2">
        <w:rPr>
          <w:b/>
          <w:bCs/>
          <w:color w:val="3A7A6E"/>
          <w:sz w:val="32"/>
          <w:szCs w:val="32"/>
        </w:rPr>
        <w:t>4. Aplicadores automáticos</w:t>
      </w:r>
    </w:p>
    <w:p w14:paraId="27C311CB" w14:textId="77777777" w:rsidR="00811D4F" w:rsidRPr="0017506A" w:rsidRDefault="00811D4F" w:rsidP="00357089">
      <w:pPr>
        <w:spacing w:line="23" w:lineRule="atLeast"/>
        <w:jc w:val="both"/>
        <w:rPr>
          <w:rFonts w:ascii="Arial" w:hAnsi="Arial" w:cs="Arial"/>
          <w:sz w:val="24"/>
          <w:szCs w:val="24"/>
        </w:rPr>
      </w:pPr>
      <w:r w:rsidRPr="40C8FFD2">
        <w:rPr>
          <w:rFonts w:ascii="Arial" w:hAnsi="Arial" w:cs="Arial"/>
          <w:sz w:val="24"/>
          <w:szCs w:val="24"/>
        </w:rPr>
        <w:t>A biblioteca possui “aplicadores” que percorrem a interface e ajustam os elementos de forma automática:</w:t>
      </w:r>
    </w:p>
    <w:p w14:paraId="018E6268" w14:textId="77777777" w:rsidR="00811D4F" w:rsidRPr="0017506A" w:rsidRDefault="00811D4F" w:rsidP="002D6A33">
      <w:pPr>
        <w:numPr>
          <w:ilvl w:val="0"/>
          <w:numId w:val="11"/>
        </w:numPr>
        <w:spacing w:line="23" w:lineRule="atLeast"/>
        <w:jc w:val="both"/>
        <w:rPr>
          <w:rFonts w:ascii="Arial" w:hAnsi="Arial" w:cs="Arial"/>
          <w:sz w:val="24"/>
          <w:szCs w:val="24"/>
        </w:rPr>
      </w:pPr>
      <w:r w:rsidRPr="0017506A">
        <w:rPr>
          <w:rFonts w:ascii="Arial" w:hAnsi="Arial" w:cs="Arial"/>
          <w:b/>
          <w:bCs/>
          <w:sz w:val="24"/>
          <w:szCs w:val="24"/>
        </w:rPr>
        <w:t>DUSettingsApplier:</w:t>
      </w:r>
      <w:r w:rsidRPr="0017506A">
        <w:rPr>
          <w:rFonts w:ascii="Arial" w:hAnsi="Arial" w:cs="Arial"/>
          <w:sz w:val="24"/>
          <w:szCs w:val="24"/>
        </w:rPr>
        <w:t xml:space="preserve"> atualiza textos (fonte, tamanho, cor).</w:t>
      </w:r>
    </w:p>
    <w:p w14:paraId="4E61D219" w14:textId="77777777" w:rsidR="00811D4F" w:rsidRPr="0017506A" w:rsidRDefault="00811D4F" w:rsidP="002D6A33">
      <w:pPr>
        <w:numPr>
          <w:ilvl w:val="0"/>
          <w:numId w:val="11"/>
        </w:numPr>
        <w:spacing w:line="23" w:lineRule="atLeast"/>
        <w:jc w:val="both"/>
        <w:rPr>
          <w:rFonts w:ascii="Arial" w:hAnsi="Arial" w:cs="Arial"/>
          <w:sz w:val="24"/>
          <w:szCs w:val="24"/>
        </w:rPr>
      </w:pPr>
      <w:r w:rsidRPr="0017506A">
        <w:rPr>
          <w:rFonts w:ascii="Arial" w:hAnsi="Arial" w:cs="Arial"/>
          <w:b/>
          <w:bCs/>
          <w:sz w:val="24"/>
          <w:szCs w:val="24"/>
        </w:rPr>
        <w:t>EnvironmentApplier:</w:t>
      </w:r>
      <w:r w:rsidRPr="0017506A">
        <w:rPr>
          <w:rFonts w:ascii="Arial" w:hAnsi="Arial" w:cs="Arial"/>
          <w:sz w:val="24"/>
          <w:szCs w:val="24"/>
        </w:rPr>
        <w:t xml:space="preserve"> aplica temas, brilho e orientação.</w:t>
      </w:r>
    </w:p>
    <w:p w14:paraId="19C5EA45" w14:textId="77777777" w:rsidR="00811D4F" w:rsidRPr="0017506A" w:rsidRDefault="00811D4F" w:rsidP="002D6A33">
      <w:pPr>
        <w:numPr>
          <w:ilvl w:val="0"/>
          <w:numId w:val="11"/>
        </w:numPr>
        <w:spacing w:line="23" w:lineRule="atLeast"/>
        <w:jc w:val="both"/>
        <w:rPr>
          <w:rFonts w:ascii="Arial" w:hAnsi="Arial" w:cs="Arial"/>
          <w:sz w:val="24"/>
          <w:szCs w:val="24"/>
        </w:rPr>
      </w:pPr>
      <w:r w:rsidRPr="0017506A">
        <w:rPr>
          <w:rFonts w:ascii="Arial" w:hAnsi="Arial" w:cs="Arial"/>
          <w:b/>
          <w:bCs/>
          <w:sz w:val="24"/>
          <w:szCs w:val="24"/>
        </w:rPr>
        <w:t>SoundApplier:</w:t>
      </w:r>
      <w:r w:rsidRPr="0017506A">
        <w:rPr>
          <w:rFonts w:ascii="Arial" w:hAnsi="Arial" w:cs="Arial"/>
          <w:sz w:val="24"/>
          <w:szCs w:val="24"/>
        </w:rPr>
        <w:t xml:space="preserve"> gerencia áudio e fala.</w:t>
      </w:r>
    </w:p>
    <w:p w14:paraId="58B90832" w14:textId="49708FDD" w:rsidR="00811D4F" w:rsidRPr="00357089" w:rsidRDefault="00DC385C" w:rsidP="002D6A33">
      <w:pPr>
        <w:numPr>
          <w:ilvl w:val="0"/>
          <w:numId w:val="11"/>
        </w:numPr>
        <w:spacing w:line="23" w:lineRule="atLeast"/>
        <w:jc w:val="both"/>
        <w:rPr>
          <w:rFonts w:ascii="Arial" w:hAnsi="Arial" w:cs="Arial"/>
          <w:sz w:val="24"/>
          <w:szCs w:val="24"/>
        </w:rPr>
      </w:pPr>
      <w:r>
        <w:rPr>
          <w:rFonts w:ascii="Arial" w:hAnsi="Arial" w:cs="Arial"/>
          <w:b/>
          <w:bCs/>
          <w:sz w:val="24"/>
          <w:szCs w:val="24"/>
        </w:rPr>
        <w:t>Libras</w:t>
      </w:r>
      <w:r w:rsidR="00811D4F" w:rsidRPr="0017506A">
        <w:rPr>
          <w:rFonts w:ascii="Arial" w:hAnsi="Arial" w:cs="Arial"/>
          <w:b/>
          <w:bCs/>
          <w:sz w:val="24"/>
          <w:szCs w:val="24"/>
        </w:rPr>
        <w:t>SupportManager:</w:t>
      </w:r>
      <w:r w:rsidR="00811D4F" w:rsidRPr="0017506A">
        <w:rPr>
          <w:rFonts w:ascii="Arial" w:hAnsi="Arial" w:cs="Arial"/>
          <w:sz w:val="24"/>
          <w:szCs w:val="24"/>
        </w:rPr>
        <w:t xml:space="preserve"> sobrepõe o vídeo de intérprete de </w:t>
      </w:r>
      <w:r>
        <w:rPr>
          <w:rFonts w:ascii="Arial" w:hAnsi="Arial" w:cs="Arial"/>
          <w:sz w:val="24"/>
          <w:szCs w:val="24"/>
        </w:rPr>
        <w:t>Libras</w:t>
      </w:r>
      <w:r w:rsidR="00811D4F" w:rsidRPr="0017506A">
        <w:rPr>
          <w:rFonts w:ascii="Arial" w:hAnsi="Arial" w:cs="Arial"/>
          <w:sz w:val="24"/>
          <w:szCs w:val="24"/>
        </w:rPr>
        <w:t xml:space="preserve"> ao conteúdo principal.</w:t>
      </w:r>
    </w:p>
    <w:p w14:paraId="4D7C49AB" w14:textId="39B55289" w:rsidR="00811D4F" w:rsidRPr="00E2168E" w:rsidRDefault="00811D4F" w:rsidP="00357089">
      <w:pPr>
        <w:spacing w:line="23" w:lineRule="atLeast"/>
        <w:ind w:left="360"/>
        <w:jc w:val="both"/>
        <w:rPr>
          <w:rFonts w:ascii="Arial" w:hAnsi="Arial" w:cs="Arial"/>
          <w:b/>
          <w:bCs/>
          <w:sz w:val="24"/>
          <w:szCs w:val="24"/>
        </w:rPr>
      </w:pPr>
      <w:r w:rsidRPr="00E2168E">
        <w:rPr>
          <w:rFonts w:ascii="Arial" w:hAnsi="Arial" w:cs="Arial"/>
          <w:b/>
          <w:bCs/>
          <w:sz w:val="24"/>
          <w:szCs w:val="24"/>
        </w:rPr>
        <w:t xml:space="preserve"> </w:t>
      </w:r>
      <w:r w:rsidR="00DC385C">
        <w:rPr>
          <w:rFonts w:ascii="Arial" w:hAnsi="Arial" w:cs="Arial"/>
          <w:b/>
          <w:bCs/>
          <w:sz w:val="24"/>
          <w:szCs w:val="24"/>
        </w:rPr>
        <w:t>Libras</w:t>
      </w:r>
      <w:r w:rsidRPr="00E2168E">
        <w:rPr>
          <w:rFonts w:ascii="Arial" w:hAnsi="Arial" w:cs="Arial"/>
          <w:b/>
          <w:bCs/>
          <w:sz w:val="24"/>
          <w:szCs w:val="24"/>
        </w:rPr>
        <w:t xml:space="preserve"> em vídeos</w:t>
      </w:r>
    </w:p>
    <w:p w14:paraId="3423075A" w14:textId="437569A8" w:rsidR="00811D4F" w:rsidRPr="00E2168E" w:rsidRDefault="00811D4F" w:rsidP="002D6A33">
      <w:pPr>
        <w:numPr>
          <w:ilvl w:val="0"/>
          <w:numId w:val="11"/>
        </w:numPr>
        <w:tabs>
          <w:tab w:val="clear" w:pos="720"/>
          <w:tab w:val="num" w:pos="1080"/>
        </w:tabs>
        <w:spacing w:line="23" w:lineRule="atLeast"/>
        <w:ind w:left="1080"/>
        <w:jc w:val="both"/>
        <w:rPr>
          <w:rFonts w:ascii="Arial" w:hAnsi="Arial" w:cs="Arial"/>
          <w:sz w:val="24"/>
          <w:szCs w:val="24"/>
        </w:rPr>
      </w:pPr>
      <w:r w:rsidRPr="00E2168E">
        <w:rPr>
          <w:rFonts w:ascii="Arial" w:hAnsi="Arial" w:cs="Arial"/>
          <w:sz w:val="24"/>
          <w:szCs w:val="24"/>
        </w:rPr>
        <w:t xml:space="preserve">Se houver vídeo (por ex. raw/meu_video.mp4), coloque também raw/meu_videolb.mp4 (versão em </w:t>
      </w:r>
      <w:r w:rsidR="00DC385C">
        <w:rPr>
          <w:rFonts w:ascii="Arial" w:hAnsi="Arial" w:cs="Arial"/>
          <w:sz w:val="24"/>
          <w:szCs w:val="24"/>
        </w:rPr>
        <w:t>Libras</w:t>
      </w:r>
      <w:r w:rsidRPr="00E2168E">
        <w:rPr>
          <w:rFonts w:ascii="Arial" w:hAnsi="Arial" w:cs="Arial"/>
          <w:sz w:val="24"/>
          <w:szCs w:val="24"/>
        </w:rPr>
        <w:t>).</w:t>
      </w:r>
    </w:p>
    <w:p w14:paraId="3EDDE68E" w14:textId="5DCE626B" w:rsidR="00811D4F" w:rsidRPr="00E2168E" w:rsidRDefault="00811D4F" w:rsidP="002D6A33">
      <w:pPr>
        <w:numPr>
          <w:ilvl w:val="0"/>
          <w:numId w:val="11"/>
        </w:numPr>
        <w:tabs>
          <w:tab w:val="clear" w:pos="720"/>
          <w:tab w:val="num" w:pos="1080"/>
        </w:tabs>
        <w:spacing w:line="23" w:lineRule="atLeast"/>
        <w:ind w:left="1080"/>
        <w:jc w:val="both"/>
        <w:rPr>
          <w:rFonts w:ascii="Arial" w:hAnsi="Arial" w:cs="Arial"/>
          <w:sz w:val="24"/>
          <w:szCs w:val="24"/>
        </w:rPr>
      </w:pPr>
      <w:r w:rsidRPr="00E2168E">
        <w:rPr>
          <w:rFonts w:ascii="Arial" w:hAnsi="Arial" w:cs="Arial"/>
          <w:sz w:val="24"/>
          <w:szCs w:val="24"/>
        </w:rPr>
        <w:t xml:space="preserve">Ative a opção </w:t>
      </w:r>
      <w:r w:rsidRPr="00E2168E">
        <w:rPr>
          <w:rFonts w:ascii="Arial" w:hAnsi="Arial" w:cs="Arial"/>
          <w:b/>
          <w:bCs/>
          <w:sz w:val="24"/>
          <w:szCs w:val="24"/>
        </w:rPr>
        <w:t xml:space="preserve">“Habilitar </w:t>
      </w:r>
      <w:r w:rsidR="00DC385C">
        <w:rPr>
          <w:rFonts w:ascii="Arial" w:hAnsi="Arial" w:cs="Arial"/>
          <w:b/>
          <w:bCs/>
          <w:sz w:val="24"/>
          <w:szCs w:val="24"/>
        </w:rPr>
        <w:t>Libras</w:t>
      </w:r>
      <w:r w:rsidRPr="00E2168E">
        <w:rPr>
          <w:rFonts w:ascii="Arial" w:hAnsi="Arial" w:cs="Arial"/>
          <w:b/>
          <w:bCs/>
          <w:sz w:val="24"/>
          <w:szCs w:val="24"/>
        </w:rPr>
        <w:t>”</w:t>
      </w:r>
      <w:r w:rsidRPr="00E2168E">
        <w:rPr>
          <w:rFonts w:ascii="Arial" w:hAnsi="Arial" w:cs="Arial"/>
          <w:sz w:val="24"/>
          <w:szCs w:val="24"/>
        </w:rPr>
        <w:t xml:space="preserve"> na aba Som. A MobileDU sobrepõe o vídeo da </w:t>
      </w:r>
      <w:r w:rsidR="00DC385C">
        <w:rPr>
          <w:rFonts w:ascii="Arial" w:hAnsi="Arial" w:cs="Arial"/>
          <w:sz w:val="24"/>
          <w:szCs w:val="24"/>
        </w:rPr>
        <w:t>Libras</w:t>
      </w:r>
      <w:r w:rsidRPr="00E2168E">
        <w:rPr>
          <w:rFonts w:ascii="Arial" w:hAnsi="Arial" w:cs="Arial"/>
          <w:sz w:val="24"/>
          <w:szCs w:val="24"/>
        </w:rPr>
        <w:t xml:space="preserve">, </w:t>
      </w:r>
      <w:r w:rsidRPr="00E2168E">
        <w:rPr>
          <w:rFonts w:ascii="Arial" w:hAnsi="Arial" w:cs="Arial"/>
          <w:b/>
          <w:bCs/>
          <w:sz w:val="24"/>
          <w:szCs w:val="24"/>
        </w:rPr>
        <w:t>movível e com zoom</w:t>
      </w:r>
      <w:r w:rsidRPr="00E2168E">
        <w:rPr>
          <w:rFonts w:ascii="Arial" w:hAnsi="Arial" w:cs="Arial"/>
          <w:sz w:val="24"/>
          <w:szCs w:val="24"/>
        </w:rPr>
        <w:t>.</w:t>
      </w:r>
    </w:p>
    <w:p w14:paraId="50317D1D" w14:textId="77777777" w:rsidR="00811D4F" w:rsidRPr="00357089" w:rsidRDefault="00811D4F" w:rsidP="00357089">
      <w:pPr>
        <w:spacing w:line="23" w:lineRule="atLeast"/>
        <w:jc w:val="both"/>
        <w:rPr>
          <w:rFonts w:ascii="Arial" w:hAnsi="Arial" w:cs="Arial"/>
          <w:sz w:val="24"/>
          <w:szCs w:val="24"/>
        </w:rPr>
      </w:pPr>
      <w:r w:rsidRPr="0017506A">
        <w:rPr>
          <w:rFonts w:ascii="Arial" w:hAnsi="Arial" w:cs="Arial"/>
          <w:sz w:val="24"/>
          <w:szCs w:val="24"/>
        </w:rPr>
        <w:t xml:space="preserve">Esses recursos eliminam a necessidade de refazer </w:t>
      </w:r>
      <w:r w:rsidRPr="00766F89">
        <w:rPr>
          <w:rFonts w:ascii="Arial" w:hAnsi="Arial" w:cs="Arial"/>
          <w:i/>
          <w:iCs/>
          <w:sz w:val="24"/>
          <w:szCs w:val="24"/>
        </w:rPr>
        <w:t>layout</w:t>
      </w:r>
      <w:r w:rsidRPr="0017506A">
        <w:rPr>
          <w:rFonts w:ascii="Arial" w:hAnsi="Arial" w:cs="Arial"/>
          <w:sz w:val="24"/>
          <w:szCs w:val="24"/>
        </w:rPr>
        <w:t>s manualmente.</w:t>
      </w:r>
    </w:p>
    <w:p w14:paraId="1599A8DD" w14:textId="77777777" w:rsidR="00811D4F" w:rsidRPr="0052659E" w:rsidRDefault="00811D4F" w:rsidP="002D6A33">
      <w:pPr>
        <w:numPr>
          <w:ilvl w:val="0"/>
          <w:numId w:val="15"/>
        </w:numPr>
        <w:spacing w:line="23" w:lineRule="atLeast"/>
        <w:jc w:val="both"/>
        <w:rPr>
          <w:rFonts w:ascii="Arial" w:hAnsi="Arial" w:cs="Arial"/>
          <w:sz w:val="24"/>
          <w:szCs w:val="24"/>
        </w:rPr>
      </w:pPr>
      <w:r w:rsidRPr="40C8FFD2">
        <w:rPr>
          <w:rFonts w:ascii="Arial" w:hAnsi="Arial" w:cs="Arial"/>
          <w:sz w:val="24"/>
          <w:szCs w:val="24"/>
        </w:rPr>
        <w:t xml:space="preserve">Os </w:t>
      </w:r>
      <w:r w:rsidRPr="40C8FFD2">
        <w:rPr>
          <w:rFonts w:ascii="Arial" w:hAnsi="Arial" w:cs="Arial"/>
          <w:i/>
          <w:iCs/>
          <w:sz w:val="24"/>
          <w:szCs w:val="24"/>
        </w:rPr>
        <w:t>aplicadores</w:t>
      </w:r>
      <w:r w:rsidRPr="40C8FFD2">
        <w:rPr>
          <w:rFonts w:ascii="Arial" w:hAnsi="Arial" w:cs="Arial"/>
          <w:sz w:val="24"/>
          <w:szCs w:val="24"/>
        </w:rPr>
        <w:t xml:space="preserve"> trabalham </w:t>
      </w:r>
      <w:r w:rsidRPr="40C8FFD2">
        <w:rPr>
          <w:rFonts w:ascii="Arial" w:hAnsi="Arial" w:cs="Arial"/>
          <w:b/>
          <w:bCs/>
          <w:sz w:val="24"/>
          <w:szCs w:val="24"/>
        </w:rPr>
        <w:t>transversalmente</w:t>
      </w:r>
      <w:r w:rsidRPr="40C8FFD2">
        <w:rPr>
          <w:rFonts w:ascii="Arial" w:hAnsi="Arial" w:cs="Arial"/>
          <w:sz w:val="24"/>
          <w:szCs w:val="24"/>
        </w:rPr>
        <w:t xml:space="preserve">, reduzindo o retrabalho de </w:t>
      </w:r>
      <w:r w:rsidRPr="40C8FFD2">
        <w:rPr>
          <w:rFonts w:ascii="Arial" w:hAnsi="Arial" w:cs="Arial"/>
          <w:i/>
          <w:iCs/>
          <w:sz w:val="24"/>
          <w:szCs w:val="24"/>
        </w:rPr>
        <w:t>“lembrar de cada ajuste em cada layout”</w:t>
      </w:r>
      <w:r w:rsidRPr="40C8FFD2">
        <w:rPr>
          <w:rFonts w:ascii="Arial" w:hAnsi="Arial" w:cs="Arial"/>
          <w:sz w:val="24"/>
          <w:szCs w:val="24"/>
        </w:rPr>
        <w:t>.</w:t>
      </w:r>
    </w:p>
    <w:p w14:paraId="42EFEC45" w14:textId="77777777" w:rsidR="00811D4F" w:rsidRPr="0017506A" w:rsidRDefault="00811D4F" w:rsidP="00357089">
      <w:pPr>
        <w:spacing w:line="23" w:lineRule="atLeast"/>
        <w:jc w:val="both"/>
        <w:rPr>
          <w:rFonts w:ascii="Arial" w:hAnsi="Arial" w:cs="Arial"/>
          <w:b/>
          <w:bCs/>
          <w:sz w:val="24"/>
          <w:szCs w:val="24"/>
        </w:rPr>
      </w:pPr>
      <w:r w:rsidRPr="0017506A">
        <w:rPr>
          <w:rFonts w:ascii="Arial" w:hAnsi="Arial" w:cs="Arial"/>
          <w:b/>
          <w:bCs/>
          <w:sz w:val="24"/>
          <w:szCs w:val="24"/>
        </w:rPr>
        <w:t>Persistência inteligente</w:t>
      </w:r>
    </w:p>
    <w:p w14:paraId="0947DF92" w14:textId="77777777" w:rsidR="00811D4F" w:rsidRPr="0017506A" w:rsidRDefault="00811D4F" w:rsidP="00357089">
      <w:pPr>
        <w:spacing w:line="23" w:lineRule="atLeast"/>
        <w:jc w:val="both"/>
        <w:rPr>
          <w:rFonts w:ascii="Arial" w:hAnsi="Arial" w:cs="Arial"/>
          <w:sz w:val="24"/>
          <w:szCs w:val="24"/>
        </w:rPr>
      </w:pPr>
      <w:r w:rsidRPr="40C8FFD2">
        <w:rPr>
          <w:rFonts w:ascii="Arial" w:hAnsi="Arial" w:cs="Arial"/>
          <w:sz w:val="24"/>
          <w:szCs w:val="24"/>
        </w:rPr>
        <w:lastRenderedPageBreak/>
        <w:t xml:space="preserve">Todas as preferências ficam salvas no </w:t>
      </w:r>
      <w:r w:rsidRPr="40C8FFD2">
        <w:rPr>
          <w:rFonts w:ascii="Arial" w:hAnsi="Arial" w:cs="Arial"/>
          <w:b/>
          <w:bCs/>
          <w:sz w:val="24"/>
          <w:szCs w:val="24"/>
        </w:rPr>
        <w:t>AppConfig</w:t>
      </w:r>
      <w:r w:rsidRPr="40C8FFD2">
        <w:rPr>
          <w:rFonts w:ascii="Arial" w:hAnsi="Arial" w:cs="Arial"/>
          <w:sz w:val="24"/>
          <w:szCs w:val="24"/>
        </w:rPr>
        <w:t xml:space="preserve"> (SharedPreferences), garantindo que as configurações permaneçam ao reabrir o aplicativo.</w:t>
      </w:r>
    </w:p>
    <w:p w14:paraId="5557367E" w14:textId="77777777" w:rsidR="00811D4F" w:rsidRPr="0017506A" w:rsidRDefault="00811D4F" w:rsidP="40C8FFD2">
      <w:pPr>
        <w:pStyle w:val="Ttulo"/>
        <w:spacing w:before="240" w:after="240"/>
        <w:jc w:val="both"/>
        <w:rPr>
          <w:b/>
          <w:bCs/>
          <w:color w:val="3A7A6E"/>
          <w:sz w:val="32"/>
          <w:szCs w:val="32"/>
        </w:rPr>
      </w:pPr>
      <w:r w:rsidRPr="40C8FFD2">
        <w:rPr>
          <w:b/>
          <w:bCs/>
          <w:color w:val="3A7A6E"/>
          <w:sz w:val="32"/>
          <w:szCs w:val="32"/>
        </w:rPr>
        <w:t>5. Vantagens para desenvolvedores</w:t>
      </w:r>
    </w:p>
    <w:p w14:paraId="0DD2580B" w14:textId="77777777" w:rsidR="00811D4F" w:rsidRPr="0017506A" w:rsidRDefault="00811D4F" w:rsidP="002D6A33">
      <w:pPr>
        <w:numPr>
          <w:ilvl w:val="0"/>
          <w:numId w:val="12"/>
        </w:numPr>
        <w:spacing w:line="23" w:lineRule="atLeast"/>
        <w:jc w:val="both"/>
        <w:rPr>
          <w:rFonts w:ascii="Arial" w:hAnsi="Arial" w:cs="Arial"/>
          <w:sz w:val="24"/>
          <w:szCs w:val="24"/>
        </w:rPr>
      </w:pPr>
      <w:r w:rsidRPr="0017506A">
        <w:rPr>
          <w:rFonts w:ascii="Arial" w:hAnsi="Arial" w:cs="Arial"/>
          <w:b/>
          <w:bCs/>
          <w:sz w:val="24"/>
          <w:szCs w:val="24"/>
        </w:rPr>
        <w:t>Integração rápida:</w:t>
      </w:r>
      <w:r w:rsidRPr="0017506A">
        <w:rPr>
          <w:rFonts w:ascii="Arial" w:hAnsi="Arial" w:cs="Arial"/>
          <w:sz w:val="24"/>
          <w:szCs w:val="24"/>
        </w:rPr>
        <w:t xml:space="preserve"> painel pronto, sem refatorar telas.</w:t>
      </w:r>
    </w:p>
    <w:p w14:paraId="5988506C" w14:textId="77777777" w:rsidR="00811D4F" w:rsidRPr="0017506A" w:rsidRDefault="00811D4F" w:rsidP="002D6A33">
      <w:pPr>
        <w:numPr>
          <w:ilvl w:val="0"/>
          <w:numId w:val="12"/>
        </w:numPr>
        <w:spacing w:line="23" w:lineRule="atLeast"/>
        <w:jc w:val="both"/>
        <w:rPr>
          <w:rFonts w:ascii="Arial" w:hAnsi="Arial" w:cs="Arial"/>
          <w:sz w:val="24"/>
          <w:szCs w:val="24"/>
        </w:rPr>
      </w:pPr>
      <w:r w:rsidRPr="0017506A">
        <w:rPr>
          <w:rFonts w:ascii="Arial" w:hAnsi="Arial" w:cs="Arial"/>
          <w:b/>
          <w:bCs/>
          <w:sz w:val="24"/>
          <w:szCs w:val="24"/>
        </w:rPr>
        <w:t>Manutenção reduzida:</w:t>
      </w:r>
      <w:r w:rsidRPr="0017506A">
        <w:rPr>
          <w:rFonts w:ascii="Arial" w:hAnsi="Arial" w:cs="Arial"/>
          <w:sz w:val="24"/>
          <w:szCs w:val="24"/>
        </w:rPr>
        <w:t xml:space="preserve"> aplicadores cuidam da consistência visual.</w:t>
      </w:r>
    </w:p>
    <w:p w14:paraId="5D822270" w14:textId="77777777" w:rsidR="00811D4F" w:rsidRPr="0017506A" w:rsidRDefault="00811D4F" w:rsidP="002D6A33">
      <w:pPr>
        <w:numPr>
          <w:ilvl w:val="0"/>
          <w:numId w:val="12"/>
        </w:numPr>
        <w:spacing w:line="23" w:lineRule="atLeast"/>
        <w:jc w:val="both"/>
        <w:rPr>
          <w:rFonts w:ascii="Arial" w:hAnsi="Arial" w:cs="Arial"/>
          <w:sz w:val="24"/>
          <w:szCs w:val="24"/>
        </w:rPr>
      </w:pPr>
      <w:r w:rsidRPr="0017506A">
        <w:rPr>
          <w:rFonts w:ascii="Arial" w:hAnsi="Arial" w:cs="Arial"/>
          <w:b/>
          <w:bCs/>
          <w:sz w:val="24"/>
          <w:szCs w:val="24"/>
        </w:rPr>
        <w:t>Compatibilidade ampla:</w:t>
      </w:r>
      <w:r w:rsidRPr="0017506A">
        <w:rPr>
          <w:rFonts w:ascii="Arial" w:hAnsi="Arial" w:cs="Arial"/>
          <w:sz w:val="24"/>
          <w:szCs w:val="24"/>
        </w:rPr>
        <w:t xml:space="preserve"> funciona com </w:t>
      </w:r>
      <w:r w:rsidRPr="00766F89">
        <w:rPr>
          <w:rFonts w:ascii="Arial" w:hAnsi="Arial" w:cs="Arial"/>
          <w:i/>
          <w:iCs/>
          <w:sz w:val="24"/>
          <w:szCs w:val="24"/>
        </w:rPr>
        <w:t>layout</w:t>
      </w:r>
      <w:r w:rsidRPr="0017506A">
        <w:rPr>
          <w:rFonts w:ascii="Arial" w:hAnsi="Arial" w:cs="Arial"/>
          <w:sz w:val="24"/>
          <w:szCs w:val="24"/>
        </w:rPr>
        <w:t xml:space="preserve">s </w:t>
      </w:r>
      <w:r w:rsidRPr="00357089">
        <w:rPr>
          <w:rFonts w:ascii="Arial" w:hAnsi="Arial" w:cs="Arial"/>
          <w:sz w:val="24"/>
          <w:szCs w:val="24"/>
        </w:rPr>
        <w:t>XML.</w:t>
      </w:r>
    </w:p>
    <w:p w14:paraId="64700F68" w14:textId="77777777" w:rsidR="00811D4F" w:rsidRPr="0017506A" w:rsidRDefault="00811D4F" w:rsidP="002D6A33">
      <w:pPr>
        <w:numPr>
          <w:ilvl w:val="0"/>
          <w:numId w:val="12"/>
        </w:numPr>
        <w:spacing w:line="23" w:lineRule="atLeast"/>
        <w:jc w:val="both"/>
        <w:rPr>
          <w:rFonts w:ascii="Arial" w:hAnsi="Arial" w:cs="Arial"/>
          <w:sz w:val="24"/>
          <w:szCs w:val="24"/>
        </w:rPr>
      </w:pPr>
      <w:r w:rsidRPr="0017506A">
        <w:rPr>
          <w:rFonts w:ascii="Arial" w:hAnsi="Arial" w:cs="Arial"/>
          <w:b/>
          <w:bCs/>
          <w:sz w:val="24"/>
          <w:szCs w:val="24"/>
        </w:rPr>
        <w:t>Padronização institucional:</w:t>
      </w:r>
      <w:r w:rsidRPr="0017506A">
        <w:rPr>
          <w:rFonts w:ascii="Arial" w:hAnsi="Arial" w:cs="Arial"/>
          <w:sz w:val="24"/>
          <w:szCs w:val="24"/>
        </w:rPr>
        <w:t xml:space="preserve"> facilita políticas de acessibilidade em redes de ensino ou empresas.</w:t>
      </w:r>
    </w:p>
    <w:p w14:paraId="3A0BF820" w14:textId="77777777" w:rsidR="00811D4F" w:rsidRPr="00357089" w:rsidRDefault="00811D4F" w:rsidP="002D6A33">
      <w:pPr>
        <w:numPr>
          <w:ilvl w:val="0"/>
          <w:numId w:val="12"/>
        </w:numPr>
        <w:spacing w:line="23" w:lineRule="atLeast"/>
        <w:jc w:val="both"/>
        <w:rPr>
          <w:rFonts w:ascii="Arial" w:hAnsi="Arial" w:cs="Arial"/>
          <w:sz w:val="24"/>
          <w:szCs w:val="24"/>
        </w:rPr>
      </w:pPr>
      <w:r w:rsidRPr="0017506A">
        <w:rPr>
          <w:rFonts w:ascii="Arial" w:hAnsi="Arial" w:cs="Arial"/>
          <w:b/>
          <w:bCs/>
          <w:sz w:val="24"/>
          <w:szCs w:val="24"/>
        </w:rPr>
        <w:t>Impacto real:</w:t>
      </w:r>
      <w:r w:rsidRPr="0017506A">
        <w:rPr>
          <w:rFonts w:ascii="Arial" w:hAnsi="Arial" w:cs="Arial"/>
          <w:sz w:val="24"/>
          <w:szCs w:val="24"/>
        </w:rPr>
        <w:t xml:space="preserve"> melhora a experiência de todos, sem criar “versões especiais”.</w:t>
      </w:r>
    </w:p>
    <w:p w14:paraId="783ABA50" w14:textId="77777777" w:rsidR="00811D4F" w:rsidRPr="00D3363D" w:rsidRDefault="00811D4F" w:rsidP="00357089">
      <w:pPr>
        <w:spacing w:line="23" w:lineRule="atLeast"/>
        <w:ind w:left="720"/>
        <w:jc w:val="both"/>
        <w:rPr>
          <w:rFonts w:ascii="Arial" w:hAnsi="Arial" w:cs="Arial"/>
          <w:sz w:val="4"/>
          <w:szCs w:val="4"/>
        </w:rPr>
      </w:pPr>
    </w:p>
    <w:p w14:paraId="000A9557" w14:textId="77777777" w:rsidR="00811D4F" w:rsidRPr="00357089" w:rsidRDefault="00811D4F" w:rsidP="00D3363D">
      <w:pPr>
        <w:jc w:val="both"/>
      </w:pPr>
      <w:r w:rsidRPr="40C8FFD2">
        <w:rPr>
          <w:rFonts w:ascii="Arial" w:hAnsi="Arial" w:cs="Arial"/>
          <w:sz w:val="24"/>
          <w:szCs w:val="24"/>
        </w:rPr>
        <w:t xml:space="preserve">O propósito da MobileDU é </w:t>
      </w:r>
      <w:r w:rsidRPr="40C8FFD2">
        <w:rPr>
          <w:rFonts w:ascii="Arial" w:hAnsi="Arial" w:cs="Arial"/>
          <w:b/>
          <w:bCs/>
          <w:sz w:val="24"/>
          <w:szCs w:val="24"/>
        </w:rPr>
        <w:t>facilitar o trabalho do desenvolvedor</w:t>
      </w:r>
      <w:r w:rsidRPr="40C8FFD2">
        <w:rPr>
          <w:rFonts w:ascii="Arial" w:hAnsi="Arial" w:cs="Arial"/>
          <w:sz w:val="24"/>
          <w:szCs w:val="24"/>
        </w:rPr>
        <w:t xml:space="preserve">, entregando acessibilidade como um </w:t>
      </w:r>
      <w:r w:rsidRPr="40C8FFD2">
        <w:rPr>
          <w:rFonts w:ascii="Arial" w:hAnsi="Arial" w:cs="Arial"/>
          <w:b/>
          <w:bCs/>
          <w:sz w:val="24"/>
          <w:szCs w:val="24"/>
        </w:rPr>
        <w:t>recurso central e não opcional</w:t>
      </w:r>
      <w:r w:rsidRPr="40C8FFD2">
        <w:rPr>
          <w:rFonts w:ascii="Arial" w:hAnsi="Arial" w:cs="Arial"/>
          <w:sz w:val="24"/>
          <w:szCs w:val="24"/>
        </w:rPr>
        <w:t>.</w:t>
      </w:r>
    </w:p>
    <w:p w14:paraId="310FCAE7" w14:textId="6D4BB071" w:rsidR="00811D4F" w:rsidRPr="00357089" w:rsidRDefault="00811D4F" w:rsidP="40C8FFD2">
      <w:pPr>
        <w:pStyle w:val="Ttulo"/>
        <w:spacing w:before="240" w:after="240"/>
        <w:jc w:val="both"/>
        <w:rPr>
          <w:b/>
          <w:bCs/>
          <w:color w:val="3A7A6E"/>
          <w:sz w:val="32"/>
          <w:szCs w:val="32"/>
        </w:rPr>
      </w:pPr>
      <w:r>
        <w:rPr>
          <w:b/>
          <w:bCs/>
          <w:color w:val="3A7A6E"/>
          <w:sz w:val="32"/>
          <w:szCs w:val="32"/>
        </w:rPr>
        <w:t>6</w:t>
      </w:r>
      <w:r w:rsidRPr="40C8FFD2">
        <w:rPr>
          <w:b/>
          <w:bCs/>
          <w:color w:val="3A7A6E"/>
          <w:sz w:val="32"/>
          <w:szCs w:val="32"/>
        </w:rPr>
        <w:t>. Boas práticas (</w:t>
      </w:r>
      <w:r w:rsidR="004554EE">
        <w:rPr>
          <w:b/>
          <w:bCs/>
          <w:color w:val="3A7A6E"/>
          <w:sz w:val="32"/>
          <w:szCs w:val="32"/>
        </w:rPr>
        <w:t xml:space="preserve">Desenho </w:t>
      </w:r>
      <w:r w:rsidRPr="40C8FFD2">
        <w:rPr>
          <w:b/>
          <w:bCs/>
          <w:color w:val="3A7A6E"/>
          <w:sz w:val="32"/>
          <w:szCs w:val="32"/>
        </w:rPr>
        <w:t>Universal) para usar junto</w:t>
      </w:r>
    </w:p>
    <w:p w14:paraId="45E7BE69" w14:textId="77777777" w:rsidR="00811D4F" w:rsidRPr="00E2168E" w:rsidRDefault="00811D4F" w:rsidP="002D6A33">
      <w:pPr>
        <w:numPr>
          <w:ilvl w:val="0"/>
          <w:numId w:val="14"/>
        </w:numPr>
        <w:spacing w:line="23" w:lineRule="atLeast"/>
        <w:jc w:val="both"/>
        <w:rPr>
          <w:rFonts w:ascii="Arial" w:hAnsi="Arial" w:cs="Arial"/>
          <w:sz w:val="24"/>
          <w:szCs w:val="24"/>
        </w:rPr>
      </w:pPr>
      <w:r w:rsidRPr="00E2168E">
        <w:rPr>
          <w:rFonts w:ascii="Arial" w:hAnsi="Arial" w:cs="Arial"/>
          <w:b/>
          <w:bCs/>
          <w:sz w:val="24"/>
          <w:szCs w:val="24"/>
        </w:rPr>
        <w:t>Texto real, não imagem</w:t>
      </w:r>
      <w:r w:rsidRPr="00E2168E">
        <w:rPr>
          <w:rFonts w:ascii="Arial" w:hAnsi="Arial" w:cs="Arial"/>
          <w:sz w:val="24"/>
          <w:szCs w:val="24"/>
        </w:rPr>
        <w:t xml:space="preserve"> → o applier ajusta fontes; imagens com texto não escalam.</w:t>
      </w:r>
    </w:p>
    <w:p w14:paraId="668095FD" w14:textId="77777777" w:rsidR="00811D4F" w:rsidRPr="00E2168E" w:rsidRDefault="00811D4F" w:rsidP="002D6A33">
      <w:pPr>
        <w:numPr>
          <w:ilvl w:val="0"/>
          <w:numId w:val="14"/>
        </w:numPr>
        <w:spacing w:line="23" w:lineRule="atLeast"/>
        <w:jc w:val="both"/>
        <w:rPr>
          <w:rFonts w:ascii="Arial" w:hAnsi="Arial" w:cs="Arial"/>
          <w:sz w:val="24"/>
          <w:szCs w:val="24"/>
        </w:rPr>
      </w:pPr>
      <w:r w:rsidRPr="00E2168E">
        <w:rPr>
          <w:rFonts w:ascii="Arial" w:hAnsi="Arial" w:cs="Arial"/>
          <w:b/>
          <w:bCs/>
          <w:sz w:val="24"/>
          <w:szCs w:val="24"/>
        </w:rPr>
        <w:t>Cores com contraste</w:t>
      </w:r>
      <w:r w:rsidRPr="00E2168E">
        <w:rPr>
          <w:rFonts w:ascii="Arial" w:hAnsi="Arial" w:cs="Arial"/>
          <w:sz w:val="24"/>
          <w:szCs w:val="24"/>
        </w:rPr>
        <w:t xml:space="preserve"> → mesmo com paletas livres, mantenha alternativas </w:t>
      </w:r>
      <w:r w:rsidRPr="00E2168E">
        <w:rPr>
          <w:rFonts w:ascii="Arial" w:hAnsi="Arial" w:cs="Arial"/>
          <w:b/>
          <w:bCs/>
          <w:sz w:val="24"/>
          <w:szCs w:val="24"/>
        </w:rPr>
        <w:t>alto contraste</w:t>
      </w:r>
      <w:r w:rsidRPr="00E2168E">
        <w:rPr>
          <w:rFonts w:ascii="Arial" w:hAnsi="Arial" w:cs="Arial"/>
          <w:sz w:val="24"/>
          <w:szCs w:val="24"/>
        </w:rPr>
        <w:t xml:space="preserve"> disponíveis.</w:t>
      </w:r>
    </w:p>
    <w:p w14:paraId="6E06EE90" w14:textId="77777777" w:rsidR="00811D4F" w:rsidRPr="00E2168E" w:rsidRDefault="00811D4F" w:rsidP="002D6A33">
      <w:pPr>
        <w:numPr>
          <w:ilvl w:val="0"/>
          <w:numId w:val="14"/>
        </w:numPr>
        <w:spacing w:line="23" w:lineRule="atLeast"/>
        <w:jc w:val="both"/>
        <w:rPr>
          <w:rFonts w:ascii="Arial" w:hAnsi="Arial" w:cs="Arial"/>
          <w:sz w:val="24"/>
          <w:szCs w:val="24"/>
        </w:rPr>
      </w:pPr>
      <w:r w:rsidRPr="00E2168E">
        <w:rPr>
          <w:rFonts w:ascii="Arial" w:hAnsi="Arial" w:cs="Arial"/>
          <w:b/>
          <w:bCs/>
          <w:sz w:val="24"/>
          <w:szCs w:val="24"/>
        </w:rPr>
        <w:t>Rótulos claros e consistentes</w:t>
      </w:r>
      <w:r w:rsidRPr="00E2168E">
        <w:rPr>
          <w:rFonts w:ascii="Arial" w:hAnsi="Arial" w:cs="Arial"/>
          <w:sz w:val="24"/>
          <w:szCs w:val="24"/>
        </w:rPr>
        <w:t xml:space="preserve"> → botões e títulos descritivos.</w:t>
      </w:r>
    </w:p>
    <w:p w14:paraId="1AFAFA7C" w14:textId="77777777" w:rsidR="00811D4F" w:rsidRPr="00357089" w:rsidRDefault="00811D4F" w:rsidP="00357089">
      <w:pPr>
        <w:spacing w:line="23" w:lineRule="atLeast"/>
        <w:jc w:val="both"/>
        <w:rPr>
          <w:rFonts w:ascii="Arial" w:hAnsi="Arial" w:cs="Arial"/>
          <w:b/>
          <w:bCs/>
          <w:sz w:val="24"/>
          <w:szCs w:val="24"/>
        </w:rPr>
      </w:pPr>
    </w:p>
    <w:p w14:paraId="29681761" w14:textId="77777777" w:rsidR="00811D4F" w:rsidRPr="0017506A" w:rsidRDefault="00811D4F" w:rsidP="40C8FFD2">
      <w:pPr>
        <w:pStyle w:val="Ttulo"/>
        <w:spacing w:before="240" w:after="240"/>
        <w:jc w:val="both"/>
        <w:rPr>
          <w:b/>
          <w:bCs/>
          <w:color w:val="3A7A6E"/>
          <w:sz w:val="32"/>
          <w:szCs w:val="32"/>
        </w:rPr>
      </w:pPr>
      <w:r>
        <w:rPr>
          <w:b/>
          <w:bCs/>
          <w:color w:val="3A7A6E"/>
          <w:sz w:val="32"/>
          <w:szCs w:val="32"/>
        </w:rPr>
        <w:t>7</w:t>
      </w:r>
      <w:r w:rsidRPr="40C8FFD2">
        <w:rPr>
          <w:b/>
          <w:bCs/>
          <w:color w:val="3A7A6E"/>
          <w:sz w:val="32"/>
          <w:szCs w:val="32"/>
        </w:rPr>
        <w:t>. Possibilidades de expansão</w:t>
      </w:r>
    </w:p>
    <w:p w14:paraId="19559DC9" w14:textId="77777777" w:rsidR="00811D4F" w:rsidRPr="0017506A" w:rsidRDefault="00811D4F" w:rsidP="00357089">
      <w:pPr>
        <w:spacing w:line="23" w:lineRule="atLeast"/>
        <w:jc w:val="both"/>
        <w:rPr>
          <w:rFonts w:ascii="Arial" w:hAnsi="Arial" w:cs="Arial"/>
          <w:sz w:val="24"/>
          <w:szCs w:val="24"/>
        </w:rPr>
      </w:pPr>
      <w:r w:rsidRPr="0017506A">
        <w:rPr>
          <w:rFonts w:ascii="Arial" w:hAnsi="Arial" w:cs="Arial"/>
          <w:sz w:val="24"/>
          <w:szCs w:val="24"/>
        </w:rPr>
        <w:t xml:space="preserve">A MobileDU foi criada para </w:t>
      </w:r>
      <w:r w:rsidRPr="0017506A">
        <w:rPr>
          <w:rFonts w:ascii="Arial" w:hAnsi="Arial" w:cs="Arial"/>
          <w:b/>
          <w:bCs/>
          <w:sz w:val="24"/>
          <w:szCs w:val="24"/>
        </w:rPr>
        <w:t>evoluir de forma colaborativa</w:t>
      </w:r>
      <w:r w:rsidRPr="0017506A">
        <w:rPr>
          <w:rFonts w:ascii="Arial" w:hAnsi="Arial" w:cs="Arial"/>
          <w:sz w:val="24"/>
          <w:szCs w:val="24"/>
        </w:rPr>
        <w:t>.</w:t>
      </w:r>
      <w:r w:rsidRPr="0017506A">
        <w:rPr>
          <w:rFonts w:ascii="Arial" w:hAnsi="Arial" w:cs="Arial"/>
          <w:sz w:val="24"/>
          <w:szCs w:val="24"/>
        </w:rPr>
        <w:br/>
        <w:t>Entre as próximas possibilidades estão:</w:t>
      </w:r>
    </w:p>
    <w:p w14:paraId="0492EEAE" w14:textId="77777777" w:rsidR="00811D4F" w:rsidRDefault="00811D4F" w:rsidP="00714D5D">
      <w:pPr>
        <w:spacing w:line="23" w:lineRule="atLeast"/>
        <w:ind w:left="720"/>
        <w:jc w:val="both"/>
        <w:rPr>
          <w:rFonts w:ascii="Arial" w:hAnsi="Arial" w:cs="Arial"/>
          <w:sz w:val="24"/>
          <w:szCs w:val="24"/>
        </w:rPr>
      </w:pPr>
    </w:p>
    <w:p w14:paraId="13DB47B4" w14:textId="77777777" w:rsidR="00811D4F" w:rsidRPr="0017506A" w:rsidRDefault="00811D4F" w:rsidP="002D6A33">
      <w:pPr>
        <w:numPr>
          <w:ilvl w:val="0"/>
          <w:numId w:val="13"/>
        </w:numPr>
        <w:spacing w:line="23" w:lineRule="atLeast"/>
        <w:jc w:val="both"/>
        <w:rPr>
          <w:rFonts w:ascii="Arial" w:hAnsi="Arial" w:cs="Arial"/>
          <w:sz w:val="24"/>
          <w:szCs w:val="24"/>
        </w:rPr>
      </w:pPr>
      <w:r w:rsidRPr="0017506A">
        <w:rPr>
          <w:rFonts w:ascii="Arial" w:hAnsi="Arial" w:cs="Arial"/>
          <w:sz w:val="24"/>
          <w:szCs w:val="24"/>
        </w:rPr>
        <w:t>Zoom de interface.</w:t>
      </w:r>
    </w:p>
    <w:p w14:paraId="5E5A8A99" w14:textId="77777777" w:rsidR="00811D4F" w:rsidRPr="0017506A" w:rsidRDefault="00811D4F" w:rsidP="002D6A33">
      <w:pPr>
        <w:numPr>
          <w:ilvl w:val="0"/>
          <w:numId w:val="13"/>
        </w:numPr>
        <w:spacing w:line="23" w:lineRule="atLeast"/>
        <w:jc w:val="both"/>
        <w:rPr>
          <w:rFonts w:ascii="Arial" w:hAnsi="Arial" w:cs="Arial"/>
          <w:sz w:val="24"/>
          <w:szCs w:val="24"/>
        </w:rPr>
      </w:pPr>
      <w:r w:rsidRPr="0017506A">
        <w:rPr>
          <w:rFonts w:ascii="Arial" w:hAnsi="Arial" w:cs="Arial"/>
          <w:sz w:val="24"/>
          <w:szCs w:val="24"/>
        </w:rPr>
        <w:t>Novas abas (Gestos, Notificações, Entrada).</w:t>
      </w:r>
    </w:p>
    <w:p w14:paraId="5283F0FD" w14:textId="77777777" w:rsidR="00811D4F" w:rsidRPr="0017506A" w:rsidRDefault="00811D4F" w:rsidP="002D6A33">
      <w:pPr>
        <w:numPr>
          <w:ilvl w:val="0"/>
          <w:numId w:val="13"/>
        </w:numPr>
        <w:spacing w:line="23" w:lineRule="atLeast"/>
        <w:jc w:val="both"/>
        <w:rPr>
          <w:rFonts w:ascii="Arial" w:hAnsi="Arial" w:cs="Arial"/>
          <w:sz w:val="24"/>
          <w:szCs w:val="24"/>
        </w:rPr>
      </w:pPr>
      <w:r w:rsidRPr="0017506A">
        <w:rPr>
          <w:rFonts w:ascii="Arial" w:hAnsi="Arial" w:cs="Arial"/>
          <w:sz w:val="24"/>
          <w:szCs w:val="24"/>
        </w:rPr>
        <w:t>Perfis de usuário exportáveis.</w:t>
      </w:r>
    </w:p>
    <w:p w14:paraId="2AC0F8D9" w14:textId="77777777" w:rsidR="00811D4F" w:rsidRPr="0017506A" w:rsidRDefault="00811D4F" w:rsidP="002D6A33">
      <w:pPr>
        <w:numPr>
          <w:ilvl w:val="0"/>
          <w:numId w:val="13"/>
        </w:numPr>
        <w:spacing w:line="23" w:lineRule="atLeast"/>
        <w:jc w:val="both"/>
        <w:rPr>
          <w:rFonts w:ascii="Arial" w:hAnsi="Arial" w:cs="Arial"/>
          <w:sz w:val="24"/>
          <w:szCs w:val="24"/>
        </w:rPr>
      </w:pPr>
      <w:r w:rsidRPr="0017506A">
        <w:rPr>
          <w:rFonts w:ascii="Arial" w:hAnsi="Arial" w:cs="Arial"/>
          <w:sz w:val="24"/>
          <w:szCs w:val="24"/>
        </w:rPr>
        <w:t>Temas de alto contraste validados por normas WCAG.</w:t>
      </w:r>
    </w:p>
    <w:p w14:paraId="481755A1" w14:textId="77777777" w:rsidR="00811D4F" w:rsidRPr="0017506A" w:rsidRDefault="00811D4F" w:rsidP="002D6A33">
      <w:pPr>
        <w:numPr>
          <w:ilvl w:val="0"/>
          <w:numId w:val="13"/>
        </w:numPr>
        <w:spacing w:line="23" w:lineRule="atLeast"/>
        <w:jc w:val="both"/>
        <w:rPr>
          <w:rFonts w:ascii="Arial" w:hAnsi="Arial" w:cs="Arial"/>
          <w:sz w:val="24"/>
          <w:szCs w:val="24"/>
        </w:rPr>
      </w:pPr>
      <w:r w:rsidRPr="0017506A">
        <w:rPr>
          <w:rFonts w:ascii="Arial" w:hAnsi="Arial" w:cs="Arial"/>
          <w:sz w:val="24"/>
          <w:szCs w:val="24"/>
        </w:rPr>
        <w:t>Suporte ampliado a Jetpack Compose.</w:t>
      </w:r>
    </w:p>
    <w:p w14:paraId="423CCF30" w14:textId="67E7711E" w:rsidR="00811D4F" w:rsidRPr="0017506A" w:rsidRDefault="00811D4F" w:rsidP="00357089">
      <w:pPr>
        <w:spacing w:line="23" w:lineRule="atLeast"/>
        <w:jc w:val="both"/>
        <w:rPr>
          <w:rFonts w:ascii="Arial" w:hAnsi="Arial" w:cs="Arial"/>
          <w:sz w:val="24"/>
          <w:szCs w:val="24"/>
        </w:rPr>
      </w:pPr>
      <w:r w:rsidRPr="0017506A">
        <w:rPr>
          <w:rFonts w:ascii="Arial" w:hAnsi="Arial" w:cs="Arial"/>
          <w:sz w:val="24"/>
          <w:szCs w:val="24"/>
        </w:rPr>
        <w:t xml:space="preserve">Essa </w:t>
      </w:r>
      <w:r w:rsidRPr="0017506A">
        <w:rPr>
          <w:rFonts w:ascii="Arial" w:hAnsi="Arial" w:cs="Arial"/>
          <w:b/>
          <w:bCs/>
          <w:sz w:val="24"/>
          <w:szCs w:val="24"/>
        </w:rPr>
        <w:t>abertura à evolução</w:t>
      </w:r>
      <w:r w:rsidRPr="0017506A">
        <w:rPr>
          <w:rFonts w:ascii="Arial" w:hAnsi="Arial" w:cs="Arial"/>
          <w:sz w:val="24"/>
          <w:szCs w:val="24"/>
        </w:rPr>
        <w:t xml:space="preserve"> torna a biblioteca um </w:t>
      </w:r>
      <w:r w:rsidRPr="0017506A">
        <w:rPr>
          <w:rFonts w:ascii="Arial" w:hAnsi="Arial" w:cs="Arial"/>
          <w:b/>
          <w:bCs/>
          <w:sz w:val="24"/>
          <w:szCs w:val="24"/>
        </w:rPr>
        <w:t xml:space="preserve">laboratório vivo de </w:t>
      </w:r>
      <w:r w:rsidR="004554EE">
        <w:rPr>
          <w:rFonts w:ascii="Arial" w:hAnsi="Arial" w:cs="Arial"/>
          <w:b/>
          <w:bCs/>
          <w:sz w:val="24"/>
          <w:szCs w:val="24"/>
        </w:rPr>
        <w:t xml:space="preserve">Desenho </w:t>
      </w:r>
      <w:r w:rsidRPr="0017506A">
        <w:rPr>
          <w:rFonts w:ascii="Arial" w:hAnsi="Arial" w:cs="Arial"/>
          <w:b/>
          <w:bCs/>
          <w:sz w:val="24"/>
          <w:szCs w:val="24"/>
        </w:rPr>
        <w:t>Universal</w:t>
      </w:r>
      <w:r w:rsidRPr="0017506A">
        <w:rPr>
          <w:rFonts w:ascii="Arial" w:hAnsi="Arial" w:cs="Arial"/>
          <w:sz w:val="24"/>
          <w:szCs w:val="24"/>
        </w:rPr>
        <w:t>, incentivando contribuições da comunidade e de alunos em formação.</w:t>
      </w:r>
    </w:p>
    <w:p w14:paraId="31E54C24" w14:textId="660C8BB4" w:rsidR="00E27ED7" w:rsidRDefault="00E27ED7">
      <w:pPr>
        <w:rPr>
          <w:rFonts w:ascii="Arial" w:hAnsi="Arial" w:cs="Arial"/>
          <w:sz w:val="24"/>
          <w:szCs w:val="24"/>
        </w:rPr>
      </w:pPr>
      <w:r>
        <w:rPr>
          <w:rFonts w:ascii="Arial" w:hAnsi="Arial" w:cs="Arial"/>
          <w:sz w:val="24"/>
          <w:szCs w:val="24"/>
        </w:rPr>
        <w:br w:type="page"/>
      </w:r>
    </w:p>
    <w:p w14:paraId="0A587214" w14:textId="77777777" w:rsidR="00811D4F" w:rsidRPr="00357089" w:rsidRDefault="00811D4F" w:rsidP="00357089">
      <w:pPr>
        <w:spacing w:line="23" w:lineRule="atLeast"/>
        <w:jc w:val="both"/>
        <w:rPr>
          <w:rFonts w:ascii="Arial" w:hAnsi="Arial" w:cs="Arial"/>
          <w:sz w:val="24"/>
          <w:szCs w:val="24"/>
        </w:rPr>
      </w:pPr>
    </w:p>
    <w:p w14:paraId="44A6C38A" w14:textId="77777777" w:rsidR="00811D4F" w:rsidRPr="00357089" w:rsidRDefault="00811D4F" w:rsidP="40C8FFD2">
      <w:pPr>
        <w:pStyle w:val="Ttulo"/>
        <w:spacing w:before="240" w:after="240"/>
        <w:jc w:val="both"/>
        <w:rPr>
          <w:b/>
          <w:bCs/>
          <w:color w:val="3A7A6E"/>
          <w:sz w:val="32"/>
          <w:szCs w:val="32"/>
        </w:rPr>
      </w:pPr>
      <w:r>
        <w:rPr>
          <w:b/>
          <w:bCs/>
          <w:color w:val="3A7A6E"/>
          <w:sz w:val="32"/>
          <w:szCs w:val="32"/>
        </w:rPr>
        <w:t>8</w:t>
      </w:r>
      <w:r w:rsidRPr="40C8FFD2">
        <w:rPr>
          <w:b/>
          <w:bCs/>
          <w:color w:val="3A7A6E"/>
          <w:sz w:val="32"/>
          <w:szCs w:val="32"/>
        </w:rPr>
        <w:t>. Como instalar a biblioteca no App ?</w:t>
      </w:r>
    </w:p>
    <w:p w14:paraId="4CA86364" w14:textId="77777777" w:rsidR="00811D4F" w:rsidRDefault="00811D4F" w:rsidP="40C8FFD2">
      <w:pPr>
        <w:rPr>
          <w:rFonts w:ascii="Aptos" w:eastAsia="Aptos" w:hAnsi="Aptos" w:cs="Aptos"/>
          <w:b/>
          <w:bCs/>
          <w:color w:val="000000" w:themeColor="text1"/>
          <w:sz w:val="32"/>
          <w:szCs w:val="32"/>
        </w:rPr>
      </w:pPr>
      <w:r w:rsidRPr="40C8FFD2">
        <w:rPr>
          <w:rFonts w:ascii="Aptos" w:eastAsia="Aptos" w:hAnsi="Aptos" w:cs="Aptos"/>
          <w:color w:val="000000" w:themeColor="text1"/>
        </w:rPr>
        <w:t xml:space="preserve">1) </w:t>
      </w:r>
      <w:r>
        <w:rPr>
          <w:rFonts w:ascii="Aptos" w:eastAsia="Aptos" w:hAnsi="Aptos" w:cs="Aptos"/>
          <w:color w:val="000000" w:themeColor="text1"/>
        </w:rPr>
        <w:t>Abrir o a</w:t>
      </w:r>
      <w:r w:rsidRPr="40C8FFD2">
        <w:rPr>
          <w:rFonts w:ascii="Aptos" w:eastAsia="Aptos" w:hAnsi="Aptos" w:cs="Aptos"/>
          <w:color w:val="000000" w:themeColor="text1"/>
        </w:rPr>
        <w:t xml:space="preserve">rquivo </w:t>
      </w:r>
      <w:r w:rsidRPr="40C8FFD2">
        <w:rPr>
          <w:rFonts w:ascii="Aptos" w:eastAsia="Aptos" w:hAnsi="Aptos" w:cs="Aptos"/>
          <w:b/>
          <w:bCs/>
          <w:color w:val="000000" w:themeColor="text1"/>
          <w:sz w:val="32"/>
          <w:szCs w:val="32"/>
        </w:rPr>
        <w:t>Setings.gradle.kts</w:t>
      </w:r>
    </w:p>
    <w:p w14:paraId="72F9E07F" w14:textId="77777777" w:rsidR="00811D4F" w:rsidRDefault="00811D4F" w:rsidP="00327F66">
      <w:pPr>
        <w:jc w:val="center"/>
        <w:rPr>
          <w:rFonts w:ascii="Aptos" w:eastAsia="Aptos" w:hAnsi="Aptos" w:cs="Aptos"/>
          <w:b/>
          <w:bCs/>
          <w:color w:val="000000" w:themeColor="text1"/>
          <w:sz w:val="32"/>
          <w:szCs w:val="32"/>
        </w:rPr>
      </w:pPr>
      <w:r>
        <w:rPr>
          <w:noProof/>
        </w:rPr>
        <w:drawing>
          <wp:inline distT="0" distB="0" distL="0" distR="0" wp14:anchorId="27CCBF41" wp14:editId="384DB4F9">
            <wp:extent cx="2819400" cy="2977496"/>
            <wp:effectExtent l="0" t="0" r="0" b="0"/>
            <wp:docPr id="132794071" name="Imagem 1" descr="Imagem com a estrutura de arquivos do projeto, com uma seta indicando o arquivo settings.gradle.kts que terá que ser edi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4071" name="Imagem 1" descr="Imagem com a estrutura de arquivos do projeto, com uma seta indicando o arquivo settings.gradle.kts que terá que ser editado"/>
                    <pic:cNvPicPr/>
                  </pic:nvPicPr>
                  <pic:blipFill>
                    <a:blip r:embed="rId87"/>
                    <a:stretch>
                      <a:fillRect/>
                    </a:stretch>
                  </pic:blipFill>
                  <pic:spPr>
                    <a:xfrm>
                      <a:off x="0" y="0"/>
                      <a:ext cx="2835263" cy="2994248"/>
                    </a:xfrm>
                    <a:prstGeom prst="rect">
                      <a:avLst/>
                    </a:prstGeom>
                  </pic:spPr>
                </pic:pic>
              </a:graphicData>
            </a:graphic>
          </wp:inline>
        </w:drawing>
      </w:r>
    </w:p>
    <w:p w14:paraId="77265AEC" w14:textId="77777777" w:rsidR="00811D4F" w:rsidRPr="004240AD" w:rsidRDefault="00811D4F" w:rsidP="40C8FFD2">
      <w:pPr>
        <w:rPr>
          <w:rFonts w:ascii="Arial" w:eastAsia="Aptos" w:hAnsi="Arial" w:cs="Arial"/>
          <w:color w:val="000000" w:themeColor="text1"/>
          <w:sz w:val="24"/>
          <w:szCs w:val="24"/>
        </w:rPr>
      </w:pPr>
      <w:r w:rsidRPr="004240AD">
        <w:rPr>
          <w:rFonts w:ascii="Arial" w:eastAsia="Aptos" w:hAnsi="Arial" w:cs="Arial"/>
          <w:color w:val="000000" w:themeColor="text1"/>
          <w:sz w:val="24"/>
          <w:szCs w:val="24"/>
        </w:rPr>
        <w:t xml:space="preserve">Na seção </w:t>
      </w:r>
      <w:r w:rsidRPr="004240AD">
        <w:rPr>
          <w:rFonts w:ascii="Arial" w:eastAsia="Aptos" w:hAnsi="Arial" w:cs="Arial"/>
          <w:b/>
          <w:bCs/>
          <w:color w:val="000000" w:themeColor="text1"/>
          <w:sz w:val="24"/>
          <w:szCs w:val="24"/>
        </w:rPr>
        <w:t>dependencyResolutionManagement</w:t>
      </w:r>
      <w:r w:rsidRPr="004240AD">
        <w:rPr>
          <w:rFonts w:ascii="Arial" w:eastAsia="Aptos" w:hAnsi="Arial" w:cs="Arial"/>
          <w:color w:val="000000" w:themeColor="text1"/>
          <w:sz w:val="24"/>
          <w:szCs w:val="24"/>
        </w:rPr>
        <w:t xml:space="preserve"> inserir a linha: </w:t>
      </w:r>
      <w:r w:rsidRPr="004240AD">
        <w:rPr>
          <w:rFonts w:ascii="Arial" w:eastAsia="Aptos" w:hAnsi="Arial" w:cs="Arial"/>
          <w:b/>
          <w:bCs/>
          <w:color w:val="000000" w:themeColor="text1"/>
          <w:sz w:val="24"/>
          <w:szCs w:val="24"/>
        </w:rPr>
        <w:t xml:space="preserve">  maven { </w:t>
      </w:r>
      <w:r w:rsidRPr="004240AD">
        <w:rPr>
          <w:rFonts w:ascii="Arial" w:eastAsia="Aptos" w:hAnsi="Arial" w:cs="Arial"/>
          <w:b/>
          <w:bCs/>
          <w:i/>
          <w:iCs/>
          <w:color w:val="000000" w:themeColor="text1"/>
          <w:sz w:val="24"/>
          <w:szCs w:val="24"/>
        </w:rPr>
        <w:t xml:space="preserve">url </w:t>
      </w:r>
      <w:r w:rsidRPr="004240AD">
        <w:rPr>
          <w:rFonts w:ascii="Arial" w:eastAsia="Aptos" w:hAnsi="Arial" w:cs="Arial"/>
          <w:b/>
          <w:bCs/>
          <w:color w:val="000000" w:themeColor="text1"/>
          <w:sz w:val="24"/>
          <w:szCs w:val="24"/>
        </w:rPr>
        <w:t xml:space="preserve">= uri("https://jitpack.io") </w:t>
      </w:r>
      <w:r w:rsidRPr="004240AD">
        <w:rPr>
          <w:rFonts w:ascii="Arial" w:eastAsia="Aptos" w:hAnsi="Arial" w:cs="Arial"/>
          <w:color w:val="000000" w:themeColor="text1"/>
          <w:sz w:val="24"/>
          <w:szCs w:val="24"/>
        </w:rPr>
        <w:t>conforme exemplo abaixo</w:t>
      </w:r>
      <w:r w:rsidRPr="004240AD">
        <w:rPr>
          <w:rFonts w:ascii="Arial" w:eastAsia="Aptos" w:hAnsi="Arial" w:cs="Arial"/>
          <w:b/>
          <w:bCs/>
          <w:color w:val="000000" w:themeColor="text1"/>
          <w:sz w:val="24"/>
          <w:szCs w:val="24"/>
        </w:rPr>
        <w:t>:</w:t>
      </w:r>
    </w:p>
    <w:p w14:paraId="157B1A6E" w14:textId="77777777" w:rsidR="00811D4F" w:rsidRDefault="00811D4F" w:rsidP="40C8FFD2">
      <w:pPr>
        <w:rPr>
          <w:rFonts w:ascii="Aptos" w:eastAsia="Aptos" w:hAnsi="Aptos" w:cs="Aptos"/>
          <w:b/>
          <w:bCs/>
          <w:color w:val="000000" w:themeColor="text1"/>
          <w:lang w:val="en-US"/>
        </w:rPr>
      </w:pPr>
      <w:r w:rsidRPr="40C8FFD2">
        <w:rPr>
          <w:rFonts w:ascii="Aptos" w:eastAsia="Aptos" w:hAnsi="Aptos" w:cs="Aptos"/>
          <w:color w:val="000000" w:themeColor="text1"/>
          <w:lang w:val="en-US"/>
        </w:rPr>
        <w:t xml:space="preserve">dependencyResolutionManagement </w:t>
      </w:r>
      <w:r w:rsidRPr="40C8FFD2">
        <w:rPr>
          <w:rFonts w:ascii="Aptos" w:eastAsia="Aptos" w:hAnsi="Aptos" w:cs="Aptos"/>
          <w:b/>
          <w:bCs/>
          <w:color w:val="000000" w:themeColor="text1"/>
          <w:lang w:val="en-US"/>
        </w:rPr>
        <w:t>{</w:t>
      </w:r>
      <w:r w:rsidRPr="00CC1334">
        <w:rPr>
          <w:lang w:val="en-US"/>
        </w:rPr>
        <w:br/>
      </w:r>
      <w:r w:rsidRPr="40C8FFD2">
        <w:rPr>
          <w:rFonts w:ascii="Aptos" w:eastAsia="Aptos" w:hAnsi="Aptos" w:cs="Aptos"/>
          <w:b/>
          <w:bCs/>
          <w:color w:val="000000" w:themeColor="text1"/>
          <w:lang w:val="en-US"/>
        </w:rPr>
        <w:t xml:space="preserve">    </w:t>
      </w:r>
      <w:r w:rsidRPr="40C8FFD2">
        <w:rPr>
          <w:rFonts w:ascii="Aptos" w:eastAsia="Aptos" w:hAnsi="Aptos" w:cs="Aptos"/>
          <w:i/>
          <w:iCs/>
          <w:color w:val="000000" w:themeColor="text1"/>
          <w:lang w:val="en-US"/>
        </w:rPr>
        <w:t>repositoriesMode</w:t>
      </w:r>
      <w:r w:rsidRPr="40C8FFD2">
        <w:rPr>
          <w:rFonts w:ascii="Aptos" w:eastAsia="Aptos" w:hAnsi="Aptos" w:cs="Aptos"/>
          <w:color w:val="000000" w:themeColor="text1"/>
          <w:lang w:val="en-US"/>
        </w:rPr>
        <w:t>.set(RepositoriesMode.</w:t>
      </w:r>
      <w:r w:rsidRPr="40C8FFD2">
        <w:rPr>
          <w:rFonts w:ascii="Aptos" w:eastAsia="Aptos" w:hAnsi="Aptos" w:cs="Aptos"/>
          <w:i/>
          <w:iCs/>
          <w:color w:val="000000" w:themeColor="text1"/>
          <w:lang w:val="en-US"/>
        </w:rPr>
        <w:t>FAIL_ON_PROJECT_REPOS</w:t>
      </w:r>
      <w:r w:rsidRPr="40C8FFD2">
        <w:rPr>
          <w:rFonts w:ascii="Aptos" w:eastAsia="Aptos" w:hAnsi="Aptos" w:cs="Aptos"/>
          <w:color w:val="000000" w:themeColor="text1"/>
          <w:lang w:val="en-US"/>
        </w:rPr>
        <w:t>)</w:t>
      </w:r>
      <w:r w:rsidRPr="00CC1334">
        <w:rPr>
          <w:lang w:val="en-US"/>
        </w:rPr>
        <w:br/>
      </w:r>
      <w:r w:rsidRPr="40C8FFD2">
        <w:rPr>
          <w:rFonts w:ascii="Aptos" w:eastAsia="Aptos" w:hAnsi="Aptos" w:cs="Aptos"/>
          <w:color w:val="000000" w:themeColor="text1"/>
          <w:lang w:val="en-US"/>
        </w:rPr>
        <w:t xml:space="preserve">    repositories </w:t>
      </w:r>
      <w:r w:rsidRPr="40C8FFD2">
        <w:rPr>
          <w:rFonts w:ascii="Aptos" w:eastAsia="Aptos" w:hAnsi="Aptos" w:cs="Aptos"/>
          <w:b/>
          <w:bCs/>
          <w:color w:val="000000" w:themeColor="text1"/>
          <w:lang w:val="en-US"/>
        </w:rPr>
        <w:t>{</w:t>
      </w:r>
      <w:r w:rsidRPr="00CC1334">
        <w:rPr>
          <w:lang w:val="en-US"/>
        </w:rPr>
        <w:br/>
      </w:r>
      <w:r w:rsidRPr="40C8FFD2">
        <w:rPr>
          <w:rFonts w:ascii="Aptos" w:eastAsia="Aptos" w:hAnsi="Aptos" w:cs="Aptos"/>
          <w:b/>
          <w:bCs/>
          <w:color w:val="000000" w:themeColor="text1"/>
          <w:lang w:val="en-US"/>
        </w:rPr>
        <w:t xml:space="preserve">        </w:t>
      </w:r>
      <w:r w:rsidRPr="40C8FFD2">
        <w:rPr>
          <w:rFonts w:ascii="Aptos" w:eastAsia="Aptos" w:hAnsi="Aptos" w:cs="Aptos"/>
          <w:color w:val="000000" w:themeColor="text1"/>
          <w:lang w:val="en-US"/>
        </w:rPr>
        <w:t>google()</w:t>
      </w:r>
      <w:r w:rsidRPr="00CC1334">
        <w:rPr>
          <w:lang w:val="en-US"/>
        </w:rPr>
        <w:br/>
      </w:r>
      <w:r w:rsidRPr="40C8FFD2">
        <w:rPr>
          <w:rFonts w:ascii="Aptos" w:eastAsia="Aptos" w:hAnsi="Aptos" w:cs="Aptos"/>
          <w:color w:val="000000" w:themeColor="text1"/>
          <w:lang w:val="en-US"/>
        </w:rPr>
        <w:t xml:space="preserve">        mavenCentral()</w:t>
      </w:r>
      <w:r w:rsidRPr="00CC1334">
        <w:rPr>
          <w:lang w:val="en-US"/>
        </w:rPr>
        <w:br/>
      </w:r>
      <w:r w:rsidRPr="40C8FFD2">
        <w:rPr>
          <w:rFonts w:ascii="Aptos" w:eastAsia="Aptos" w:hAnsi="Aptos" w:cs="Aptos"/>
          <w:b/>
          <w:bCs/>
          <w:color w:val="000000" w:themeColor="text1"/>
          <w:lang w:val="en-US"/>
        </w:rPr>
        <w:t xml:space="preserve">        </w:t>
      </w:r>
      <w:r w:rsidRPr="40C8FFD2">
        <w:rPr>
          <w:rFonts w:ascii="Aptos" w:eastAsia="Aptos" w:hAnsi="Aptos" w:cs="Aptos"/>
          <w:b/>
          <w:bCs/>
          <w:color w:val="000000" w:themeColor="text1"/>
          <w:highlight w:val="yellow"/>
          <w:lang w:val="en-US"/>
        </w:rPr>
        <w:t xml:space="preserve">maven { </w:t>
      </w:r>
      <w:r w:rsidRPr="40C8FFD2">
        <w:rPr>
          <w:rFonts w:ascii="Aptos" w:eastAsia="Aptos" w:hAnsi="Aptos" w:cs="Aptos"/>
          <w:b/>
          <w:bCs/>
          <w:i/>
          <w:iCs/>
          <w:color w:val="000000" w:themeColor="text1"/>
          <w:highlight w:val="yellow"/>
          <w:lang w:val="en-US"/>
        </w:rPr>
        <w:t xml:space="preserve">url </w:t>
      </w:r>
      <w:r w:rsidRPr="40C8FFD2">
        <w:rPr>
          <w:rFonts w:ascii="Aptos" w:eastAsia="Aptos" w:hAnsi="Aptos" w:cs="Aptos"/>
          <w:b/>
          <w:bCs/>
          <w:color w:val="000000" w:themeColor="text1"/>
          <w:highlight w:val="yellow"/>
          <w:lang w:val="en-US"/>
        </w:rPr>
        <w:t>= uri("https://jitpack.io") }</w:t>
      </w:r>
      <w:r w:rsidRPr="00CC1334">
        <w:rPr>
          <w:lang w:val="en-US"/>
        </w:rPr>
        <w:br/>
      </w:r>
      <w:r w:rsidRPr="40C8FFD2">
        <w:rPr>
          <w:rFonts w:ascii="Aptos" w:eastAsia="Aptos" w:hAnsi="Aptos" w:cs="Aptos"/>
          <w:b/>
          <w:bCs/>
          <w:color w:val="000000" w:themeColor="text1"/>
          <w:lang w:val="en-US"/>
        </w:rPr>
        <w:t xml:space="preserve">    }</w:t>
      </w:r>
      <w:r w:rsidRPr="00CC1334">
        <w:rPr>
          <w:lang w:val="en-US"/>
        </w:rPr>
        <w:br/>
      </w:r>
    </w:p>
    <w:p w14:paraId="2EB1A9D4" w14:textId="77777777" w:rsidR="00811D4F" w:rsidRDefault="00811D4F" w:rsidP="40C8FFD2">
      <w:pPr>
        <w:rPr>
          <w:rFonts w:ascii="Aptos" w:eastAsia="Aptos" w:hAnsi="Aptos" w:cs="Aptos"/>
          <w:b/>
          <w:bCs/>
          <w:color w:val="000000" w:themeColor="text1"/>
          <w:lang w:val="en-US"/>
        </w:rPr>
      </w:pPr>
    </w:p>
    <w:p w14:paraId="70CD08DF" w14:textId="77777777" w:rsidR="00811D4F" w:rsidRDefault="00811D4F" w:rsidP="40C8FFD2">
      <w:pPr>
        <w:rPr>
          <w:rFonts w:ascii="Aptos" w:eastAsia="Aptos" w:hAnsi="Aptos" w:cs="Aptos"/>
          <w:b/>
          <w:bCs/>
          <w:color w:val="000000" w:themeColor="text1"/>
          <w:lang w:val="en-US"/>
        </w:rPr>
      </w:pPr>
    </w:p>
    <w:p w14:paraId="04DA5192" w14:textId="77777777" w:rsidR="00811D4F" w:rsidRDefault="00811D4F" w:rsidP="40C8FFD2">
      <w:pPr>
        <w:rPr>
          <w:rFonts w:ascii="Aptos" w:eastAsia="Aptos" w:hAnsi="Aptos" w:cs="Aptos"/>
          <w:b/>
          <w:bCs/>
          <w:color w:val="000000" w:themeColor="text1"/>
          <w:lang w:val="en-US"/>
        </w:rPr>
      </w:pPr>
      <w:r>
        <w:rPr>
          <w:noProof/>
        </w:rPr>
        <w:drawing>
          <wp:inline distT="0" distB="0" distL="0" distR="0" wp14:anchorId="34853CB4" wp14:editId="0CC9C935">
            <wp:extent cx="5400040" cy="1826895"/>
            <wp:effectExtent l="0" t="0" r="0" b="1905"/>
            <wp:docPr id="1704740619" name="Imagem 1" descr="Imagem do código a ser inserido no arqu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40619" name="Imagem 1" descr="Imagem do código a ser inserido no arquivo"/>
                    <pic:cNvPicPr/>
                  </pic:nvPicPr>
                  <pic:blipFill>
                    <a:blip r:embed="rId88"/>
                    <a:stretch>
                      <a:fillRect/>
                    </a:stretch>
                  </pic:blipFill>
                  <pic:spPr>
                    <a:xfrm>
                      <a:off x="0" y="0"/>
                      <a:ext cx="5400040" cy="1826895"/>
                    </a:xfrm>
                    <a:prstGeom prst="rect">
                      <a:avLst/>
                    </a:prstGeom>
                  </pic:spPr>
                </pic:pic>
              </a:graphicData>
            </a:graphic>
          </wp:inline>
        </w:drawing>
      </w:r>
    </w:p>
    <w:p w14:paraId="4677F993" w14:textId="77777777" w:rsidR="00811D4F" w:rsidRDefault="00811D4F" w:rsidP="40C8FFD2">
      <w:pPr>
        <w:rPr>
          <w:rFonts w:ascii="Arial" w:eastAsia="Aptos" w:hAnsi="Arial" w:cs="Arial"/>
          <w:color w:val="000000" w:themeColor="text1"/>
          <w:sz w:val="24"/>
          <w:szCs w:val="24"/>
        </w:rPr>
      </w:pPr>
    </w:p>
    <w:p w14:paraId="03AE4456" w14:textId="77777777" w:rsidR="00811D4F" w:rsidRPr="004240AD" w:rsidRDefault="00811D4F" w:rsidP="40C8FFD2">
      <w:pPr>
        <w:rPr>
          <w:rFonts w:ascii="Arial" w:eastAsia="Aptos" w:hAnsi="Arial" w:cs="Arial"/>
          <w:color w:val="000000" w:themeColor="text1"/>
          <w:sz w:val="24"/>
          <w:szCs w:val="24"/>
        </w:rPr>
      </w:pPr>
      <w:r w:rsidRPr="004240AD">
        <w:rPr>
          <w:rFonts w:ascii="Arial" w:eastAsia="Aptos" w:hAnsi="Arial" w:cs="Arial"/>
          <w:color w:val="000000" w:themeColor="text1"/>
          <w:sz w:val="24"/>
          <w:szCs w:val="24"/>
        </w:rPr>
        <w:t xml:space="preserve">2) No arquivo </w:t>
      </w:r>
      <w:r w:rsidRPr="004240AD">
        <w:rPr>
          <w:rFonts w:ascii="Arial" w:eastAsia="Aptos" w:hAnsi="Arial" w:cs="Arial"/>
          <w:b/>
          <w:bCs/>
          <w:color w:val="000000" w:themeColor="text1"/>
          <w:sz w:val="32"/>
          <w:szCs w:val="32"/>
        </w:rPr>
        <w:t>build.gradle.kts</w:t>
      </w:r>
      <w:r w:rsidRPr="004240AD">
        <w:rPr>
          <w:rFonts w:ascii="Arial" w:eastAsia="Aptos" w:hAnsi="Arial" w:cs="Arial"/>
          <w:color w:val="000000" w:themeColor="text1"/>
          <w:sz w:val="32"/>
          <w:szCs w:val="32"/>
        </w:rPr>
        <w:t xml:space="preserve"> </w:t>
      </w:r>
      <w:r w:rsidRPr="004240AD">
        <w:rPr>
          <w:rFonts w:ascii="Arial" w:eastAsia="Aptos" w:hAnsi="Arial" w:cs="Arial"/>
          <w:color w:val="000000" w:themeColor="text1"/>
          <w:sz w:val="24"/>
          <w:szCs w:val="24"/>
        </w:rPr>
        <w:t>(app)</w:t>
      </w:r>
    </w:p>
    <w:p w14:paraId="4F80591B" w14:textId="77777777" w:rsidR="00811D4F" w:rsidRDefault="00811D4F" w:rsidP="00612854">
      <w:pPr>
        <w:jc w:val="center"/>
        <w:rPr>
          <w:rFonts w:ascii="Aptos" w:eastAsia="Aptos" w:hAnsi="Aptos" w:cs="Aptos"/>
          <w:color w:val="000000" w:themeColor="text1"/>
        </w:rPr>
      </w:pPr>
      <w:r>
        <w:rPr>
          <w:noProof/>
        </w:rPr>
        <w:drawing>
          <wp:inline distT="0" distB="0" distL="0" distR="0" wp14:anchorId="3FCD2BD9" wp14:editId="676E6F6D">
            <wp:extent cx="3438525" cy="3681245"/>
            <wp:effectExtent l="0" t="0" r="0" b="0"/>
            <wp:docPr id="1466159152" name="Imagem 1" descr="Imagem com a estrutura de arquivos do projeto, com seta indicando o arquivo build.gradle que devera ser edi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59152" name="Imagem 1" descr="Imagem com a estrutura de arquivos do projeto, com seta indicando o arquivo build.gradle que devera ser editado"/>
                    <pic:cNvPicPr/>
                  </pic:nvPicPr>
                  <pic:blipFill>
                    <a:blip r:embed="rId89"/>
                    <a:stretch>
                      <a:fillRect/>
                    </a:stretch>
                  </pic:blipFill>
                  <pic:spPr>
                    <a:xfrm>
                      <a:off x="0" y="0"/>
                      <a:ext cx="3445541" cy="3688756"/>
                    </a:xfrm>
                    <a:prstGeom prst="rect">
                      <a:avLst/>
                    </a:prstGeom>
                  </pic:spPr>
                </pic:pic>
              </a:graphicData>
            </a:graphic>
          </wp:inline>
        </w:drawing>
      </w:r>
    </w:p>
    <w:p w14:paraId="11C2DDC4" w14:textId="77777777" w:rsidR="00811D4F" w:rsidRPr="004240AD" w:rsidRDefault="00811D4F" w:rsidP="40C8FFD2">
      <w:pPr>
        <w:rPr>
          <w:rFonts w:ascii="Arial" w:eastAsia="Aptos" w:hAnsi="Arial" w:cs="Arial"/>
          <w:color w:val="000000" w:themeColor="text1"/>
          <w:sz w:val="24"/>
          <w:szCs w:val="24"/>
        </w:rPr>
      </w:pPr>
      <w:r w:rsidRPr="004240AD">
        <w:rPr>
          <w:rFonts w:ascii="Arial" w:eastAsia="Aptos" w:hAnsi="Arial" w:cs="Arial"/>
          <w:color w:val="000000" w:themeColor="text1"/>
          <w:sz w:val="24"/>
          <w:szCs w:val="24"/>
        </w:rPr>
        <w:t xml:space="preserve">Na seção </w:t>
      </w:r>
      <w:r w:rsidRPr="004240AD">
        <w:rPr>
          <w:rFonts w:ascii="Arial" w:eastAsia="Aptos" w:hAnsi="Arial" w:cs="Arial"/>
          <w:b/>
          <w:bCs/>
          <w:color w:val="000000" w:themeColor="text1"/>
          <w:sz w:val="24"/>
          <w:szCs w:val="24"/>
        </w:rPr>
        <w:t>dependencies</w:t>
      </w:r>
      <w:r w:rsidRPr="004240AD">
        <w:rPr>
          <w:rFonts w:ascii="Arial" w:eastAsia="Aptos" w:hAnsi="Arial" w:cs="Arial"/>
          <w:color w:val="000000" w:themeColor="text1"/>
          <w:sz w:val="24"/>
          <w:szCs w:val="24"/>
        </w:rPr>
        <w:t xml:space="preserve">  inserir a linha:   </w:t>
      </w:r>
      <w:r w:rsidRPr="004240AD">
        <w:rPr>
          <w:rFonts w:ascii="Arial" w:eastAsia="Aptos" w:hAnsi="Arial" w:cs="Arial"/>
          <w:b/>
          <w:bCs/>
          <w:i/>
          <w:iCs/>
          <w:color w:val="000000" w:themeColor="text1"/>
          <w:sz w:val="24"/>
          <w:szCs w:val="24"/>
        </w:rPr>
        <w:t>implementation</w:t>
      </w:r>
      <w:r w:rsidRPr="004240AD">
        <w:rPr>
          <w:rFonts w:ascii="Arial" w:eastAsia="Aptos" w:hAnsi="Arial" w:cs="Arial"/>
          <w:b/>
          <w:bCs/>
          <w:color w:val="000000" w:themeColor="text1"/>
          <w:sz w:val="24"/>
          <w:szCs w:val="24"/>
        </w:rPr>
        <w:t xml:space="preserve">("com.github.CarlosColetto:MobileDU:v1.2.0") </w:t>
      </w:r>
      <w:r w:rsidRPr="004240AD">
        <w:rPr>
          <w:rFonts w:ascii="Arial" w:eastAsia="Aptos" w:hAnsi="Arial" w:cs="Arial"/>
          <w:color w:val="000000" w:themeColor="text1"/>
          <w:sz w:val="24"/>
          <w:szCs w:val="24"/>
        </w:rPr>
        <w:t>conforme exemplo abaixo:</w:t>
      </w:r>
    </w:p>
    <w:p w14:paraId="7BC26F62" w14:textId="77777777" w:rsidR="00811D4F" w:rsidRPr="00CC1334" w:rsidRDefault="00811D4F" w:rsidP="40C8FFD2">
      <w:pPr>
        <w:rPr>
          <w:rFonts w:ascii="Aptos" w:eastAsia="Aptos" w:hAnsi="Aptos" w:cs="Aptos"/>
          <w:color w:val="000000" w:themeColor="text1"/>
        </w:rPr>
      </w:pPr>
      <w:r w:rsidRPr="00CC1334">
        <w:rPr>
          <w:rFonts w:ascii="Aptos" w:eastAsia="Aptos" w:hAnsi="Aptos" w:cs="Aptos"/>
          <w:i/>
          <w:iCs/>
          <w:color w:val="000000" w:themeColor="text1"/>
        </w:rPr>
        <w:t xml:space="preserve">dependencies </w:t>
      </w:r>
      <w:r w:rsidRPr="00CC1334">
        <w:rPr>
          <w:rFonts w:ascii="Aptos" w:eastAsia="Aptos" w:hAnsi="Aptos" w:cs="Aptos"/>
          <w:b/>
          <w:bCs/>
          <w:color w:val="000000" w:themeColor="text1"/>
        </w:rPr>
        <w:t>{</w:t>
      </w:r>
      <w:r>
        <w:br/>
      </w:r>
      <w:r w:rsidRPr="00CC1334">
        <w:rPr>
          <w:rFonts w:ascii="Aptos" w:eastAsia="Aptos" w:hAnsi="Aptos" w:cs="Aptos"/>
          <w:b/>
          <w:bCs/>
          <w:color w:val="000000" w:themeColor="text1"/>
        </w:rPr>
        <w:t xml:space="preserve">    </w:t>
      </w:r>
      <w:r w:rsidRPr="00CC1334">
        <w:rPr>
          <w:rFonts w:ascii="Aptos" w:eastAsia="Aptos" w:hAnsi="Aptos" w:cs="Aptos"/>
          <w:i/>
          <w:iCs/>
          <w:color w:val="000000" w:themeColor="text1"/>
        </w:rPr>
        <w:t>implementation</w:t>
      </w:r>
      <w:r w:rsidRPr="00CC1334">
        <w:rPr>
          <w:rFonts w:ascii="Aptos" w:eastAsia="Aptos" w:hAnsi="Aptos" w:cs="Aptos"/>
          <w:color w:val="000000" w:themeColor="text1"/>
        </w:rPr>
        <w:t>(</w:t>
      </w:r>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androidx</w:t>
      </w:r>
      <w:r w:rsidRPr="00CC1334">
        <w:rPr>
          <w:rFonts w:ascii="Aptos" w:eastAsia="Aptos" w:hAnsi="Aptos" w:cs="Aptos"/>
          <w:color w:val="000000" w:themeColor="text1"/>
        </w:rPr>
        <w:t>.</w:t>
      </w:r>
      <w:r w:rsidRPr="00CC1334">
        <w:rPr>
          <w:rFonts w:ascii="Aptos" w:eastAsia="Aptos" w:hAnsi="Aptos" w:cs="Aptos"/>
          <w:i/>
          <w:iCs/>
          <w:color w:val="000000" w:themeColor="text1"/>
        </w:rPr>
        <w:t>core</w:t>
      </w:r>
      <w:r w:rsidRPr="00CC1334">
        <w:rPr>
          <w:rFonts w:ascii="Aptos" w:eastAsia="Aptos" w:hAnsi="Aptos" w:cs="Aptos"/>
          <w:color w:val="000000" w:themeColor="text1"/>
        </w:rPr>
        <w:t>.</w:t>
      </w:r>
      <w:r w:rsidRPr="00CC1334">
        <w:rPr>
          <w:rFonts w:ascii="Aptos" w:eastAsia="Aptos" w:hAnsi="Aptos" w:cs="Aptos"/>
          <w:i/>
          <w:iCs/>
          <w:color w:val="000000" w:themeColor="text1"/>
        </w:rPr>
        <w:t>ktx</w:t>
      </w:r>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r w:rsidRPr="00CC1334">
        <w:rPr>
          <w:rFonts w:ascii="Aptos" w:eastAsia="Aptos" w:hAnsi="Aptos" w:cs="Aptos"/>
          <w:i/>
          <w:iCs/>
          <w:color w:val="000000" w:themeColor="text1"/>
        </w:rPr>
        <w:t>implementation</w:t>
      </w:r>
      <w:r w:rsidRPr="00CC1334">
        <w:rPr>
          <w:rFonts w:ascii="Aptos" w:eastAsia="Aptos" w:hAnsi="Aptos" w:cs="Aptos"/>
          <w:color w:val="000000" w:themeColor="text1"/>
        </w:rPr>
        <w:t>(</w:t>
      </w:r>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androidx</w:t>
      </w:r>
      <w:r w:rsidRPr="00CC1334">
        <w:rPr>
          <w:rFonts w:ascii="Aptos" w:eastAsia="Aptos" w:hAnsi="Aptos" w:cs="Aptos"/>
          <w:color w:val="000000" w:themeColor="text1"/>
        </w:rPr>
        <w:t>.</w:t>
      </w:r>
      <w:r w:rsidRPr="00CC1334">
        <w:rPr>
          <w:rFonts w:ascii="Aptos" w:eastAsia="Aptos" w:hAnsi="Aptos" w:cs="Aptos"/>
          <w:i/>
          <w:iCs/>
          <w:color w:val="000000" w:themeColor="text1"/>
        </w:rPr>
        <w:t>appcompat</w:t>
      </w:r>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r w:rsidRPr="00CC1334">
        <w:rPr>
          <w:rFonts w:ascii="Aptos" w:eastAsia="Aptos" w:hAnsi="Aptos" w:cs="Aptos"/>
          <w:i/>
          <w:iCs/>
          <w:color w:val="000000" w:themeColor="text1"/>
        </w:rPr>
        <w:t>implementation</w:t>
      </w:r>
      <w:r w:rsidRPr="00CC1334">
        <w:rPr>
          <w:rFonts w:ascii="Aptos" w:eastAsia="Aptos" w:hAnsi="Aptos" w:cs="Aptos"/>
          <w:color w:val="000000" w:themeColor="text1"/>
        </w:rPr>
        <w:t>(</w:t>
      </w:r>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material</w:t>
      </w:r>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r w:rsidRPr="00CC1334">
        <w:rPr>
          <w:rFonts w:ascii="Aptos" w:eastAsia="Aptos" w:hAnsi="Aptos" w:cs="Aptos"/>
          <w:i/>
          <w:iCs/>
          <w:color w:val="000000" w:themeColor="text1"/>
        </w:rPr>
        <w:t>implementation</w:t>
      </w:r>
      <w:r w:rsidRPr="00CC1334">
        <w:rPr>
          <w:rFonts w:ascii="Aptos" w:eastAsia="Aptos" w:hAnsi="Aptos" w:cs="Aptos"/>
          <w:color w:val="000000" w:themeColor="text1"/>
        </w:rPr>
        <w:t>(</w:t>
      </w:r>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androidx</w:t>
      </w:r>
      <w:r w:rsidRPr="00CC1334">
        <w:rPr>
          <w:rFonts w:ascii="Aptos" w:eastAsia="Aptos" w:hAnsi="Aptos" w:cs="Aptos"/>
          <w:color w:val="000000" w:themeColor="text1"/>
        </w:rPr>
        <w:t>.</w:t>
      </w:r>
      <w:r w:rsidRPr="00CC1334">
        <w:rPr>
          <w:rFonts w:ascii="Aptos" w:eastAsia="Aptos" w:hAnsi="Aptos" w:cs="Aptos"/>
          <w:i/>
          <w:iCs/>
          <w:color w:val="000000" w:themeColor="text1"/>
        </w:rPr>
        <w:t>activity</w:t>
      </w:r>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r w:rsidRPr="00CC1334">
        <w:rPr>
          <w:rFonts w:ascii="Aptos" w:eastAsia="Aptos" w:hAnsi="Aptos" w:cs="Aptos"/>
          <w:i/>
          <w:iCs/>
          <w:color w:val="000000" w:themeColor="text1"/>
        </w:rPr>
        <w:t>implementation</w:t>
      </w:r>
      <w:r w:rsidRPr="00CC1334">
        <w:rPr>
          <w:rFonts w:ascii="Aptos" w:eastAsia="Aptos" w:hAnsi="Aptos" w:cs="Aptos"/>
          <w:color w:val="000000" w:themeColor="text1"/>
        </w:rPr>
        <w:t>(</w:t>
      </w:r>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androidx</w:t>
      </w:r>
      <w:r w:rsidRPr="00CC1334">
        <w:rPr>
          <w:rFonts w:ascii="Aptos" w:eastAsia="Aptos" w:hAnsi="Aptos" w:cs="Aptos"/>
          <w:color w:val="000000" w:themeColor="text1"/>
        </w:rPr>
        <w:t>.</w:t>
      </w:r>
      <w:r w:rsidRPr="00CC1334">
        <w:rPr>
          <w:rFonts w:ascii="Aptos" w:eastAsia="Aptos" w:hAnsi="Aptos" w:cs="Aptos"/>
          <w:i/>
          <w:iCs/>
          <w:color w:val="000000" w:themeColor="text1"/>
        </w:rPr>
        <w:t>constraintlayout</w:t>
      </w:r>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r w:rsidRPr="00CC1334">
        <w:rPr>
          <w:rFonts w:ascii="Aptos" w:eastAsia="Aptos" w:hAnsi="Aptos" w:cs="Aptos"/>
          <w:i/>
          <w:iCs/>
          <w:color w:val="000000" w:themeColor="text1"/>
        </w:rPr>
        <w:t>testImplementation</w:t>
      </w:r>
      <w:r w:rsidRPr="00CC1334">
        <w:rPr>
          <w:rFonts w:ascii="Aptos" w:eastAsia="Aptos" w:hAnsi="Aptos" w:cs="Aptos"/>
          <w:color w:val="000000" w:themeColor="text1"/>
        </w:rPr>
        <w:t>(</w:t>
      </w:r>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junit</w:t>
      </w:r>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r w:rsidRPr="00CC1334">
        <w:rPr>
          <w:rFonts w:ascii="Aptos" w:eastAsia="Aptos" w:hAnsi="Aptos" w:cs="Aptos"/>
          <w:i/>
          <w:iCs/>
          <w:color w:val="000000" w:themeColor="text1"/>
        </w:rPr>
        <w:t>androidTestImplementation</w:t>
      </w:r>
      <w:r w:rsidRPr="00CC1334">
        <w:rPr>
          <w:rFonts w:ascii="Aptos" w:eastAsia="Aptos" w:hAnsi="Aptos" w:cs="Aptos"/>
          <w:color w:val="000000" w:themeColor="text1"/>
        </w:rPr>
        <w:t>(</w:t>
      </w:r>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androidx</w:t>
      </w:r>
      <w:r w:rsidRPr="00CC1334">
        <w:rPr>
          <w:rFonts w:ascii="Aptos" w:eastAsia="Aptos" w:hAnsi="Aptos" w:cs="Aptos"/>
          <w:color w:val="000000" w:themeColor="text1"/>
        </w:rPr>
        <w:t>.</w:t>
      </w:r>
      <w:r w:rsidRPr="00CC1334">
        <w:rPr>
          <w:rFonts w:ascii="Aptos" w:eastAsia="Aptos" w:hAnsi="Aptos" w:cs="Aptos"/>
          <w:i/>
          <w:iCs/>
          <w:color w:val="000000" w:themeColor="text1"/>
        </w:rPr>
        <w:t>junit</w:t>
      </w:r>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r w:rsidRPr="00CC1334">
        <w:rPr>
          <w:rFonts w:ascii="Aptos" w:eastAsia="Aptos" w:hAnsi="Aptos" w:cs="Aptos"/>
          <w:i/>
          <w:iCs/>
          <w:color w:val="000000" w:themeColor="text1"/>
        </w:rPr>
        <w:t>androidTestImplementation</w:t>
      </w:r>
      <w:r w:rsidRPr="00CC1334">
        <w:rPr>
          <w:rFonts w:ascii="Aptos" w:eastAsia="Aptos" w:hAnsi="Aptos" w:cs="Aptos"/>
          <w:color w:val="000000" w:themeColor="text1"/>
        </w:rPr>
        <w:t>(</w:t>
      </w:r>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androidx</w:t>
      </w:r>
      <w:r w:rsidRPr="00CC1334">
        <w:rPr>
          <w:rFonts w:ascii="Aptos" w:eastAsia="Aptos" w:hAnsi="Aptos" w:cs="Aptos"/>
          <w:color w:val="000000" w:themeColor="text1"/>
        </w:rPr>
        <w:t>.</w:t>
      </w:r>
      <w:r w:rsidRPr="00CC1334">
        <w:rPr>
          <w:rFonts w:ascii="Aptos" w:eastAsia="Aptos" w:hAnsi="Aptos" w:cs="Aptos"/>
          <w:i/>
          <w:iCs/>
          <w:color w:val="000000" w:themeColor="text1"/>
        </w:rPr>
        <w:t>espresso</w:t>
      </w:r>
      <w:r w:rsidRPr="00CC1334">
        <w:rPr>
          <w:rFonts w:ascii="Aptos" w:eastAsia="Aptos" w:hAnsi="Aptos" w:cs="Aptos"/>
          <w:color w:val="000000" w:themeColor="text1"/>
        </w:rPr>
        <w:t>.</w:t>
      </w:r>
      <w:r w:rsidRPr="00CC1334">
        <w:rPr>
          <w:rFonts w:ascii="Aptos" w:eastAsia="Aptos" w:hAnsi="Aptos" w:cs="Aptos"/>
          <w:i/>
          <w:iCs/>
          <w:color w:val="000000" w:themeColor="text1"/>
        </w:rPr>
        <w:t>core</w:t>
      </w:r>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r w:rsidRPr="00CC1334">
        <w:rPr>
          <w:rFonts w:ascii="Aptos" w:eastAsia="Aptos" w:hAnsi="Aptos" w:cs="Aptos"/>
          <w:b/>
          <w:bCs/>
          <w:i/>
          <w:iCs/>
          <w:color w:val="000000" w:themeColor="text1"/>
          <w:highlight w:val="yellow"/>
        </w:rPr>
        <w:t>implementation</w:t>
      </w:r>
      <w:r w:rsidRPr="00CC1334">
        <w:rPr>
          <w:rFonts w:ascii="Aptos" w:eastAsia="Aptos" w:hAnsi="Aptos" w:cs="Aptos"/>
          <w:b/>
          <w:bCs/>
          <w:color w:val="000000" w:themeColor="text1"/>
          <w:highlight w:val="yellow"/>
        </w:rPr>
        <w:t>("com.github.CarlosColetto:MobileDU:v1.2.0")</w:t>
      </w:r>
      <w:r>
        <w:br/>
      </w:r>
      <w:r w:rsidRPr="00CC1334">
        <w:rPr>
          <w:rFonts w:ascii="Aptos" w:eastAsia="Aptos" w:hAnsi="Aptos" w:cs="Aptos"/>
          <w:b/>
          <w:bCs/>
          <w:color w:val="000000" w:themeColor="text1"/>
        </w:rPr>
        <w:t>}</w:t>
      </w:r>
    </w:p>
    <w:p w14:paraId="1646C7D0" w14:textId="77777777" w:rsidR="00811D4F" w:rsidRDefault="00811D4F" w:rsidP="00407F79">
      <w:pPr>
        <w:jc w:val="center"/>
        <w:rPr>
          <w:rFonts w:ascii="Aptos" w:eastAsia="Aptos" w:hAnsi="Aptos" w:cs="Aptos"/>
          <w:color w:val="000000" w:themeColor="text1"/>
        </w:rPr>
      </w:pPr>
      <w:r>
        <w:rPr>
          <w:noProof/>
        </w:rPr>
        <w:lastRenderedPageBreak/>
        <w:drawing>
          <wp:inline distT="0" distB="0" distL="0" distR="0" wp14:anchorId="5B1E1028" wp14:editId="45BCED92">
            <wp:extent cx="4114800" cy="2214173"/>
            <wp:effectExtent l="0" t="0" r="0" b="0"/>
            <wp:docPr id="744025309" name="Imagem 1" descr="Imagem com código a ser inserido no arquivo build.gra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25309" name="Imagem 1" descr="Imagem com código a ser inserido no arquivo build.gradle"/>
                    <pic:cNvPicPr/>
                  </pic:nvPicPr>
                  <pic:blipFill>
                    <a:blip r:embed="rId90"/>
                    <a:stretch>
                      <a:fillRect/>
                    </a:stretch>
                  </pic:blipFill>
                  <pic:spPr>
                    <a:xfrm>
                      <a:off x="0" y="0"/>
                      <a:ext cx="4123570" cy="2218892"/>
                    </a:xfrm>
                    <a:prstGeom prst="rect">
                      <a:avLst/>
                    </a:prstGeom>
                  </pic:spPr>
                </pic:pic>
              </a:graphicData>
            </a:graphic>
          </wp:inline>
        </w:drawing>
      </w:r>
    </w:p>
    <w:p w14:paraId="346C3B46" w14:textId="77777777" w:rsidR="00811D4F" w:rsidRPr="00D3363D" w:rsidRDefault="00811D4F" w:rsidP="40C8FFD2">
      <w:pPr>
        <w:rPr>
          <w:rFonts w:ascii="Arial" w:eastAsia="Aptos" w:hAnsi="Arial" w:cs="Arial"/>
          <w:color w:val="000000" w:themeColor="text1"/>
          <w:sz w:val="24"/>
          <w:szCs w:val="24"/>
          <w:u w:val="single"/>
        </w:rPr>
      </w:pPr>
      <w:r w:rsidRPr="00D3363D">
        <w:rPr>
          <w:rFonts w:ascii="Arial" w:eastAsia="Aptos" w:hAnsi="Arial" w:cs="Arial"/>
          <w:b/>
          <w:bCs/>
          <w:color w:val="000000" w:themeColor="text1"/>
          <w:sz w:val="24"/>
          <w:szCs w:val="24"/>
          <w:u w:val="single"/>
        </w:rPr>
        <w:t xml:space="preserve">3) Clicar no link  Sync Now na faixa que irá aparecer logo após os nomes dos arquivos abertos - </w:t>
      </w:r>
      <w:r w:rsidRPr="00D3363D">
        <w:rPr>
          <w:rFonts w:ascii="Arial" w:eastAsia="Aptos" w:hAnsi="Arial" w:cs="Arial"/>
          <w:color w:val="000000" w:themeColor="text1"/>
          <w:sz w:val="24"/>
          <w:szCs w:val="24"/>
          <w:u w:val="single"/>
        </w:rPr>
        <w:t>O projeto irá importar as libs necessárias</w:t>
      </w:r>
    </w:p>
    <w:p w14:paraId="372AB590" w14:textId="77777777" w:rsidR="00811D4F" w:rsidRDefault="00811D4F" w:rsidP="00407F79">
      <w:pPr>
        <w:jc w:val="center"/>
        <w:rPr>
          <w:rFonts w:ascii="Aptos" w:eastAsia="Aptos" w:hAnsi="Aptos" w:cs="Aptos"/>
          <w:color w:val="000000" w:themeColor="text1"/>
        </w:rPr>
      </w:pPr>
      <w:r>
        <w:rPr>
          <w:noProof/>
        </w:rPr>
        <w:drawing>
          <wp:inline distT="0" distB="0" distL="0" distR="0" wp14:anchorId="6C033870" wp14:editId="303273D5">
            <wp:extent cx="5314950" cy="1878107"/>
            <wp:effectExtent l="0" t="0" r="0" b="8255"/>
            <wp:docPr id="149210551" name="Imagem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551" name="Imagem 1">
                      <a:extLst>
                        <a:ext uri="{C183D7F6-B498-43B3-948B-1728B52AA6E4}">
                          <adec:decorative xmlns:adec="http://schemas.microsoft.com/office/drawing/2017/decorative" val="1"/>
                        </a:ext>
                      </a:extLst>
                    </pic:cNvPr>
                    <pic:cNvPicPr/>
                  </pic:nvPicPr>
                  <pic:blipFill>
                    <a:blip r:embed="rId91"/>
                    <a:stretch>
                      <a:fillRect/>
                    </a:stretch>
                  </pic:blipFill>
                  <pic:spPr>
                    <a:xfrm>
                      <a:off x="0" y="0"/>
                      <a:ext cx="5334917" cy="1885163"/>
                    </a:xfrm>
                    <a:prstGeom prst="rect">
                      <a:avLst/>
                    </a:prstGeom>
                  </pic:spPr>
                </pic:pic>
              </a:graphicData>
            </a:graphic>
          </wp:inline>
        </w:drawing>
      </w:r>
    </w:p>
    <w:p w14:paraId="7C841393" w14:textId="77777777" w:rsidR="00811D4F" w:rsidRDefault="00811D4F" w:rsidP="40C8FFD2">
      <w:pPr>
        <w:rPr>
          <w:rFonts w:ascii="Arial" w:eastAsia="Aptos" w:hAnsi="Arial" w:cs="Arial"/>
          <w:color w:val="000000" w:themeColor="text1"/>
          <w:sz w:val="24"/>
          <w:szCs w:val="24"/>
        </w:rPr>
      </w:pPr>
      <w:r>
        <w:rPr>
          <w:rFonts w:ascii="Arial" w:eastAsia="Aptos" w:hAnsi="Arial" w:cs="Arial"/>
          <w:color w:val="000000" w:themeColor="text1"/>
          <w:sz w:val="24"/>
          <w:szCs w:val="24"/>
        </w:rPr>
        <w:t>4</w:t>
      </w:r>
      <w:r w:rsidRPr="004240AD">
        <w:rPr>
          <w:rFonts w:ascii="Arial" w:eastAsia="Aptos" w:hAnsi="Arial" w:cs="Arial"/>
          <w:color w:val="000000" w:themeColor="text1"/>
          <w:sz w:val="24"/>
          <w:szCs w:val="24"/>
        </w:rPr>
        <w:t>) No arquivo</w:t>
      </w:r>
      <w:r w:rsidRPr="004240AD">
        <w:rPr>
          <w:rFonts w:ascii="Arial" w:eastAsia="Aptos" w:hAnsi="Arial" w:cs="Arial"/>
          <w:b/>
          <w:bCs/>
          <w:color w:val="000000" w:themeColor="text1"/>
          <w:sz w:val="24"/>
          <w:szCs w:val="24"/>
        </w:rPr>
        <w:t xml:space="preserve"> </w:t>
      </w:r>
      <w:r w:rsidRPr="004240AD">
        <w:rPr>
          <w:rFonts w:ascii="Arial" w:eastAsia="Aptos" w:hAnsi="Arial" w:cs="Arial"/>
          <w:b/>
          <w:bCs/>
          <w:color w:val="000000" w:themeColor="text1"/>
          <w:sz w:val="32"/>
          <w:szCs w:val="32"/>
        </w:rPr>
        <w:t>mainActivity.kt</w:t>
      </w:r>
      <w:r w:rsidRPr="004240AD">
        <w:rPr>
          <w:rFonts w:ascii="Arial" w:eastAsia="Aptos" w:hAnsi="Arial" w:cs="Arial"/>
          <w:color w:val="000000" w:themeColor="text1"/>
          <w:sz w:val="32"/>
          <w:szCs w:val="32"/>
        </w:rPr>
        <w:t xml:space="preserve"> </w:t>
      </w:r>
      <w:r w:rsidRPr="004240AD">
        <w:rPr>
          <w:rFonts w:ascii="Arial" w:eastAsia="Aptos" w:hAnsi="Arial" w:cs="Arial"/>
          <w:color w:val="000000" w:themeColor="text1"/>
          <w:sz w:val="24"/>
          <w:szCs w:val="24"/>
        </w:rPr>
        <w:t xml:space="preserve">e nos outros arquivos .kt de outras activities caso existam. </w:t>
      </w:r>
    </w:p>
    <w:p w14:paraId="71EFEC6E" w14:textId="77777777" w:rsidR="00811D4F" w:rsidRPr="004240AD" w:rsidRDefault="00811D4F" w:rsidP="40C8FFD2">
      <w:pPr>
        <w:rPr>
          <w:rFonts w:ascii="Arial" w:eastAsia="Aptos" w:hAnsi="Arial" w:cs="Arial"/>
          <w:color w:val="000000" w:themeColor="text1"/>
          <w:sz w:val="24"/>
          <w:szCs w:val="24"/>
        </w:rPr>
      </w:pPr>
      <w:r w:rsidRPr="004240AD">
        <w:rPr>
          <w:rFonts w:ascii="Arial" w:eastAsia="Aptos" w:hAnsi="Arial" w:cs="Arial"/>
          <w:color w:val="000000" w:themeColor="text1"/>
          <w:sz w:val="24"/>
          <w:szCs w:val="24"/>
        </w:rPr>
        <w:t xml:space="preserve">Caso </w:t>
      </w:r>
      <w:r>
        <w:rPr>
          <w:rFonts w:ascii="Arial" w:eastAsia="Aptos" w:hAnsi="Arial" w:cs="Arial"/>
          <w:color w:val="000000" w:themeColor="text1"/>
          <w:sz w:val="24"/>
          <w:szCs w:val="24"/>
        </w:rPr>
        <w:t xml:space="preserve">o método </w:t>
      </w:r>
      <w:r w:rsidRPr="00714D5D">
        <w:rPr>
          <w:rFonts w:ascii="Arial" w:eastAsia="Aptos" w:hAnsi="Arial" w:cs="Arial"/>
          <w:b/>
          <w:bCs/>
          <w:i/>
          <w:iCs/>
          <w:color w:val="000000" w:themeColor="text1"/>
          <w:sz w:val="24"/>
          <w:szCs w:val="24"/>
        </w:rPr>
        <w:t>onResume()</w:t>
      </w:r>
      <w:r>
        <w:rPr>
          <w:rFonts w:ascii="Arial" w:eastAsia="Aptos" w:hAnsi="Arial" w:cs="Arial"/>
          <w:color w:val="000000" w:themeColor="text1"/>
          <w:sz w:val="24"/>
          <w:szCs w:val="24"/>
        </w:rPr>
        <w:t xml:space="preserve"> </w:t>
      </w:r>
      <w:r w:rsidRPr="004240AD">
        <w:rPr>
          <w:rFonts w:ascii="Arial" w:eastAsia="Aptos" w:hAnsi="Arial" w:cs="Arial"/>
          <w:color w:val="000000" w:themeColor="text1"/>
          <w:sz w:val="24"/>
          <w:szCs w:val="24"/>
        </w:rPr>
        <w:t>não tenha sido implementado, insira as linhas abaixo dentro da classe. Normalmente após o fechamento do método OnCreate.</w:t>
      </w:r>
    </w:p>
    <w:p w14:paraId="1C4E25E2" w14:textId="77777777" w:rsidR="00811D4F" w:rsidRDefault="00811D4F" w:rsidP="003C2689">
      <w:pPr>
        <w:rPr>
          <w:rFonts w:ascii="Aptos" w:eastAsia="Aptos" w:hAnsi="Aptos" w:cs="Aptos"/>
          <w:color w:val="000000" w:themeColor="text1"/>
        </w:rPr>
      </w:pPr>
      <w:r w:rsidRPr="40C8FFD2">
        <w:rPr>
          <w:rFonts w:ascii="Aptos" w:eastAsia="Aptos" w:hAnsi="Aptos" w:cs="Aptos"/>
          <w:b/>
          <w:bCs/>
          <w:i/>
          <w:iCs/>
          <w:color w:val="000000" w:themeColor="text1"/>
        </w:rPr>
        <w:t>override fun onResume() {</w:t>
      </w:r>
    </w:p>
    <w:p w14:paraId="7D10148F" w14:textId="77777777" w:rsidR="00811D4F" w:rsidRDefault="00811D4F" w:rsidP="003C2689">
      <w:pPr>
        <w:rPr>
          <w:rFonts w:ascii="Aptos" w:eastAsia="Aptos" w:hAnsi="Aptos" w:cs="Aptos"/>
          <w:color w:val="000000" w:themeColor="text1"/>
        </w:rPr>
      </w:pPr>
      <w:r w:rsidRPr="40C8FFD2">
        <w:rPr>
          <w:rFonts w:ascii="Aptos" w:eastAsia="Aptos" w:hAnsi="Aptos" w:cs="Aptos"/>
          <w:b/>
          <w:bCs/>
          <w:i/>
          <w:iCs/>
          <w:color w:val="000000" w:themeColor="text1"/>
        </w:rPr>
        <w:t xml:space="preserve">        super.onResume()</w:t>
      </w:r>
    </w:p>
    <w:p w14:paraId="6CF19A66" w14:textId="77777777" w:rsidR="00811D4F" w:rsidRDefault="00811D4F" w:rsidP="003C2689">
      <w:pPr>
        <w:rPr>
          <w:rFonts w:ascii="Aptos" w:eastAsia="Aptos" w:hAnsi="Aptos" w:cs="Aptos"/>
          <w:color w:val="000000" w:themeColor="text1"/>
        </w:rPr>
      </w:pPr>
      <w:r w:rsidRPr="40C8FFD2">
        <w:rPr>
          <w:rFonts w:ascii="Aptos" w:eastAsia="Aptos" w:hAnsi="Aptos" w:cs="Aptos"/>
          <w:b/>
          <w:bCs/>
          <w:i/>
          <w:iCs/>
          <w:color w:val="000000" w:themeColor="text1"/>
        </w:rPr>
        <w:t xml:space="preserve">        try {</w:t>
      </w:r>
    </w:p>
    <w:p w14:paraId="0BBD1CFD" w14:textId="77777777" w:rsidR="00811D4F" w:rsidRPr="00CC1334" w:rsidRDefault="00811D4F" w:rsidP="003C2689">
      <w:pPr>
        <w:rPr>
          <w:rFonts w:ascii="Aptos" w:eastAsia="Aptos" w:hAnsi="Aptos" w:cs="Aptos"/>
          <w:color w:val="000000" w:themeColor="text1"/>
          <w:lang w:val="en-US"/>
        </w:rPr>
      </w:pPr>
      <w:r w:rsidRPr="40C8FFD2">
        <w:rPr>
          <w:rFonts w:ascii="Aptos" w:eastAsia="Aptos" w:hAnsi="Aptos" w:cs="Aptos"/>
          <w:b/>
          <w:bCs/>
          <w:i/>
          <w:iCs/>
          <w:color w:val="000000" w:themeColor="text1"/>
        </w:rPr>
        <w:t xml:space="preserve">            </w:t>
      </w:r>
      <w:r w:rsidRPr="00CC1334">
        <w:rPr>
          <w:rFonts w:ascii="Aptos" w:eastAsia="Aptos" w:hAnsi="Aptos" w:cs="Aptos"/>
          <w:b/>
          <w:bCs/>
          <w:i/>
          <w:iCs/>
          <w:color w:val="000000" w:themeColor="text1"/>
          <w:lang w:val="en-US"/>
        </w:rPr>
        <w:t>com.mobile.mobiledu.DUSettingsApplier.applyToActivity(this)</w:t>
      </w:r>
    </w:p>
    <w:p w14:paraId="710DD8F8" w14:textId="77777777" w:rsidR="00811D4F" w:rsidRPr="00CC1334" w:rsidRDefault="00811D4F" w:rsidP="003C2689">
      <w:pPr>
        <w:rPr>
          <w:rFonts w:ascii="Aptos" w:eastAsia="Aptos" w:hAnsi="Aptos" w:cs="Aptos"/>
          <w:color w:val="000000" w:themeColor="text1"/>
          <w:lang w:val="en-US"/>
        </w:rPr>
      </w:pPr>
      <w:r w:rsidRPr="00CC1334">
        <w:rPr>
          <w:rFonts w:ascii="Aptos" w:eastAsia="Aptos" w:hAnsi="Aptos" w:cs="Aptos"/>
          <w:b/>
          <w:bCs/>
          <w:i/>
          <w:iCs/>
          <w:color w:val="000000" w:themeColor="text1"/>
          <w:lang w:val="en-US"/>
        </w:rPr>
        <w:t xml:space="preserve">            com.mobile.mobiledu.EnvironmentApplier.applyToActivity(this)</w:t>
      </w:r>
    </w:p>
    <w:p w14:paraId="3B4991BD" w14:textId="77777777" w:rsidR="00811D4F" w:rsidRPr="00CC1334" w:rsidRDefault="00811D4F" w:rsidP="003C2689">
      <w:pPr>
        <w:rPr>
          <w:rFonts w:ascii="Aptos" w:eastAsia="Aptos" w:hAnsi="Aptos" w:cs="Aptos"/>
          <w:color w:val="000000" w:themeColor="text1"/>
          <w:lang w:val="en-US"/>
        </w:rPr>
      </w:pPr>
      <w:r w:rsidRPr="00CC1334">
        <w:rPr>
          <w:rFonts w:ascii="Aptos" w:eastAsia="Aptos" w:hAnsi="Aptos" w:cs="Aptos"/>
          <w:b/>
          <w:bCs/>
          <w:i/>
          <w:iCs/>
          <w:color w:val="000000" w:themeColor="text1"/>
          <w:lang w:val="en-US"/>
        </w:rPr>
        <w:t xml:space="preserve">            com.mobile.mobiledu.SoundApplier.applyToActivity(this)</w:t>
      </w:r>
    </w:p>
    <w:p w14:paraId="1068CC04" w14:textId="77777777" w:rsidR="00811D4F" w:rsidRPr="00CC1334" w:rsidRDefault="00811D4F" w:rsidP="003C2689">
      <w:pPr>
        <w:rPr>
          <w:rFonts w:ascii="Aptos" w:eastAsia="Aptos" w:hAnsi="Aptos" w:cs="Aptos"/>
          <w:color w:val="000000" w:themeColor="text1"/>
          <w:lang w:val="en-US"/>
        </w:rPr>
      </w:pPr>
      <w:r w:rsidRPr="00CC1334">
        <w:rPr>
          <w:rFonts w:ascii="Aptos" w:eastAsia="Aptos" w:hAnsi="Aptos" w:cs="Aptos"/>
          <w:b/>
          <w:bCs/>
          <w:i/>
          <w:iCs/>
          <w:color w:val="000000" w:themeColor="text1"/>
          <w:lang w:val="en-US"/>
        </w:rPr>
        <w:t xml:space="preserve">           } catch (e: Exception) {</w:t>
      </w:r>
    </w:p>
    <w:p w14:paraId="1F676C74" w14:textId="77777777" w:rsidR="00811D4F" w:rsidRPr="00CC1334" w:rsidRDefault="00811D4F" w:rsidP="003C2689">
      <w:pPr>
        <w:rPr>
          <w:rFonts w:ascii="Aptos" w:eastAsia="Aptos" w:hAnsi="Aptos" w:cs="Aptos"/>
          <w:b/>
          <w:bCs/>
          <w:i/>
          <w:iCs/>
          <w:color w:val="000000" w:themeColor="text1"/>
          <w:lang w:val="en-US"/>
        </w:rPr>
      </w:pPr>
      <w:r w:rsidRPr="00CC1334">
        <w:rPr>
          <w:rFonts w:ascii="Aptos" w:eastAsia="Aptos" w:hAnsi="Aptos" w:cs="Aptos"/>
          <w:b/>
          <w:bCs/>
          <w:i/>
          <w:iCs/>
          <w:color w:val="000000" w:themeColor="text1"/>
          <w:lang w:val="en-US"/>
        </w:rPr>
        <w:t xml:space="preserve">            e.printStackTrace() </w:t>
      </w:r>
    </w:p>
    <w:p w14:paraId="5DB85E0E" w14:textId="77777777" w:rsidR="00811D4F" w:rsidRPr="003D0E41" w:rsidRDefault="00811D4F" w:rsidP="003C2689">
      <w:pPr>
        <w:rPr>
          <w:rFonts w:ascii="Aptos" w:eastAsia="Aptos" w:hAnsi="Aptos" w:cs="Aptos"/>
          <w:color w:val="000000" w:themeColor="text1"/>
          <w:rPrChange w:id="257" w:author="Juliana Cristina Braga" w:date="2026-01-18T12:17:00Z" w16du:dateUtc="2026-01-18T15:17:00Z">
            <w:rPr>
              <w:rFonts w:ascii="Aptos" w:eastAsia="Aptos" w:hAnsi="Aptos" w:cs="Aptos"/>
              <w:color w:val="000000" w:themeColor="text1"/>
              <w:lang w:val="en-US"/>
            </w:rPr>
          </w:rPrChange>
        </w:rPr>
      </w:pPr>
      <w:r w:rsidRPr="00CC1334">
        <w:rPr>
          <w:rFonts w:ascii="Aptos" w:eastAsia="Aptos" w:hAnsi="Aptos" w:cs="Aptos"/>
          <w:b/>
          <w:bCs/>
          <w:i/>
          <w:iCs/>
          <w:color w:val="000000" w:themeColor="text1"/>
          <w:lang w:val="en-US"/>
        </w:rPr>
        <w:t xml:space="preserve">        </w:t>
      </w:r>
      <w:r w:rsidRPr="003D0E41">
        <w:rPr>
          <w:rFonts w:ascii="Aptos" w:eastAsia="Aptos" w:hAnsi="Aptos" w:cs="Aptos"/>
          <w:b/>
          <w:bCs/>
          <w:i/>
          <w:iCs/>
          <w:color w:val="000000" w:themeColor="text1"/>
          <w:rPrChange w:id="258" w:author="Juliana Cristina Braga" w:date="2026-01-18T12:17:00Z" w16du:dateUtc="2026-01-18T15:17:00Z">
            <w:rPr>
              <w:rFonts w:ascii="Aptos" w:eastAsia="Aptos" w:hAnsi="Aptos" w:cs="Aptos"/>
              <w:b/>
              <w:bCs/>
              <w:i/>
              <w:iCs/>
              <w:color w:val="000000" w:themeColor="text1"/>
              <w:lang w:val="en-US"/>
            </w:rPr>
          </w:rPrChange>
        </w:rPr>
        <w:t>}</w:t>
      </w:r>
    </w:p>
    <w:p w14:paraId="04FD169B" w14:textId="77777777" w:rsidR="00811D4F" w:rsidRDefault="00811D4F" w:rsidP="003C2689">
      <w:pPr>
        <w:rPr>
          <w:rFonts w:ascii="Aptos" w:eastAsia="Aptos" w:hAnsi="Aptos" w:cs="Aptos"/>
          <w:color w:val="000000" w:themeColor="text1"/>
        </w:rPr>
      </w:pPr>
      <w:r w:rsidRPr="003D0E41">
        <w:rPr>
          <w:rFonts w:ascii="Aptos" w:eastAsia="Aptos" w:hAnsi="Aptos" w:cs="Aptos"/>
          <w:b/>
          <w:bCs/>
          <w:i/>
          <w:iCs/>
          <w:color w:val="000000" w:themeColor="text1"/>
          <w:rPrChange w:id="259" w:author="Juliana Cristina Braga" w:date="2026-01-18T12:17:00Z" w16du:dateUtc="2026-01-18T15:17:00Z">
            <w:rPr>
              <w:rFonts w:ascii="Aptos" w:eastAsia="Aptos" w:hAnsi="Aptos" w:cs="Aptos"/>
              <w:b/>
              <w:bCs/>
              <w:i/>
              <w:iCs/>
              <w:color w:val="000000" w:themeColor="text1"/>
              <w:lang w:val="en-US"/>
            </w:rPr>
          </w:rPrChange>
        </w:rPr>
        <w:t xml:space="preserve">    </w:t>
      </w:r>
      <w:r w:rsidRPr="40C8FFD2">
        <w:rPr>
          <w:rFonts w:ascii="Aptos" w:eastAsia="Aptos" w:hAnsi="Aptos" w:cs="Aptos"/>
          <w:b/>
          <w:bCs/>
          <w:i/>
          <w:iCs/>
          <w:color w:val="000000" w:themeColor="text1"/>
        </w:rPr>
        <w:t>}</w:t>
      </w:r>
    </w:p>
    <w:p w14:paraId="7C58F1C6" w14:textId="77777777" w:rsidR="00811D4F" w:rsidRPr="004240AD" w:rsidRDefault="00811D4F" w:rsidP="40C8FFD2">
      <w:pPr>
        <w:rPr>
          <w:rFonts w:ascii="Arial" w:eastAsia="Aptos" w:hAnsi="Arial" w:cs="Arial"/>
          <w:color w:val="000000" w:themeColor="text1"/>
          <w:sz w:val="24"/>
          <w:szCs w:val="24"/>
        </w:rPr>
      </w:pPr>
      <w:r w:rsidRPr="004240AD">
        <w:rPr>
          <w:rFonts w:ascii="Arial" w:eastAsia="Aptos" w:hAnsi="Arial" w:cs="Arial"/>
          <w:color w:val="000000" w:themeColor="text1"/>
          <w:sz w:val="24"/>
          <w:szCs w:val="24"/>
        </w:rPr>
        <w:lastRenderedPageBreak/>
        <w:t>Caso o método exista, apenas inserir as linhas referentes às rotinas de configuração dentro do método já existente.</w:t>
      </w:r>
    </w:p>
    <w:p w14:paraId="7B404558" w14:textId="77777777" w:rsidR="00811D4F" w:rsidRDefault="00811D4F" w:rsidP="004240AD">
      <w:pPr>
        <w:rPr>
          <w:rFonts w:ascii="Aptos" w:eastAsia="Aptos" w:hAnsi="Aptos" w:cs="Aptos"/>
          <w:color w:val="000000" w:themeColor="text1"/>
        </w:rPr>
      </w:pPr>
      <w:r w:rsidRPr="40C8FFD2">
        <w:rPr>
          <w:rFonts w:ascii="Aptos" w:eastAsia="Aptos" w:hAnsi="Aptos" w:cs="Aptos"/>
          <w:b/>
          <w:bCs/>
          <w:i/>
          <w:iCs/>
          <w:color w:val="000000" w:themeColor="text1"/>
        </w:rPr>
        <w:t xml:space="preserve">        try {</w:t>
      </w:r>
    </w:p>
    <w:p w14:paraId="6BB12A17" w14:textId="77777777" w:rsidR="00811D4F" w:rsidRPr="00CC1334" w:rsidRDefault="00811D4F" w:rsidP="004240AD">
      <w:pPr>
        <w:rPr>
          <w:rFonts w:ascii="Aptos" w:eastAsia="Aptos" w:hAnsi="Aptos" w:cs="Aptos"/>
          <w:color w:val="000000" w:themeColor="text1"/>
          <w:lang w:val="en-US"/>
        </w:rPr>
      </w:pPr>
      <w:r w:rsidRPr="40C8FFD2">
        <w:rPr>
          <w:rFonts w:ascii="Aptos" w:eastAsia="Aptos" w:hAnsi="Aptos" w:cs="Aptos"/>
          <w:b/>
          <w:bCs/>
          <w:i/>
          <w:iCs/>
          <w:color w:val="000000" w:themeColor="text1"/>
        </w:rPr>
        <w:t xml:space="preserve">            </w:t>
      </w:r>
      <w:r w:rsidRPr="00CC1334">
        <w:rPr>
          <w:rFonts w:ascii="Aptos" w:eastAsia="Aptos" w:hAnsi="Aptos" w:cs="Aptos"/>
          <w:b/>
          <w:bCs/>
          <w:i/>
          <w:iCs/>
          <w:color w:val="000000" w:themeColor="text1"/>
          <w:lang w:val="en-US"/>
        </w:rPr>
        <w:t>com.mobile.mobiledu.DUSettingsApplier.applyToActivity(this)</w:t>
      </w:r>
    </w:p>
    <w:p w14:paraId="06A8AE91" w14:textId="77777777" w:rsidR="00811D4F" w:rsidRPr="00CC1334" w:rsidRDefault="00811D4F" w:rsidP="004240AD">
      <w:pPr>
        <w:rPr>
          <w:rFonts w:ascii="Aptos" w:eastAsia="Aptos" w:hAnsi="Aptos" w:cs="Aptos"/>
          <w:color w:val="000000" w:themeColor="text1"/>
          <w:lang w:val="en-US"/>
        </w:rPr>
      </w:pPr>
      <w:r w:rsidRPr="00CC1334">
        <w:rPr>
          <w:rFonts w:ascii="Aptos" w:eastAsia="Aptos" w:hAnsi="Aptos" w:cs="Aptos"/>
          <w:b/>
          <w:bCs/>
          <w:i/>
          <w:iCs/>
          <w:color w:val="000000" w:themeColor="text1"/>
          <w:lang w:val="en-US"/>
        </w:rPr>
        <w:t xml:space="preserve">            com.mobile.mobiledu.EnvironmentApplier.applyToActivity(this)</w:t>
      </w:r>
    </w:p>
    <w:p w14:paraId="103DAE0C" w14:textId="77777777" w:rsidR="00811D4F" w:rsidRPr="00CC1334" w:rsidRDefault="00811D4F" w:rsidP="004240AD">
      <w:pPr>
        <w:rPr>
          <w:rFonts w:ascii="Aptos" w:eastAsia="Aptos" w:hAnsi="Aptos" w:cs="Aptos"/>
          <w:color w:val="000000" w:themeColor="text1"/>
          <w:lang w:val="en-US"/>
        </w:rPr>
      </w:pPr>
      <w:r w:rsidRPr="00CC1334">
        <w:rPr>
          <w:rFonts w:ascii="Aptos" w:eastAsia="Aptos" w:hAnsi="Aptos" w:cs="Aptos"/>
          <w:b/>
          <w:bCs/>
          <w:i/>
          <w:iCs/>
          <w:color w:val="000000" w:themeColor="text1"/>
          <w:lang w:val="en-US"/>
        </w:rPr>
        <w:t xml:space="preserve">            com.mobile.mobiledu.SoundApplier.applyToActivity(this)</w:t>
      </w:r>
    </w:p>
    <w:p w14:paraId="294AACC5" w14:textId="77777777" w:rsidR="00811D4F" w:rsidRPr="00CC1334" w:rsidRDefault="00811D4F" w:rsidP="004240AD">
      <w:pPr>
        <w:rPr>
          <w:rFonts w:ascii="Aptos" w:eastAsia="Aptos" w:hAnsi="Aptos" w:cs="Aptos"/>
          <w:color w:val="000000" w:themeColor="text1"/>
          <w:lang w:val="en-US"/>
        </w:rPr>
      </w:pPr>
      <w:r w:rsidRPr="00CC1334">
        <w:rPr>
          <w:rFonts w:ascii="Aptos" w:eastAsia="Aptos" w:hAnsi="Aptos" w:cs="Aptos"/>
          <w:b/>
          <w:bCs/>
          <w:i/>
          <w:iCs/>
          <w:color w:val="000000" w:themeColor="text1"/>
          <w:lang w:val="en-US"/>
        </w:rPr>
        <w:t xml:space="preserve">           } catch (e: Exception) {</w:t>
      </w:r>
    </w:p>
    <w:p w14:paraId="30D2D410" w14:textId="77777777" w:rsidR="00811D4F" w:rsidRPr="00CC1334" w:rsidRDefault="00811D4F" w:rsidP="004240AD">
      <w:pPr>
        <w:rPr>
          <w:rFonts w:ascii="Aptos" w:eastAsia="Aptos" w:hAnsi="Aptos" w:cs="Aptos"/>
          <w:b/>
          <w:bCs/>
          <w:i/>
          <w:iCs/>
          <w:color w:val="000000" w:themeColor="text1"/>
          <w:lang w:val="en-US"/>
        </w:rPr>
      </w:pPr>
      <w:r w:rsidRPr="00CC1334">
        <w:rPr>
          <w:rFonts w:ascii="Aptos" w:eastAsia="Aptos" w:hAnsi="Aptos" w:cs="Aptos"/>
          <w:b/>
          <w:bCs/>
          <w:i/>
          <w:iCs/>
          <w:color w:val="000000" w:themeColor="text1"/>
          <w:lang w:val="en-US"/>
        </w:rPr>
        <w:t xml:space="preserve">            e.printStackTrace() </w:t>
      </w:r>
    </w:p>
    <w:p w14:paraId="231E4321" w14:textId="77777777" w:rsidR="00811D4F" w:rsidRPr="003D0E41" w:rsidRDefault="00811D4F" w:rsidP="004240AD">
      <w:pPr>
        <w:rPr>
          <w:rFonts w:ascii="Aptos" w:eastAsia="Aptos" w:hAnsi="Aptos" w:cs="Aptos"/>
          <w:color w:val="000000" w:themeColor="text1"/>
          <w:rPrChange w:id="260" w:author="Juliana Cristina Braga" w:date="2026-01-18T12:17:00Z" w16du:dateUtc="2026-01-18T15:17:00Z">
            <w:rPr>
              <w:rFonts w:ascii="Aptos" w:eastAsia="Aptos" w:hAnsi="Aptos" w:cs="Aptos"/>
              <w:color w:val="000000" w:themeColor="text1"/>
              <w:lang w:val="en-US"/>
            </w:rPr>
          </w:rPrChange>
        </w:rPr>
      </w:pPr>
      <w:r w:rsidRPr="00CC1334">
        <w:rPr>
          <w:rFonts w:ascii="Aptos" w:eastAsia="Aptos" w:hAnsi="Aptos" w:cs="Aptos"/>
          <w:b/>
          <w:bCs/>
          <w:i/>
          <w:iCs/>
          <w:color w:val="000000" w:themeColor="text1"/>
          <w:lang w:val="en-US"/>
        </w:rPr>
        <w:t xml:space="preserve">        </w:t>
      </w:r>
      <w:r w:rsidRPr="003D0E41">
        <w:rPr>
          <w:rFonts w:ascii="Aptos" w:eastAsia="Aptos" w:hAnsi="Aptos" w:cs="Aptos"/>
          <w:b/>
          <w:bCs/>
          <w:i/>
          <w:iCs/>
          <w:color w:val="000000" w:themeColor="text1"/>
          <w:rPrChange w:id="261" w:author="Juliana Cristina Braga" w:date="2026-01-18T12:17:00Z" w16du:dateUtc="2026-01-18T15:17:00Z">
            <w:rPr>
              <w:rFonts w:ascii="Aptos" w:eastAsia="Aptos" w:hAnsi="Aptos" w:cs="Aptos"/>
              <w:b/>
              <w:bCs/>
              <w:i/>
              <w:iCs/>
              <w:color w:val="000000" w:themeColor="text1"/>
              <w:lang w:val="en-US"/>
            </w:rPr>
          </w:rPrChange>
        </w:rPr>
        <w:t>}</w:t>
      </w:r>
    </w:p>
    <w:p w14:paraId="5B02103E" w14:textId="77777777" w:rsidR="00811D4F" w:rsidRPr="003D0E41" w:rsidRDefault="00811D4F" w:rsidP="40C8FFD2">
      <w:pPr>
        <w:rPr>
          <w:rFonts w:ascii="Aptos" w:eastAsia="Aptos" w:hAnsi="Aptos" w:cs="Aptos"/>
          <w:color w:val="000000" w:themeColor="text1"/>
          <w:rPrChange w:id="262" w:author="Juliana Cristina Braga" w:date="2026-01-18T12:17:00Z" w16du:dateUtc="2026-01-18T15:17:00Z">
            <w:rPr>
              <w:rFonts w:ascii="Aptos" w:eastAsia="Aptos" w:hAnsi="Aptos" w:cs="Aptos"/>
              <w:color w:val="000000" w:themeColor="text1"/>
              <w:lang w:val="en-US"/>
            </w:rPr>
          </w:rPrChange>
        </w:rPr>
      </w:pPr>
    </w:p>
    <w:p w14:paraId="793610C2" w14:textId="4B8A31B2" w:rsidR="00811D4F" w:rsidRDefault="00811D4F" w:rsidP="40C8FFD2">
      <w:pPr>
        <w:rPr>
          <w:rFonts w:ascii="Arial" w:eastAsia="Aptos" w:hAnsi="Arial" w:cs="Arial"/>
          <w:color w:val="000000" w:themeColor="text1"/>
          <w:sz w:val="24"/>
          <w:szCs w:val="24"/>
        </w:rPr>
      </w:pPr>
      <w:r w:rsidRPr="00FC0B38">
        <w:rPr>
          <w:rFonts w:ascii="Arial" w:eastAsia="Aptos" w:hAnsi="Arial" w:cs="Arial"/>
          <w:color w:val="000000" w:themeColor="text1"/>
          <w:sz w:val="24"/>
          <w:szCs w:val="24"/>
        </w:rPr>
        <w:t xml:space="preserve">Pronto, após essas poucas alterações, basta compilar e executar o projeto. Você notará que no canto superior direito da tela irá aparecer um ícone com o símbolo do </w:t>
      </w:r>
      <w:r w:rsidR="004554EE">
        <w:rPr>
          <w:rFonts w:ascii="Arial" w:eastAsia="Aptos" w:hAnsi="Arial" w:cs="Arial"/>
          <w:color w:val="000000" w:themeColor="text1"/>
          <w:sz w:val="24"/>
          <w:szCs w:val="24"/>
        </w:rPr>
        <w:t xml:space="preserve">Desenho </w:t>
      </w:r>
      <w:r w:rsidRPr="00FC0B38">
        <w:rPr>
          <w:rFonts w:ascii="Arial" w:eastAsia="Aptos" w:hAnsi="Arial" w:cs="Arial"/>
          <w:color w:val="000000" w:themeColor="text1"/>
          <w:sz w:val="24"/>
          <w:szCs w:val="24"/>
        </w:rPr>
        <w:t>Universal. Para acionar as telas de customizações, basta clicar neste ícone ou clicar duas vezes rapidamente no botão de volume ou ainda, chacoalhar o aparelho.</w:t>
      </w:r>
    </w:p>
    <w:p w14:paraId="2A2DD472" w14:textId="77777777" w:rsidR="00811D4F" w:rsidRDefault="00811D4F" w:rsidP="40C8FFD2">
      <w:pPr>
        <w:rPr>
          <w:rFonts w:ascii="Arial" w:eastAsia="Aptos" w:hAnsi="Arial" w:cs="Arial"/>
          <w:color w:val="000000" w:themeColor="text1"/>
          <w:sz w:val="24"/>
          <w:szCs w:val="24"/>
        </w:rPr>
      </w:pPr>
    </w:p>
    <w:p w14:paraId="3B3BD788" w14:textId="77777777" w:rsidR="00811D4F" w:rsidRDefault="00811D4F" w:rsidP="40C8FFD2">
      <w:pPr>
        <w:rPr>
          <w:rFonts w:ascii="Arial" w:eastAsia="Aptos" w:hAnsi="Arial" w:cs="Arial"/>
          <w:color w:val="000000" w:themeColor="text1"/>
          <w:sz w:val="24"/>
          <w:szCs w:val="24"/>
        </w:rPr>
      </w:pPr>
    </w:p>
    <w:p w14:paraId="01C84624" w14:textId="77777777" w:rsidR="00811D4F" w:rsidRPr="00FC0B38" w:rsidRDefault="00811D4F" w:rsidP="40C8FFD2">
      <w:pPr>
        <w:rPr>
          <w:rFonts w:ascii="Arial" w:eastAsia="Aptos" w:hAnsi="Arial" w:cs="Arial"/>
          <w:color w:val="000000" w:themeColor="text1"/>
          <w:sz w:val="24"/>
          <w:szCs w:val="24"/>
        </w:rPr>
      </w:pPr>
    </w:p>
    <w:p w14:paraId="7B377C5C" w14:textId="77777777" w:rsidR="00811D4F" w:rsidRPr="00FC0B38" w:rsidRDefault="00811D4F" w:rsidP="00D3363D">
      <w:pPr>
        <w:jc w:val="center"/>
        <w:rPr>
          <w:rFonts w:ascii="Arial" w:eastAsia="Aptos" w:hAnsi="Arial" w:cs="Arial"/>
          <w:color w:val="000000" w:themeColor="text1"/>
          <w:sz w:val="24"/>
          <w:szCs w:val="24"/>
        </w:rPr>
      </w:pPr>
      <w:r>
        <w:rPr>
          <w:rFonts w:ascii="Arial" w:eastAsia="Aptos" w:hAnsi="Arial" w:cs="Arial"/>
          <w:noProof/>
          <w:color w:val="000000" w:themeColor="text1"/>
          <w:sz w:val="24"/>
          <w:szCs w:val="24"/>
        </w:rPr>
        <w:drawing>
          <wp:inline distT="0" distB="0" distL="0" distR="0" wp14:anchorId="536DCC2A" wp14:editId="5E7AA08B">
            <wp:extent cx="1752600" cy="3802736"/>
            <wp:effectExtent l="19050" t="19050" r="19050" b="26670"/>
            <wp:docPr id="90993978" name="Imagem 1" descr="Imagem com o aplicativo IMCApp ja com a biblioteca incorporada ao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3978" name="Imagem 1" descr="Imagem com o aplicativo IMCApp ja com a biblioteca incorporada ao app"/>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774597" cy="3850463"/>
                    </a:xfrm>
                    <a:prstGeom prst="rect">
                      <a:avLst/>
                    </a:prstGeom>
                    <a:noFill/>
                    <a:ln>
                      <a:solidFill>
                        <a:schemeClr val="tx1"/>
                      </a:solidFill>
                    </a:ln>
                  </pic:spPr>
                </pic:pic>
              </a:graphicData>
            </a:graphic>
          </wp:inline>
        </w:drawing>
      </w:r>
    </w:p>
    <w:p w14:paraId="1AAAD8DA" w14:textId="77777777" w:rsidR="00811D4F" w:rsidRDefault="00811D4F" w:rsidP="40C8FFD2">
      <w:pPr>
        <w:rPr>
          <w:rFonts w:ascii="Aptos" w:eastAsia="Aptos" w:hAnsi="Aptos" w:cs="Aptos"/>
          <w:color w:val="000000" w:themeColor="text1"/>
        </w:rPr>
      </w:pPr>
    </w:p>
    <w:p w14:paraId="274DDE51" w14:textId="77777777" w:rsidR="00811D4F" w:rsidRPr="00357089" w:rsidRDefault="00811D4F" w:rsidP="00357089">
      <w:pPr>
        <w:spacing w:line="23" w:lineRule="atLeast"/>
        <w:jc w:val="both"/>
        <w:rPr>
          <w:rFonts w:ascii="Arial" w:hAnsi="Arial" w:cs="Arial"/>
          <w:sz w:val="24"/>
          <w:szCs w:val="24"/>
        </w:rPr>
      </w:pPr>
    </w:p>
    <w:p w14:paraId="715688F6" w14:textId="77777777" w:rsidR="00811D4F" w:rsidRPr="0017506A" w:rsidRDefault="00811D4F" w:rsidP="00D3363D">
      <w:pPr>
        <w:pStyle w:val="Ttulo"/>
        <w:spacing w:before="240" w:after="240"/>
        <w:jc w:val="both"/>
        <w:rPr>
          <w:b/>
          <w:bCs/>
          <w:color w:val="3A7A6E"/>
          <w:sz w:val="32"/>
          <w:szCs w:val="32"/>
        </w:rPr>
      </w:pPr>
      <w:r>
        <w:rPr>
          <w:b/>
          <w:bCs/>
          <w:color w:val="3A7A6E"/>
          <w:sz w:val="32"/>
          <w:szCs w:val="32"/>
        </w:rPr>
        <w:t>9</w:t>
      </w:r>
      <w:r w:rsidRPr="40C8FFD2">
        <w:rPr>
          <w:b/>
          <w:bCs/>
          <w:color w:val="3A7A6E"/>
          <w:sz w:val="32"/>
          <w:szCs w:val="32"/>
        </w:rPr>
        <w:t>. Conclusão</w:t>
      </w:r>
    </w:p>
    <w:p w14:paraId="1FD146C5" w14:textId="77777777" w:rsidR="00811D4F" w:rsidRDefault="00811D4F" w:rsidP="00D3363D">
      <w:pPr>
        <w:spacing w:line="23" w:lineRule="atLeast"/>
        <w:jc w:val="both"/>
        <w:rPr>
          <w:rFonts w:ascii="Arial" w:hAnsi="Arial" w:cs="Arial"/>
          <w:sz w:val="24"/>
          <w:szCs w:val="24"/>
        </w:rPr>
      </w:pPr>
      <w:r w:rsidRPr="0017506A">
        <w:rPr>
          <w:rFonts w:ascii="Arial" w:hAnsi="Arial" w:cs="Arial"/>
          <w:sz w:val="24"/>
          <w:szCs w:val="24"/>
        </w:rPr>
        <w:t xml:space="preserve">A </w:t>
      </w:r>
      <w:r w:rsidRPr="0017506A">
        <w:rPr>
          <w:rFonts w:ascii="Arial" w:hAnsi="Arial" w:cs="Arial"/>
          <w:b/>
          <w:bCs/>
          <w:sz w:val="24"/>
          <w:szCs w:val="24"/>
        </w:rPr>
        <w:t>MobileDU</w:t>
      </w:r>
      <w:r w:rsidRPr="0017506A">
        <w:rPr>
          <w:rFonts w:ascii="Arial" w:hAnsi="Arial" w:cs="Arial"/>
          <w:sz w:val="24"/>
          <w:szCs w:val="24"/>
        </w:rPr>
        <w:t xml:space="preserve"> demonstra que </w:t>
      </w:r>
      <w:r w:rsidRPr="0017506A">
        <w:rPr>
          <w:rFonts w:ascii="Arial" w:hAnsi="Arial" w:cs="Arial"/>
          <w:b/>
          <w:bCs/>
          <w:sz w:val="24"/>
          <w:szCs w:val="24"/>
        </w:rPr>
        <w:t>acessibilidade e design universal podem ser nativos</w:t>
      </w:r>
      <w:r w:rsidRPr="0017506A">
        <w:rPr>
          <w:rFonts w:ascii="Arial" w:hAnsi="Arial" w:cs="Arial"/>
          <w:sz w:val="24"/>
          <w:szCs w:val="24"/>
        </w:rPr>
        <w:t xml:space="preserve"> do desenvolvimento mobile.</w:t>
      </w:r>
    </w:p>
    <w:p w14:paraId="3A94C1B8" w14:textId="77777777" w:rsidR="00811D4F" w:rsidRPr="0017506A" w:rsidRDefault="00811D4F" w:rsidP="00D3363D">
      <w:pPr>
        <w:spacing w:line="23" w:lineRule="atLeast"/>
        <w:jc w:val="both"/>
        <w:rPr>
          <w:rFonts w:ascii="Arial" w:hAnsi="Arial" w:cs="Arial"/>
          <w:sz w:val="24"/>
          <w:szCs w:val="24"/>
        </w:rPr>
      </w:pPr>
      <w:r w:rsidRPr="0017506A">
        <w:rPr>
          <w:rFonts w:ascii="Arial" w:hAnsi="Arial" w:cs="Arial"/>
          <w:sz w:val="24"/>
          <w:szCs w:val="24"/>
        </w:rPr>
        <w:t xml:space="preserve">Ela permite que </w:t>
      </w:r>
      <w:r w:rsidRPr="0017506A">
        <w:rPr>
          <w:rFonts w:ascii="Arial" w:hAnsi="Arial" w:cs="Arial"/>
          <w:b/>
          <w:bCs/>
          <w:sz w:val="24"/>
          <w:szCs w:val="24"/>
        </w:rPr>
        <w:t>cada usuário personalize sua experiência</w:t>
      </w:r>
      <w:r w:rsidRPr="0017506A">
        <w:rPr>
          <w:rFonts w:ascii="Arial" w:hAnsi="Arial" w:cs="Arial"/>
          <w:sz w:val="24"/>
          <w:szCs w:val="24"/>
        </w:rPr>
        <w:t xml:space="preserve"> e que </w:t>
      </w:r>
      <w:r w:rsidRPr="0017506A">
        <w:rPr>
          <w:rFonts w:ascii="Arial" w:hAnsi="Arial" w:cs="Arial"/>
          <w:b/>
          <w:bCs/>
          <w:sz w:val="24"/>
          <w:szCs w:val="24"/>
        </w:rPr>
        <w:t>cada desenvolvedor reduza esforço</w:t>
      </w:r>
      <w:r w:rsidRPr="0017506A">
        <w:rPr>
          <w:rFonts w:ascii="Arial" w:hAnsi="Arial" w:cs="Arial"/>
          <w:sz w:val="24"/>
          <w:szCs w:val="24"/>
        </w:rPr>
        <w:t>, entregando um aplicativo mais inclusivo, moderno e socialmente responsável.</w:t>
      </w:r>
    </w:p>
    <w:p w14:paraId="77D874A0" w14:textId="77777777" w:rsidR="00811D4F" w:rsidRPr="00357089" w:rsidRDefault="00811D4F" w:rsidP="00D3363D">
      <w:pPr>
        <w:spacing w:line="23" w:lineRule="atLeast"/>
        <w:jc w:val="both"/>
        <w:rPr>
          <w:rFonts w:ascii="Arial" w:hAnsi="Arial" w:cs="Arial"/>
          <w:sz w:val="24"/>
          <w:szCs w:val="24"/>
        </w:rPr>
      </w:pPr>
      <w:r w:rsidRPr="0017506A">
        <w:rPr>
          <w:rFonts w:ascii="Arial" w:hAnsi="Arial" w:cs="Arial"/>
          <w:sz w:val="24"/>
          <w:szCs w:val="24"/>
        </w:rPr>
        <w:t>A MobileDU já oferece um painel pronto e expansível para tornar qualquer app mais humano, flexível e universal.</w:t>
      </w:r>
    </w:p>
    <w:p w14:paraId="45FF1496" w14:textId="39F0BA57" w:rsidR="00811D4F" w:rsidRPr="00357089" w:rsidRDefault="00811D4F" w:rsidP="009373E6">
      <w:pPr>
        <w:spacing w:line="23" w:lineRule="atLeast"/>
        <w:jc w:val="both"/>
        <w:rPr>
          <w:rFonts w:ascii="Arial" w:hAnsi="Arial" w:cs="Arial"/>
          <w:b/>
          <w:bCs/>
          <w:sz w:val="24"/>
          <w:szCs w:val="24"/>
        </w:rPr>
      </w:pPr>
      <w:r>
        <w:rPr>
          <w:rFonts w:ascii="Arial" w:hAnsi="Arial" w:cs="Arial"/>
          <w:sz w:val="24"/>
          <w:szCs w:val="24"/>
        </w:rPr>
        <w:t>“</w:t>
      </w:r>
      <w:r w:rsidRPr="0052659E">
        <w:rPr>
          <w:rFonts w:ascii="Arial" w:hAnsi="Arial" w:cs="Arial"/>
          <w:sz w:val="24"/>
          <w:szCs w:val="24"/>
        </w:rPr>
        <w:t xml:space="preserve">Você não precisa reinventar a acessibilidade. O </w:t>
      </w:r>
      <w:r w:rsidRPr="0052659E">
        <w:rPr>
          <w:rFonts w:ascii="Arial" w:hAnsi="Arial" w:cs="Arial"/>
          <w:b/>
          <w:bCs/>
          <w:sz w:val="24"/>
          <w:szCs w:val="24"/>
        </w:rPr>
        <w:t>MobileDU</w:t>
      </w:r>
      <w:r w:rsidRPr="0052659E">
        <w:rPr>
          <w:rFonts w:ascii="Arial" w:hAnsi="Arial" w:cs="Arial"/>
          <w:sz w:val="24"/>
          <w:szCs w:val="24"/>
        </w:rPr>
        <w:t xml:space="preserve"> entrega um </w:t>
      </w:r>
      <w:r w:rsidRPr="0052659E">
        <w:rPr>
          <w:rFonts w:ascii="Arial" w:hAnsi="Arial" w:cs="Arial"/>
          <w:b/>
          <w:bCs/>
          <w:sz w:val="24"/>
          <w:szCs w:val="24"/>
        </w:rPr>
        <w:t>painel único</w:t>
      </w:r>
      <w:r w:rsidRPr="0052659E">
        <w:rPr>
          <w:rFonts w:ascii="Arial" w:hAnsi="Arial" w:cs="Arial"/>
          <w:sz w:val="24"/>
          <w:szCs w:val="24"/>
        </w:rPr>
        <w:t xml:space="preserve"> para que </w:t>
      </w:r>
      <w:r w:rsidRPr="0052659E">
        <w:rPr>
          <w:rFonts w:ascii="Arial" w:hAnsi="Arial" w:cs="Arial"/>
          <w:b/>
          <w:bCs/>
          <w:sz w:val="24"/>
          <w:szCs w:val="24"/>
        </w:rPr>
        <w:t>cada pessoa</w:t>
      </w:r>
      <w:r w:rsidRPr="0052659E">
        <w:rPr>
          <w:rFonts w:ascii="Arial" w:hAnsi="Arial" w:cs="Arial"/>
          <w:sz w:val="24"/>
          <w:szCs w:val="24"/>
        </w:rPr>
        <w:t xml:space="preserve"> ajuste </w:t>
      </w:r>
      <w:r w:rsidRPr="0052659E">
        <w:rPr>
          <w:rFonts w:ascii="Arial" w:hAnsi="Arial" w:cs="Arial"/>
          <w:b/>
          <w:bCs/>
          <w:sz w:val="24"/>
          <w:szCs w:val="24"/>
        </w:rPr>
        <w:t>do seu jeito</w:t>
      </w:r>
      <w:r w:rsidRPr="0052659E">
        <w:rPr>
          <w:rFonts w:ascii="Arial" w:hAnsi="Arial" w:cs="Arial"/>
          <w:sz w:val="24"/>
          <w:szCs w:val="24"/>
        </w:rPr>
        <w:t xml:space="preserve"> — e o seu app respeita essas escolhas </w:t>
      </w:r>
      <w:r w:rsidRPr="0052659E">
        <w:rPr>
          <w:rFonts w:ascii="Arial" w:hAnsi="Arial" w:cs="Arial"/>
          <w:b/>
          <w:bCs/>
          <w:sz w:val="24"/>
          <w:szCs w:val="24"/>
        </w:rPr>
        <w:t>em qualquer tela</w:t>
      </w:r>
      <w:r w:rsidRPr="0052659E">
        <w:rPr>
          <w:rFonts w:ascii="Arial" w:hAnsi="Arial" w:cs="Arial"/>
          <w:sz w:val="24"/>
          <w:szCs w:val="24"/>
        </w:rPr>
        <w:t xml:space="preserve">. É </w:t>
      </w:r>
      <w:r w:rsidR="004554EE">
        <w:rPr>
          <w:rFonts w:ascii="Arial" w:hAnsi="Arial" w:cs="Arial"/>
          <w:b/>
          <w:bCs/>
          <w:sz w:val="24"/>
          <w:szCs w:val="24"/>
        </w:rPr>
        <w:t xml:space="preserve">Desenho </w:t>
      </w:r>
      <w:r w:rsidRPr="0052659E">
        <w:rPr>
          <w:rFonts w:ascii="Arial" w:hAnsi="Arial" w:cs="Arial"/>
          <w:b/>
          <w:bCs/>
          <w:sz w:val="24"/>
          <w:szCs w:val="24"/>
        </w:rPr>
        <w:t>Universal na prática</w:t>
      </w:r>
      <w:r w:rsidRPr="0052659E">
        <w:rPr>
          <w:rFonts w:ascii="Arial" w:hAnsi="Arial" w:cs="Arial"/>
          <w:sz w:val="24"/>
          <w:szCs w:val="24"/>
        </w:rPr>
        <w:t xml:space="preserve">: </w:t>
      </w:r>
      <w:r w:rsidRPr="0052659E">
        <w:rPr>
          <w:rFonts w:ascii="Arial" w:hAnsi="Arial" w:cs="Arial"/>
          <w:b/>
          <w:bCs/>
          <w:sz w:val="24"/>
          <w:szCs w:val="24"/>
        </w:rPr>
        <w:t>uma só solução para o máximo de pessoas</w:t>
      </w:r>
      <w:r w:rsidRPr="0052659E">
        <w:rPr>
          <w:rFonts w:ascii="Arial" w:hAnsi="Arial" w:cs="Arial"/>
          <w:sz w:val="24"/>
          <w:szCs w:val="24"/>
        </w:rPr>
        <w:t xml:space="preserve">. E o melhor: </w:t>
      </w:r>
      <w:r w:rsidRPr="0052659E">
        <w:rPr>
          <w:rFonts w:ascii="Arial" w:hAnsi="Arial" w:cs="Arial"/>
          <w:b/>
          <w:bCs/>
          <w:sz w:val="24"/>
          <w:szCs w:val="24"/>
        </w:rPr>
        <w:t>é vivo e colaborativo</w:t>
      </w:r>
      <w:r w:rsidRPr="0052659E">
        <w:rPr>
          <w:rFonts w:ascii="Arial" w:hAnsi="Arial" w:cs="Arial"/>
          <w:sz w:val="24"/>
          <w:szCs w:val="24"/>
        </w:rPr>
        <w:t xml:space="preserve"> — cada nova aba ou preset que você propõe faz diferença para todo mundo.”</w:t>
      </w:r>
    </w:p>
    <w:p w14:paraId="7C45BE1F" w14:textId="77777777" w:rsidR="00A117AA" w:rsidRDefault="00A117AA"/>
    <w:p w14:paraId="1F0F1F2F" w14:textId="236F34B5" w:rsidR="002C3B46" w:rsidRDefault="002C3B46">
      <w:r>
        <w:br w:type="page"/>
      </w:r>
    </w:p>
    <w:p w14:paraId="1A9B9836" w14:textId="0FD77AB9" w:rsidR="00A117AA" w:rsidRPr="008A4627" w:rsidRDefault="00A117AA" w:rsidP="00137745">
      <w:pPr>
        <w:pStyle w:val="Ttulo1"/>
        <w:numPr>
          <w:ilvl w:val="0"/>
          <w:numId w:val="0"/>
        </w:numPr>
        <w:ind w:left="284"/>
        <w:jc w:val="center"/>
        <w:rPr>
          <w:b w:val="0"/>
          <w:bCs w:val="0"/>
        </w:rPr>
      </w:pPr>
      <w:bookmarkStart w:id="263" w:name="_Toc223367684"/>
      <w:r w:rsidRPr="000A64C0">
        <w:lastRenderedPageBreak/>
        <w:t xml:space="preserve">APÊNDICE </w:t>
      </w:r>
      <w:r w:rsidRPr="00E36D51">
        <w:t>D</w:t>
      </w:r>
      <w:r w:rsidRPr="000A64C0">
        <w:t xml:space="preserve"> – Q</w:t>
      </w:r>
      <w:r w:rsidR="00D53B97">
        <w:t xml:space="preserve">uestionário aplicado ao fim do curso de extensão e </w:t>
      </w:r>
      <w:r w:rsidR="00D53B97" w:rsidRPr="008A4627">
        <w:rPr>
          <w:b w:val="0"/>
          <w:bCs w:val="0"/>
        </w:rPr>
        <w:t>consolidação das respostas</w:t>
      </w:r>
      <w:bookmarkEnd w:id="263"/>
    </w:p>
    <w:p w14:paraId="5E2B074A" w14:textId="77777777" w:rsidR="00A117AA" w:rsidRPr="008A4627" w:rsidRDefault="00A117AA" w:rsidP="00A117AA">
      <w:pPr>
        <w:jc w:val="both"/>
        <w:rPr>
          <w:rFonts w:ascii="Arial" w:hAnsi="Arial" w:cs="Arial"/>
          <w:sz w:val="24"/>
          <w:szCs w:val="24"/>
        </w:rPr>
      </w:pPr>
      <w:r w:rsidRPr="008A4627">
        <w:rPr>
          <w:rFonts w:ascii="Arial" w:hAnsi="Arial" w:cs="Arial"/>
          <w:sz w:val="24"/>
          <w:szCs w:val="24"/>
        </w:rPr>
        <w:t>Este apêndice apresenta o instrumento de coleta de dados utilizado para a validação empírica da biblioteca MobileDU, bem como o quadro consolidado com a distribuição das respostas obtidas ao final do curso de extensão “Desenvolvimento de Aplicativos Móveis Acessíveis voltados ao Desenho Universal”.</w:t>
      </w:r>
    </w:p>
    <w:p w14:paraId="33C37A26" w14:textId="77777777" w:rsidR="00A117AA" w:rsidRPr="008A4627" w:rsidRDefault="00A117AA" w:rsidP="00A117AA">
      <w:pPr>
        <w:jc w:val="both"/>
        <w:rPr>
          <w:rFonts w:ascii="Arial" w:hAnsi="Arial" w:cs="Arial"/>
          <w:sz w:val="24"/>
          <w:szCs w:val="24"/>
        </w:rPr>
      </w:pPr>
      <w:r w:rsidRPr="008A4627">
        <w:rPr>
          <w:rFonts w:ascii="Arial" w:hAnsi="Arial" w:cs="Arial"/>
          <w:sz w:val="24"/>
          <w:szCs w:val="24"/>
        </w:rPr>
        <w:t>O questionário foi aplicado de forma anônima, após a conclusão do curso, com o objetivo de avaliar tanto os aspectos pedagógicos da formação quanto a aplicabilidade, usabilidade e percepção da biblioteca MobileDU como artefato de apoio ao desenvolvimento de aplicativos móveis acessíveis. As questões foram estruturadas segundo uma escala Likert de cinco pontos, variando de “Discordo totalmente” a “Concordo totalmente”.</w:t>
      </w:r>
    </w:p>
    <w:p w14:paraId="6D31DC98" w14:textId="212FD206" w:rsidR="00A117AA" w:rsidRPr="008A4627" w:rsidRDefault="00A117AA" w:rsidP="00A117AA">
      <w:pPr>
        <w:jc w:val="both"/>
        <w:rPr>
          <w:rFonts w:ascii="Arial" w:hAnsi="Arial" w:cs="Arial"/>
          <w:sz w:val="24"/>
          <w:szCs w:val="24"/>
        </w:rPr>
      </w:pPr>
      <w:r w:rsidRPr="008A4627">
        <w:rPr>
          <w:rFonts w:ascii="Arial" w:hAnsi="Arial" w:cs="Arial"/>
          <w:sz w:val="24"/>
          <w:szCs w:val="24"/>
        </w:rPr>
        <w:t xml:space="preserve">Responderam ao questionário 41 participantes, conforme caracterização apresentada na Seção </w:t>
      </w:r>
      <w:r w:rsidR="00D53B97" w:rsidRPr="008A4627">
        <w:rPr>
          <w:rFonts w:ascii="Arial" w:hAnsi="Arial" w:cs="Arial"/>
          <w:sz w:val="24"/>
          <w:szCs w:val="24"/>
        </w:rPr>
        <w:t>5.3</w:t>
      </w:r>
      <w:r w:rsidRPr="008A4627">
        <w:rPr>
          <w:rFonts w:ascii="Arial" w:hAnsi="Arial" w:cs="Arial"/>
          <w:sz w:val="24"/>
          <w:szCs w:val="24"/>
        </w:rPr>
        <w:t>.</w:t>
      </w:r>
    </w:p>
    <w:p w14:paraId="71DF99F4" w14:textId="11F32645" w:rsidR="00A117AA" w:rsidRPr="000A64C0" w:rsidRDefault="00A117AA" w:rsidP="00A117AA">
      <w:pPr>
        <w:rPr>
          <w:rFonts w:ascii="Arial" w:hAnsi="Arial" w:cs="Arial"/>
          <w:b/>
          <w:bCs/>
          <w:sz w:val="24"/>
          <w:szCs w:val="24"/>
        </w:rPr>
      </w:pPr>
      <w:r w:rsidRPr="000A64C0">
        <w:rPr>
          <w:rFonts w:ascii="Arial" w:hAnsi="Arial" w:cs="Arial"/>
          <w:b/>
          <w:bCs/>
          <w:sz w:val="24"/>
          <w:szCs w:val="24"/>
        </w:rPr>
        <w:t>Instrumento do questionário aplicado</w:t>
      </w:r>
    </w:p>
    <w:p w14:paraId="2A2214FC" w14:textId="77777777" w:rsidR="00A117AA" w:rsidRPr="000A64C0" w:rsidRDefault="00A117AA" w:rsidP="00A117AA">
      <w:pPr>
        <w:rPr>
          <w:rFonts w:ascii="Arial" w:hAnsi="Arial" w:cs="Arial"/>
          <w:sz w:val="24"/>
          <w:szCs w:val="24"/>
        </w:rPr>
      </w:pPr>
      <w:r w:rsidRPr="000A64C0">
        <w:rPr>
          <w:rFonts w:ascii="Arial" w:hAnsi="Arial" w:cs="Arial"/>
          <w:b/>
          <w:bCs/>
          <w:sz w:val="24"/>
          <w:szCs w:val="24"/>
        </w:rPr>
        <w:t>Escala utilizada em todas as questões:</w:t>
      </w:r>
    </w:p>
    <w:p w14:paraId="788BDE63" w14:textId="77777777" w:rsidR="00A117AA" w:rsidRPr="000A64C0" w:rsidRDefault="00A117AA" w:rsidP="002D6A33">
      <w:pPr>
        <w:numPr>
          <w:ilvl w:val="0"/>
          <w:numId w:val="18"/>
        </w:numPr>
        <w:spacing w:after="0"/>
        <w:ind w:left="714" w:hanging="357"/>
        <w:rPr>
          <w:rFonts w:ascii="Arial" w:hAnsi="Arial" w:cs="Arial"/>
          <w:sz w:val="24"/>
          <w:szCs w:val="24"/>
        </w:rPr>
      </w:pPr>
      <w:r w:rsidRPr="000A64C0">
        <w:rPr>
          <w:rFonts w:ascii="Arial" w:hAnsi="Arial" w:cs="Arial"/>
          <w:sz w:val="24"/>
          <w:szCs w:val="24"/>
        </w:rPr>
        <w:t>Discordo totalmente</w:t>
      </w:r>
    </w:p>
    <w:p w14:paraId="28DF69D0" w14:textId="77777777" w:rsidR="00A117AA" w:rsidRPr="000A64C0" w:rsidRDefault="00A117AA" w:rsidP="002D6A33">
      <w:pPr>
        <w:numPr>
          <w:ilvl w:val="0"/>
          <w:numId w:val="18"/>
        </w:numPr>
        <w:spacing w:after="0"/>
        <w:ind w:left="714" w:hanging="357"/>
        <w:rPr>
          <w:rFonts w:ascii="Arial" w:hAnsi="Arial" w:cs="Arial"/>
          <w:sz w:val="24"/>
          <w:szCs w:val="24"/>
        </w:rPr>
      </w:pPr>
      <w:r w:rsidRPr="000A64C0">
        <w:rPr>
          <w:rFonts w:ascii="Arial" w:hAnsi="Arial" w:cs="Arial"/>
          <w:sz w:val="24"/>
          <w:szCs w:val="24"/>
        </w:rPr>
        <w:t>Discordo parcialmente</w:t>
      </w:r>
    </w:p>
    <w:p w14:paraId="1DEB0F21" w14:textId="77777777" w:rsidR="00A117AA" w:rsidRPr="000A64C0" w:rsidRDefault="00A117AA" w:rsidP="002D6A33">
      <w:pPr>
        <w:numPr>
          <w:ilvl w:val="0"/>
          <w:numId w:val="18"/>
        </w:numPr>
        <w:spacing w:after="0"/>
        <w:ind w:left="714" w:hanging="357"/>
        <w:rPr>
          <w:rFonts w:ascii="Arial" w:hAnsi="Arial" w:cs="Arial"/>
          <w:sz w:val="24"/>
          <w:szCs w:val="24"/>
        </w:rPr>
      </w:pPr>
      <w:r w:rsidRPr="000A64C0">
        <w:rPr>
          <w:rFonts w:ascii="Arial" w:hAnsi="Arial" w:cs="Arial"/>
          <w:sz w:val="24"/>
          <w:szCs w:val="24"/>
        </w:rPr>
        <w:t>Indiferente</w:t>
      </w:r>
    </w:p>
    <w:p w14:paraId="5DB0322A" w14:textId="77777777" w:rsidR="00A117AA" w:rsidRPr="000A64C0" w:rsidRDefault="00A117AA" w:rsidP="002D6A33">
      <w:pPr>
        <w:numPr>
          <w:ilvl w:val="0"/>
          <w:numId w:val="18"/>
        </w:numPr>
        <w:spacing w:after="0"/>
        <w:ind w:left="714" w:hanging="357"/>
        <w:rPr>
          <w:rFonts w:ascii="Arial" w:hAnsi="Arial" w:cs="Arial"/>
          <w:sz w:val="24"/>
          <w:szCs w:val="24"/>
        </w:rPr>
      </w:pPr>
      <w:r w:rsidRPr="000A64C0">
        <w:rPr>
          <w:rFonts w:ascii="Arial" w:hAnsi="Arial" w:cs="Arial"/>
          <w:sz w:val="24"/>
          <w:szCs w:val="24"/>
        </w:rPr>
        <w:t>Concordo parcialmente</w:t>
      </w:r>
    </w:p>
    <w:p w14:paraId="4B81528B" w14:textId="77777777" w:rsidR="00A117AA" w:rsidRPr="000A64C0" w:rsidRDefault="00A117AA" w:rsidP="002D6A33">
      <w:pPr>
        <w:numPr>
          <w:ilvl w:val="0"/>
          <w:numId w:val="18"/>
        </w:numPr>
        <w:spacing w:after="0"/>
        <w:ind w:left="714" w:hanging="357"/>
        <w:rPr>
          <w:rFonts w:ascii="Arial" w:hAnsi="Arial" w:cs="Arial"/>
          <w:sz w:val="24"/>
          <w:szCs w:val="24"/>
        </w:rPr>
      </w:pPr>
      <w:r w:rsidRPr="000A64C0">
        <w:rPr>
          <w:rFonts w:ascii="Arial" w:hAnsi="Arial" w:cs="Arial"/>
          <w:sz w:val="24"/>
          <w:szCs w:val="24"/>
        </w:rPr>
        <w:t>Concordo totalmente</w:t>
      </w:r>
    </w:p>
    <w:p w14:paraId="3B487DCE" w14:textId="77777777" w:rsidR="00A117AA" w:rsidRPr="000A64C0" w:rsidRDefault="00A117AA" w:rsidP="00A117AA">
      <w:pPr>
        <w:rPr>
          <w:rFonts w:ascii="Arial" w:hAnsi="Arial" w:cs="Arial"/>
          <w:b/>
          <w:bCs/>
          <w:sz w:val="24"/>
          <w:szCs w:val="24"/>
        </w:rPr>
      </w:pPr>
    </w:p>
    <w:p w14:paraId="670F2379" w14:textId="77777777" w:rsidR="00A117AA" w:rsidRPr="000A64C0" w:rsidRDefault="00A117AA" w:rsidP="00A117AA">
      <w:pPr>
        <w:rPr>
          <w:rFonts w:ascii="Arial" w:hAnsi="Arial" w:cs="Arial"/>
          <w:b/>
          <w:bCs/>
          <w:sz w:val="24"/>
          <w:szCs w:val="24"/>
        </w:rPr>
      </w:pPr>
      <w:r w:rsidRPr="000A64C0">
        <w:rPr>
          <w:rFonts w:ascii="Arial" w:hAnsi="Arial" w:cs="Arial"/>
          <w:b/>
          <w:bCs/>
          <w:sz w:val="24"/>
          <w:szCs w:val="24"/>
        </w:rPr>
        <w:t>Bloco 1 – Organização e estrutura do curso</w:t>
      </w:r>
    </w:p>
    <w:p w14:paraId="4AD0B86A" w14:textId="77777777" w:rsidR="00A117AA" w:rsidRPr="000A64C0" w:rsidRDefault="00A117AA" w:rsidP="00A117AA">
      <w:pPr>
        <w:rPr>
          <w:rFonts w:ascii="Arial" w:hAnsi="Arial" w:cs="Arial"/>
          <w:sz w:val="24"/>
          <w:szCs w:val="24"/>
        </w:rPr>
      </w:pPr>
      <w:r w:rsidRPr="000A64C0">
        <w:rPr>
          <w:rFonts w:ascii="Arial" w:hAnsi="Arial" w:cs="Arial"/>
          <w:sz w:val="24"/>
          <w:szCs w:val="24"/>
        </w:rPr>
        <w:t>1.1 A carga horária total de 30 horas distribuída ao longo das 10 semanas foi adequada para a assimilação do conteúdo proposto.</w:t>
      </w:r>
      <w:r w:rsidRPr="000A64C0">
        <w:rPr>
          <w:rFonts w:ascii="Arial" w:hAnsi="Arial" w:cs="Arial"/>
          <w:sz w:val="24"/>
          <w:szCs w:val="24"/>
        </w:rPr>
        <w:br/>
        <w:t>1.2 O formato de aulas predominantemente assíncronas via plataforma Moodle facilitou o estudo no meu ritmo e horário.</w:t>
      </w:r>
      <w:r w:rsidRPr="000A64C0">
        <w:rPr>
          <w:rFonts w:ascii="Arial" w:hAnsi="Arial" w:cs="Arial"/>
          <w:sz w:val="24"/>
          <w:szCs w:val="24"/>
        </w:rPr>
        <w:br/>
        <w:t>1.3 O material disponibilizado (textos, vídeos e bibliografias) foi de fácil acesso e qualidade para o aprendizado.</w:t>
      </w:r>
      <w:r w:rsidRPr="000A64C0">
        <w:rPr>
          <w:rFonts w:ascii="Arial" w:hAnsi="Arial" w:cs="Arial"/>
          <w:sz w:val="24"/>
          <w:szCs w:val="24"/>
        </w:rPr>
        <w:br/>
        <w:t>1.4 O suporte da equipe de tutores foi satisfatório para o esclarecimento de dúvidas e correção de atividades.</w:t>
      </w:r>
      <w:r w:rsidRPr="000A64C0">
        <w:rPr>
          <w:rFonts w:ascii="Arial" w:hAnsi="Arial" w:cs="Arial"/>
          <w:sz w:val="24"/>
          <w:szCs w:val="24"/>
        </w:rPr>
        <w:br/>
        <w:t>1.5 O requisito de conhecimentos básicos de informática e programação foi condizente com o nível técnico exigido pelas atividades do curso.</w:t>
      </w:r>
    </w:p>
    <w:p w14:paraId="443FA415" w14:textId="4298FB55" w:rsidR="00D53B97" w:rsidRDefault="00D53B97">
      <w:pPr>
        <w:rPr>
          <w:rFonts w:ascii="Arial" w:hAnsi="Arial" w:cs="Arial"/>
          <w:b/>
          <w:bCs/>
          <w:sz w:val="24"/>
          <w:szCs w:val="24"/>
        </w:rPr>
      </w:pPr>
      <w:r>
        <w:rPr>
          <w:rFonts w:ascii="Arial" w:hAnsi="Arial" w:cs="Arial"/>
          <w:b/>
          <w:bCs/>
          <w:sz w:val="24"/>
          <w:szCs w:val="24"/>
        </w:rPr>
        <w:br w:type="page"/>
      </w:r>
    </w:p>
    <w:p w14:paraId="588690D8" w14:textId="77777777" w:rsidR="00A117AA" w:rsidRPr="000A64C0" w:rsidRDefault="00A117AA" w:rsidP="00A117AA">
      <w:pPr>
        <w:rPr>
          <w:rFonts w:ascii="Arial" w:hAnsi="Arial" w:cs="Arial"/>
          <w:b/>
          <w:bCs/>
          <w:sz w:val="24"/>
          <w:szCs w:val="24"/>
        </w:rPr>
      </w:pPr>
      <w:r w:rsidRPr="000A64C0">
        <w:rPr>
          <w:rFonts w:ascii="Arial" w:hAnsi="Arial" w:cs="Arial"/>
          <w:b/>
          <w:bCs/>
          <w:sz w:val="24"/>
          <w:szCs w:val="24"/>
        </w:rPr>
        <w:lastRenderedPageBreak/>
        <w:t>Bloco 2 – Design Universal e acessibilidade</w:t>
      </w:r>
    </w:p>
    <w:p w14:paraId="3D6F98CB" w14:textId="77777777" w:rsidR="00A117AA" w:rsidRPr="000A64C0" w:rsidRDefault="00A117AA" w:rsidP="00A117AA">
      <w:pPr>
        <w:rPr>
          <w:rFonts w:ascii="Arial" w:hAnsi="Arial" w:cs="Arial"/>
          <w:sz w:val="24"/>
          <w:szCs w:val="24"/>
        </w:rPr>
      </w:pPr>
      <w:r w:rsidRPr="000A64C0">
        <w:rPr>
          <w:rFonts w:ascii="Arial" w:hAnsi="Arial" w:cs="Arial"/>
          <w:sz w:val="24"/>
          <w:szCs w:val="24"/>
        </w:rPr>
        <w:t xml:space="preserve">2.1 O curso cumpriu seu objetivo de me fazer compreender a importância do Design Universal no desenvolvimento </w:t>
      </w:r>
      <w:r w:rsidRPr="00A85454">
        <w:rPr>
          <w:rFonts w:ascii="Arial" w:hAnsi="Arial" w:cs="Arial"/>
          <w:i/>
          <w:iCs/>
          <w:sz w:val="24"/>
          <w:szCs w:val="24"/>
        </w:rPr>
        <w:t>mobile</w:t>
      </w:r>
      <w:r w:rsidRPr="000A64C0">
        <w:rPr>
          <w:rFonts w:ascii="Arial" w:hAnsi="Arial" w:cs="Arial"/>
          <w:sz w:val="24"/>
          <w:szCs w:val="24"/>
        </w:rPr>
        <w:t>.</w:t>
      </w:r>
      <w:r w:rsidRPr="000A64C0">
        <w:rPr>
          <w:rFonts w:ascii="Arial" w:hAnsi="Arial" w:cs="Arial"/>
          <w:sz w:val="24"/>
          <w:szCs w:val="24"/>
        </w:rPr>
        <w:br/>
        <w:t>2.2 O conteúdo ajudou a reconhecer o Design Universal como uma responsabilidade social e ética.</w:t>
      </w:r>
      <w:r w:rsidRPr="000A64C0">
        <w:rPr>
          <w:rFonts w:ascii="Arial" w:hAnsi="Arial" w:cs="Arial"/>
          <w:sz w:val="24"/>
          <w:szCs w:val="24"/>
        </w:rPr>
        <w:br/>
        <w:t>2.3 Ficou clara a distinção entre acessibilidade e Design Universal.</w:t>
      </w:r>
      <w:r w:rsidRPr="000A64C0">
        <w:rPr>
          <w:rFonts w:ascii="Arial" w:hAnsi="Arial" w:cs="Arial"/>
          <w:sz w:val="24"/>
          <w:szCs w:val="24"/>
        </w:rPr>
        <w:br/>
        <w:t>2.4 A abordagem sobre diretrizes nacionais e internacionais foi suficiente para embasar projetos práticos.</w:t>
      </w:r>
      <w:r w:rsidRPr="000A64C0">
        <w:rPr>
          <w:rFonts w:ascii="Arial" w:hAnsi="Arial" w:cs="Arial"/>
          <w:sz w:val="24"/>
          <w:szCs w:val="24"/>
        </w:rPr>
        <w:br/>
        <w:t>2.5 Foi eficaz a ênfase na necessidade de projetar aplicativos desde a concepção sob a perspectiva do Design Universal.</w:t>
      </w:r>
    </w:p>
    <w:p w14:paraId="7D4573EA" w14:textId="77777777" w:rsidR="00A117AA" w:rsidRPr="000A64C0" w:rsidRDefault="00A117AA" w:rsidP="00A117AA">
      <w:pPr>
        <w:rPr>
          <w:rFonts w:ascii="Arial" w:hAnsi="Arial" w:cs="Arial"/>
          <w:b/>
          <w:bCs/>
          <w:sz w:val="24"/>
          <w:szCs w:val="24"/>
        </w:rPr>
      </w:pPr>
    </w:p>
    <w:p w14:paraId="6C7CE5D8" w14:textId="77777777" w:rsidR="00A117AA" w:rsidRPr="000A64C0" w:rsidRDefault="00A117AA" w:rsidP="00A117AA">
      <w:pPr>
        <w:rPr>
          <w:rFonts w:ascii="Arial" w:hAnsi="Arial" w:cs="Arial"/>
          <w:b/>
          <w:bCs/>
          <w:sz w:val="24"/>
          <w:szCs w:val="24"/>
        </w:rPr>
      </w:pPr>
      <w:r w:rsidRPr="000A64C0">
        <w:rPr>
          <w:rFonts w:ascii="Arial" w:hAnsi="Arial" w:cs="Arial"/>
          <w:b/>
          <w:bCs/>
          <w:sz w:val="24"/>
          <w:szCs w:val="24"/>
        </w:rPr>
        <w:t>Bloco 3 – Biblioteca MobileDU</w:t>
      </w:r>
    </w:p>
    <w:p w14:paraId="0E8A89D4" w14:textId="77777777" w:rsidR="00A117AA" w:rsidRPr="000A64C0" w:rsidRDefault="00A117AA" w:rsidP="00A117AA">
      <w:pPr>
        <w:rPr>
          <w:rFonts w:ascii="Arial" w:hAnsi="Arial" w:cs="Arial"/>
          <w:sz w:val="24"/>
          <w:szCs w:val="24"/>
        </w:rPr>
      </w:pPr>
      <w:r w:rsidRPr="000A64C0">
        <w:rPr>
          <w:rFonts w:ascii="Arial" w:hAnsi="Arial" w:cs="Arial"/>
          <w:sz w:val="24"/>
          <w:szCs w:val="24"/>
        </w:rPr>
        <w:t>3.1 A biblioteca MobileDU demonstrou ser uma ferramenta prática e eficaz para personalização e inclusão dos aplicativos.</w:t>
      </w:r>
      <w:r w:rsidRPr="000A64C0">
        <w:rPr>
          <w:rFonts w:ascii="Arial" w:hAnsi="Arial" w:cs="Arial"/>
          <w:sz w:val="24"/>
          <w:szCs w:val="24"/>
        </w:rPr>
        <w:br/>
        <w:t>3.2 A compreensão das diretrizes configuráveis foi útil para entender como o usuário pode adaptar o ambiente digital.</w:t>
      </w:r>
      <w:r w:rsidRPr="000A64C0">
        <w:rPr>
          <w:rFonts w:ascii="Arial" w:hAnsi="Arial" w:cs="Arial"/>
          <w:sz w:val="24"/>
          <w:szCs w:val="24"/>
        </w:rPr>
        <w:br/>
        <w:t>3.3 O curso me capacitou a promover aplicativos acessíveis desde a concepção.</w:t>
      </w:r>
      <w:r w:rsidRPr="000A64C0">
        <w:rPr>
          <w:rFonts w:ascii="Arial" w:hAnsi="Arial" w:cs="Arial"/>
          <w:sz w:val="24"/>
          <w:szCs w:val="24"/>
        </w:rPr>
        <w:br/>
        <w:t>3.4 O curso atendeu plenamente minhas expectativas sobre Design Universal e desenvolvimento de aplicativos acessíveis.</w:t>
      </w:r>
      <w:r w:rsidRPr="000A64C0">
        <w:rPr>
          <w:rFonts w:ascii="Arial" w:hAnsi="Arial" w:cs="Arial"/>
          <w:sz w:val="24"/>
          <w:szCs w:val="24"/>
        </w:rPr>
        <w:br/>
        <w:t>3.5 Eu recomendaria este curso para outros desenvolvedores e designers.</w:t>
      </w:r>
    </w:p>
    <w:p w14:paraId="73D65551" w14:textId="77777777" w:rsidR="00A117AA" w:rsidRPr="000A64C0" w:rsidRDefault="00A117AA" w:rsidP="00A117AA">
      <w:pPr>
        <w:rPr>
          <w:rFonts w:ascii="Arial" w:hAnsi="Arial" w:cs="Arial"/>
          <w:b/>
          <w:bCs/>
          <w:sz w:val="24"/>
          <w:szCs w:val="24"/>
        </w:rPr>
      </w:pPr>
    </w:p>
    <w:p w14:paraId="0093F353" w14:textId="77777777" w:rsidR="00A117AA" w:rsidRPr="000A64C0" w:rsidRDefault="00A117AA" w:rsidP="00A117AA">
      <w:pPr>
        <w:rPr>
          <w:rFonts w:ascii="Arial" w:hAnsi="Arial" w:cs="Arial"/>
          <w:b/>
          <w:bCs/>
          <w:sz w:val="24"/>
          <w:szCs w:val="24"/>
        </w:rPr>
      </w:pPr>
      <w:r w:rsidRPr="000A64C0">
        <w:rPr>
          <w:rFonts w:ascii="Arial" w:hAnsi="Arial" w:cs="Arial"/>
          <w:b/>
          <w:bCs/>
          <w:sz w:val="24"/>
          <w:szCs w:val="24"/>
        </w:rPr>
        <w:t>Bloco 4 – Integração e uso da MobileDU</w:t>
      </w:r>
    </w:p>
    <w:p w14:paraId="46EA6409" w14:textId="77777777" w:rsidR="00A117AA" w:rsidRPr="000A64C0" w:rsidRDefault="00A117AA" w:rsidP="00A117AA">
      <w:pPr>
        <w:rPr>
          <w:rFonts w:ascii="Arial" w:hAnsi="Arial" w:cs="Arial"/>
          <w:sz w:val="24"/>
          <w:szCs w:val="24"/>
        </w:rPr>
      </w:pPr>
      <w:r w:rsidRPr="000A64C0">
        <w:rPr>
          <w:rFonts w:ascii="Arial" w:hAnsi="Arial" w:cs="Arial"/>
          <w:sz w:val="24"/>
          <w:szCs w:val="24"/>
        </w:rPr>
        <w:t>4.1 A integração da MobileDU ao projeto IMCApp foi simples e rápida.</w:t>
      </w:r>
      <w:r w:rsidRPr="000A64C0">
        <w:rPr>
          <w:rFonts w:ascii="Arial" w:hAnsi="Arial" w:cs="Arial"/>
          <w:sz w:val="24"/>
          <w:szCs w:val="24"/>
        </w:rPr>
        <w:br/>
        <w:t>4.2 A MobileDU reduziu o retrabalho do desenvolvedor ao automatizar a aplicação das diretrizes.</w:t>
      </w:r>
      <w:r w:rsidRPr="000A64C0">
        <w:rPr>
          <w:rFonts w:ascii="Arial" w:hAnsi="Arial" w:cs="Arial"/>
          <w:sz w:val="24"/>
          <w:szCs w:val="24"/>
        </w:rPr>
        <w:br/>
        <w:t>4.3 O uso dos aplicadores automáticos eliminou a necessidade de reescrever código de cada tela.</w:t>
      </w:r>
      <w:r w:rsidRPr="000A64C0">
        <w:rPr>
          <w:rFonts w:ascii="Arial" w:hAnsi="Arial" w:cs="Arial"/>
          <w:sz w:val="24"/>
          <w:szCs w:val="24"/>
        </w:rPr>
        <w:br/>
        <w:t>4.4 A MobileDU ofereceu solução mais integrada que o uso exclusivo de recursos nativos do Android.</w:t>
      </w:r>
      <w:r w:rsidRPr="000A64C0">
        <w:rPr>
          <w:rFonts w:ascii="Arial" w:hAnsi="Arial" w:cs="Arial"/>
          <w:sz w:val="24"/>
          <w:szCs w:val="24"/>
        </w:rPr>
        <w:br/>
        <w:t>4.5 A MobileDU representa vantagem significativa para o desenvolvimento profissional.</w:t>
      </w:r>
    </w:p>
    <w:p w14:paraId="290C7F8B" w14:textId="77777777" w:rsidR="00A117AA" w:rsidRPr="000A64C0" w:rsidRDefault="00A117AA" w:rsidP="00A117AA">
      <w:pPr>
        <w:rPr>
          <w:rFonts w:ascii="Arial" w:hAnsi="Arial" w:cs="Arial"/>
          <w:b/>
          <w:bCs/>
          <w:sz w:val="24"/>
          <w:szCs w:val="24"/>
        </w:rPr>
      </w:pPr>
    </w:p>
    <w:p w14:paraId="5F85C75E" w14:textId="77777777" w:rsidR="00A117AA" w:rsidRPr="000A64C0" w:rsidRDefault="00A117AA" w:rsidP="00A117AA">
      <w:pPr>
        <w:rPr>
          <w:rFonts w:ascii="Arial" w:hAnsi="Arial" w:cs="Arial"/>
          <w:b/>
          <w:bCs/>
          <w:sz w:val="24"/>
          <w:szCs w:val="24"/>
        </w:rPr>
      </w:pPr>
      <w:r w:rsidRPr="000A64C0">
        <w:rPr>
          <w:rFonts w:ascii="Arial" w:hAnsi="Arial" w:cs="Arial"/>
          <w:b/>
          <w:bCs/>
          <w:sz w:val="24"/>
          <w:szCs w:val="24"/>
        </w:rPr>
        <w:t>Bloco 5 – Avaliação geral da MobileDU</w:t>
      </w:r>
    </w:p>
    <w:p w14:paraId="2A3E531E" w14:textId="77777777" w:rsidR="00A117AA" w:rsidRPr="000A64C0" w:rsidRDefault="00A117AA" w:rsidP="00A117AA">
      <w:pPr>
        <w:rPr>
          <w:rFonts w:ascii="Arial" w:hAnsi="Arial" w:cs="Arial"/>
          <w:sz w:val="24"/>
          <w:szCs w:val="24"/>
        </w:rPr>
      </w:pPr>
      <w:r w:rsidRPr="000A64C0">
        <w:rPr>
          <w:rFonts w:ascii="Arial" w:hAnsi="Arial" w:cs="Arial"/>
          <w:sz w:val="24"/>
          <w:szCs w:val="24"/>
        </w:rPr>
        <w:t>5.1 A MobileDU traduziu diretrizes teóricas em soluções reais e funcionais.</w:t>
      </w:r>
      <w:r w:rsidRPr="000A64C0">
        <w:rPr>
          <w:rFonts w:ascii="Arial" w:hAnsi="Arial" w:cs="Arial"/>
          <w:sz w:val="24"/>
          <w:szCs w:val="24"/>
        </w:rPr>
        <w:br/>
        <w:t>5.2 O painel de configurações permitiu rápida implementação das diretrizes configuráveis.</w:t>
      </w:r>
      <w:r w:rsidRPr="000A64C0">
        <w:rPr>
          <w:rFonts w:ascii="Arial" w:hAnsi="Arial" w:cs="Arial"/>
          <w:sz w:val="24"/>
          <w:szCs w:val="24"/>
        </w:rPr>
        <w:br/>
        <w:t>5.3 A MobileDU garantiu que o IMCApp fosse projetado sob a perspectiva do Design Universal.</w:t>
      </w:r>
      <w:r w:rsidRPr="000A64C0">
        <w:rPr>
          <w:rFonts w:ascii="Arial" w:hAnsi="Arial" w:cs="Arial"/>
          <w:sz w:val="24"/>
          <w:szCs w:val="24"/>
        </w:rPr>
        <w:br/>
        <w:t>5.4 A MobileDU ajudou a eliminar barreiras de usabilidade difíceis de resolver sem a biblioteca.</w:t>
      </w:r>
      <w:r w:rsidRPr="000A64C0">
        <w:rPr>
          <w:rFonts w:ascii="Arial" w:hAnsi="Arial" w:cs="Arial"/>
          <w:sz w:val="24"/>
          <w:szCs w:val="24"/>
        </w:rPr>
        <w:br/>
        <w:t>5.5 A MobileDU promove a acessibilidade como parte essencial do design.</w:t>
      </w:r>
    </w:p>
    <w:p w14:paraId="1A91D751" w14:textId="77777777" w:rsidR="00A117AA" w:rsidRPr="000A64C0" w:rsidRDefault="00A117AA" w:rsidP="00A117AA">
      <w:pPr>
        <w:rPr>
          <w:rFonts w:ascii="Arial" w:hAnsi="Arial" w:cs="Arial"/>
          <w:b/>
          <w:bCs/>
          <w:sz w:val="24"/>
          <w:szCs w:val="24"/>
        </w:rPr>
      </w:pPr>
      <w:r w:rsidRPr="000A64C0">
        <w:rPr>
          <w:rFonts w:ascii="Arial" w:hAnsi="Arial" w:cs="Arial"/>
          <w:b/>
          <w:bCs/>
          <w:sz w:val="24"/>
          <w:szCs w:val="24"/>
        </w:rPr>
        <w:lastRenderedPageBreak/>
        <w:t>Bloco 6 – Perspectiva futura</w:t>
      </w:r>
    </w:p>
    <w:p w14:paraId="67FDEBD5" w14:textId="77777777" w:rsidR="00A117AA" w:rsidRPr="000A64C0" w:rsidRDefault="00A117AA" w:rsidP="00A117AA">
      <w:pPr>
        <w:rPr>
          <w:rFonts w:ascii="Arial" w:hAnsi="Arial" w:cs="Arial"/>
          <w:sz w:val="24"/>
          <w:szCs w:val="24"/>
        </w:rPr>
      </w:pPr>
      <w:r w:rsidRPr="000A64C0">
        <w:rPr>
          <w:rFonts w:ascii="Arial" w:hAnsi="Arial" w:cs="Arial"/>
          <w:sz w:val="24"/>
          <w:szCs w:val="24"/>
        </w:rPr>
        <w:t>6.1 Considero a MobileDU um embrião tecnológico valioso e pretendo acompanhar sua evolução.</w:t>
      </w:r>
      <w:r w:rsidRPr="000A64C0">
        <w:rPr>
          <w:rFonts w:ascii="Arial" w:hAnsi="Arial" w:cs="Arial"/>
          <w:sz w:val="24"/>
          <w:szCs w:val="24"/>
        </w:rPr>
        <w:br/>
        <w:t>6.2 Caso desenvolva um novo aplicativo Android, integraria a MobileDU para agilizar a implementação da acessibilidade.</w:t>
      </w:r>
    </w:p>
    <w:p w14:paraId="134D2711" w14:textId="77777777" w:rsidR="00A117AA" w:rsidRPr="000A64C0" w:rsidRDefault="00A117AA" w:rsidP="00A117AA">
      <w:pPr>
        <w:rPr>
          <w:rFonts w:ascii="Arial" w:hAnsi="Arial" w:cs="Arial"/>
          <w:b/>
          <w:bCs/>
          <w:sz w:val="24"/>
          <w:szCs w:val="24"/>
        </w:rPr>
      </w:pPr>
    </w:p>
    <w:p w14:paraId="11E0851B" w14:textId="15EA5C8C" w:rsidR="00A117AA" w:rsidRPr="000A64C0" w:rsidRDefault="00A117AA" w:rsidP="00A117AA">
      <w:pPr>
        <w:rPr>
          <w:rFonts w:ascii="Arial" w:hAnsi="Arial" w:cs="Arial"/>
          <w:b/>
          <w:bCs/>
          <w:sz w:val="24"/>
          <w:szCs w:val="24"/>
        </w:rPr>
      </w:pPr>
      <w:r w:rsidRPr="000A64C0">
        <w:rPr>
          <w:rFonts w:ascii="Arial" w:hAnsi="Arial" w:cs="Arial"/>
          <w:b/>
          <w:bCs/>
          <w:sz w:val="24"/>
          <w:szCs w:val="24"/>
        </w:rPr>
        <w:t>Quadro consolidado das respostas ao questionário</w:t>
      </w:r>
    </w:p>
    <w:p w14:paraId="6D5F0CAF" w14:textId="77777777" w:rsidR="00A117AA" w:rsidRPr="000A64C0" w:rsidRDefault="00A117AA" w:rsidP="00A117AA">
      <w:pPr>
        <w:rPr>
          <w:rFonts w:ascii="Arial" w:hAnsi="Arial" w:cs="Arial"/>
          <w:sz w:val="24"/>
          <w:szCs w:val="24"/>
        </w:rPr>
      </w:pPr>
      <w:r w:rsidRPr="000A64C0">
        <w:rPr>
          <w:rFonts w:ascii="Arial" w:hAnsi="Arial" w:cs="Arial"/>
          <w:b/>
          <w:bCs/>
          <w:sz w:val="24"/>
          <w:szCs w:val="24"/>
        </w:rPr>
        <w:t>Obs.</w:t>
      </w:r>
      <w:r w:rsidRPr="000A64C0">
        <w:rPr>
          <w:rFonts w:ascii="Arial" w:hAnsi="Arial" w:cs="Arial"/>
          <w:sz w:val="24"/>
          <w:szCs w:val="24"/>
        </w:rPr>
        <w:t>: os valores correspondem ao número absoluto de respostas (n = 41).</w:t>
      </w:r>
    </w:p>
    <w:tbl>
      <w:tblPr>
        <w:tblW w:w="88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1442"/>
        <w:gridCol w:w="1575"/>
        <w:gridCol w:w="1433"/>
        <w:gridCol w:w="1575"/>
        <w:gridCol w:w="1446"/>
      </w:tblGrid>
      <w:tr w:rsidR="00A11F6A" w:rsidRPr="000A64C0" w14:paraId="5F4CCF0C" w14:textId="77777777" w:rsidTr="008C2045">
        <w:trPr>
          <w:tblHeader/>
          <w:tblCellSpacing w:w="15" w:type="dxa"/>
        </w:trPr>
        <w:tc>
          <w:tcPr>
            <w:tcW w:w="1429" w:type="dxa"/>
            <w:vAlign w:val="center"/>
            <w:hideMark/>
          </w:tcPr>
          <w:p w14:paraId="72769865" w14:textId="77777777" w:rsidR="00A117AA" w:rsidRPr="000A64C0" w:rsidRDefault="00A117AA" w:rsidP="008C2045">
            <w:pPr>
              <w:rPr>
                <w:rFonts w:ascii="Arial" w:hAnsi="Arial" w:cs="Arial"/>
                <w:b/>
                <w:bCs/>
                <w:sz w:val="24"/>
                <w:szCs w:val="24"/>
              </w:rPr>
            </w:pPr>
            <w:r w:rsidRPr="000A64C0">
              <w:rPr>
                <w:rFonts w:ascii="Arial" w:hAnsi="Arial" w:cs="Arial"/>
                <w:b/>
                <w:bCs/>
                <w:sz w:val="24"/>
                <w:szCs w:val="24"/>
              </w:rPr>
              <w:t>Questão</w:t>
            </w:r>
          </w:p>
        </w:tc>
        <w:tc>
          <w:tcPr>
            <w:tcW w:w="1444" w:type="dxa"/>
            <w:vAlign w:val="center"/>
            <w:hideMark/>
          </w:tcPr>
          <w:p w14:paraId="4AC16097" w14:textId="736FC376" w:rsidR="00A117AA" w:rsidRPr="000A64C0" w:rsidRDefault="00A117AA" w:rsidP="008C2045">
            <w:pPr>
              <w:rPr>
                <w:rFonts w:ascii="Arial" w:hAnsi="Arial" w:cs="Arial"/>
                <w:b/>
                <w:bCs/>
                <w:sz w:val="24"/>
                <w:szCs w:val="24"/>
              </w:rPr>
            </w:pPr>
            <w:r w:rsidRPr="000A64C0">
              <w:rPr>
                <w:rFonts w:ascii="Arial" w:hAnsi="Arial" w:cs="Arial"/>
                <w:b/>
                <w:bCs/>
                <w:sz w:val="24"/>
                <w:szCs w:val="24"/>
              </w:rPr>
              <w:t>D</w:t>
            </w:r>
            <w:r w:rsidR="00A11F6A">
              <w:rPr>
                <w:rFonts w:ascii="Arial" w:hAnsi="Arial" w:cs="Arial"/>
                <w:b/>
                <w:bCs/>
                <w:sz w:val="24"/>
                <w:szCs w:val="24"/>
              </w:rPr>
              <w:t>iscordo Totalmente</w:t>
            </w:r>
          </w:p>
        </w:tc>
        <w:tc>
          <w:tcPr>
            <w:tcW w:w="1444" w:type="dxa"/>
            <w:vAlign w:val="center"/>
            <w:hideMark/>
          </w:tcPr>
          <w:p w14:paraId="77A34B1B" w14:textId="3EA52DD8" w:rsidR="00A117AA" w:rsidRPr="000A64C0" w:rsidRDefault="00A117AA" w:rsidP="008C2045">
            <w:pPr>
              <w:rPr>
                <w:rFonts w:ascii="Arial" w:hAnsi="Arial" w:cs="Arial"/>
                <w:b/>
                <w:bCs/>
                <w:sz w:val="24"/>
                <w:szCs w:val="24"/>
              </w:rPr>
            </w:pPr>
            <w:r w:rsidRPr="000A64C0">
              <w:rPr>
                <w:rFonts w:ascii="Arial" w:hAnsi="Arial" w:cs="Arial"/>
                <w:b/>
                <w:bCs/>
                <w:sz w:val="24"/>
                <w:szCs w:val="24"/>
              </w:rPr>
              <w:t>D</w:t>
            </w:r>
            <w:r w:rsidR="00A11F6A">
              <w:rPr>
                <w:rFonts w:ascii="Arial" w:hAnsi="Arial" w:cs="Arial"/>
                <w:b/>
                <w:bCs/>
                <w:sz w:val="24"/>
                <w:szCs w:val="24"/>
              </w:rPr>
              <w:t>iscordo Parcialmente</w:t>
            </w:r>
          </w:p>
        </w:tc>
        <w:tc>
          <w:tcPr>
            <w:tcW w:w="1444" w:type="dxa"/>
            <w:vAlign w:val="center"/>
            <w:hideMark/>
          </w:tcPr>
          <w:p w14:paraId="4E854B3C" w14:textId="11C49312" w:rsidR="00A117AA" w:rsidRPr="000A64C0" w:rsidRDefault="00A117AA" w:rsidP="008C2045">
            <w:pPr>
              <w:rPr>
                <w:rFonts w:ascii="Arial" w:hAnsi="Arial" w:cs="Arial"/>
                <w:b/>
                <w:bCs/>
                <w:sz w:val="24"/>
                <w:szCs w:val="24"/>
              </w:rPr>
            </w:pPr>
            <w:r w:rsidRPr="000A64C0">
              <w:rPr>
                <w:rFonts w:ascii="Arial" w:hAnsi="Arial" w:cs="Arial"/>
                <w:b/>
                <w:bCs/>
                <w:sz w:val="24"/>
                <w:szCs w:val="24"/>
              </w:rPr>
              <w:t>I</w:t>
            </w:r>
            <w:r w:rsidR="00A11F6A">
              <w:rPr>
                <w:rFonts w:ascii="Arial" w:hAnsi="Arial" w:cs="Arial"/>
                <w:b/>
                <w:bCs/>
                <w:sz w:val="24"/>
                <w:szCs w:val="24"/>
              </w:rPr>
              <w:t>ndiferente</w:t>
            </w:r>
          </w:p>
        </w:tc>
        <w:tc>
          <w:tcPr>
            <w:tcW w:w="1444" w:type="dxa"/>
            <w:vAlign w:val="center"/>
            <w:hideMark/>
          </w:tcPr>
          <w:p w14:paraId="6AA42385" w14:textId="52B93EE0" w:rsidR="00A117AA" w:rsidRPr="000A64C0" w:rsidRDefault="00A117AA" w:rsidP="008C2045">
            <w:pPr>
              <w:rPr>
                <w:rFonts w:ascii="Arial" w:hAnsi="Arial" w:cs="Arial"/>
                <w:b/>
                <w:bCs/>
                <w:sz w:val="24"/>
                <w:szCs w:val="24"/>
              </w:rPr>
            </w:pPr>
            <w:r w:rsidRPr="000A64C0">
              <w:rPr>
                <w:rFonts w:ascii="Arial" w:hAnsi="Arial" w:cs="Arial"/>
                <w:b/>
                <w:bCs/>
                <w:sz w:val="24"/>
                <w:szCs w:val="24"/>
              </w:rPr>
              <w:t>C</w:t>
            </w:r>
            <w:r w:rsidR="00A11F6A">
              <w:rPr>
                <w:rFonts w:ascii="Arial" w:hAnsi="Arial" w:cs="Arial"/>
                <w:b/>
                <w:bCs/>
                <w:sz w:val="24"/>
                <w:szCs w:val="24"/>
              </w:rPr>
              <w:t xml:space="preserve">oncordo </w:t>
            </w:r>
            <w:r w:rsidRPr="000A64C0">
              <w:rPr>
                <w:rFonts w:ascii="Arial" w:hAnsi="Arial" w:cs="Arial"/>
                <w:b/>
                <w:bCs/>
                <w:sz w:val="24"/>
                <w:szCs w:val="24"/>
              </w:rPr>
              <w:t>P</w:t>
            </w:r>
            <w:r w:rsidR="00A11F6A">
              <w:rPr>
                <w:rFonts w:ascii="Arial" w:hAnsi="Arial" w:cs="Arial"/>
                <w:b/>
                <w:bCs/>
                <w:sz w:val="24"/>
                <w:szCs w:val="24"/>
              </w:rPr>
              <w:t>arcialmente</w:t>
            </w:r>
          </w:p>
        </w:tc>
        <w:tc>
          <w:tcPr>
            <w:tcW w:w="1429" w:type="dxa"/>
            <w:vAlign w:val="center"/>
            <w:hideMark/>
          </w:tcPr>
          <w:p w14:paraId="35F3A6A5" w14:textId="434F79CF" w:rsidR="00A117AA" w:rsidRPr="000A64C0" w:rsidRDefault="00A117AA" w:rsidP="008C2045">
            <w:pPr>
              <w:rPr>
                <w:rFonts w:ascii="Arial" w:hAnsi="Arial" w:cs="Arial"/>
                <w:b/>
                <w:bCs/>
                <w:sz w:val="24"/>
                <w:szCs w:val="24"/>
              </w:rPr>
            </w:pPr>
            <w:r w:rsidRPr="000A64C0">
              <w:rPr>
                <w:rFonts w:ascii="Arial" w:hAnsi="Arial" w:cs="Arial"/>
                <w:b/>
                <w:bCs/>
                <w:sz w:val="24"/>
                <w:szCs w:val="24"/>
              </w:rPr>
              <w:t>C</w:t>
            </w:r>
            <w:r w:rsidR="00A11F6A">
              <w:rPr>
                <w:rFonts w:ascii="Arial" w:hAnsi="Arial" w:cs="Arial"/>
                <w:b/>
                <w:bCs/>
                <w:sz w:val="24"/>
                <w:szCs w:val="24"/>
              </w:rPr>
              <w:t xml:space="preserve">oncordo </w:t>
            </w:r>
            <w:r w:rsidRPr="000A64C0">
              <w:rPr>
                <w:rFonts w:ascii="Arial" w:hAnsi="Arial" w:cs="Arial"/>
                <w:b/>
                <w:bCs/>
                <w:sz w:val="24"/>
                <w:szCs w:val="24"/>
              </w:rPr>
              <w:t>T</w:t>
            </w:r>
            <w:r w:rsidR="00A11F6A">
              <w:rPr>
                <w:rFonts w:ascii="Arial" w:hAnsi="Arial" w:cs="Arial"/>
                <w:b/>
                <w:bCs/>
                <w:sz w:val="24"/>
                <w:szCs w:val="24"/>
              </w:rPr>
              <w:t>otalmente</w:t>
            </w:r>
          </w:p>
        </w:tc>
      </w:tr>
      <w:tr w:rsidR="00A11F6A" w:rsidRPr="000A64C0" w14:paraId="070F0456" w14:textId="77777777" w:rsidTr="008C2045">
        <w:trPr>
          <w:tblCellSpacing w:w="15" w:type="dxa"/>
        </w:trPr>
        <w:tc>
          <w:tcPr>
            <w:tcW w:w="1429" w:type="dxa"/>
            <w:vAlign w:val="center"/>
            <w:hideMark/>
          </w:tcPr>
          <w:p w14:paraId="20AFE7A9" w14:textId="77777777" w:rsidR="00A117AA" w:rsidRPr="000A64C0" w:rsidRDefault="00A117AA" w:rsidP="008C2045">
            <w:pPr>
              <w:rPr>
                <w:rFonts w:ascii="Arial" w:hAnsi="Arial" w:cs="Arial"/>
                <w:sz w:val="24"/>
                <w:szCs w:val="24"/>
              </w:rPr>
            </w:pPr>
            <w:r w:rsidRPr="000A64C0">
              <w:rPr>
                <w:rFonts w:ascii="Arial" w:hAnsi="Arial" w:cs="Arial"/>
                <w:sz w:val="24"/>
                <w:szCs w:val="24"/>
              </w:rPr>
              <w:t>1.1</w:t>
            </w:r>
          </w:p>
        </w:tc>
        <w:tc>
          <w:tcPr>
            <w:tcW w:w="1444" w:type="dxa"/>
            <w:vAlign w:val="center"/>
            <w:hideMark/>
          </w:tcPr>
          <w:p w14:paraId="1757123E"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026391D2"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40DDC8BB"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176A848E" w14:textId="77777777" w:rsidR="00A117AA" w:rsidRPr="000A64C0" w:rsidRDefault="00A117AA" w:rsidP="008C2045">
            <w:pPr>
              <w:rPr>
                <w:rFonts w:ascii="Arial" w:hAnsi="Arial" w:cs="Arial"/>
                <w:sz w:val="24"/>
                <w:szCs w:val="24"/>
              </w:rPr>
            </w:pPr>
            <w:r w:rsidRPr="000A64C0">
              <w:rPr>
                <w:rFonts w:ascii="Arial" w:hAnsi="Arial" w:cs="Arial"/>
                <w:sz w:val="24"/>
                <w:szCs w:val="24"/>
              </w:rPr>
              <w:t>12</w:t>
            </w:r>
          </w:p>
        </w:tc>
        <w:tc>
          <w:tcPr>
            <w:tcW w:w="1429" w:type="dxa"/>
            <w:vAlign w:val="center"/>
            <w:hideMark/>
          </w:tcPr>
          <w:p w14:paraId="6C6C052A" w14:textId="23ED0F6D" w:rsidR="00A117AA" w:rsidRPr="000A64C0" w:rsidRDefault="00160387" w:rsidP="008C2045">
            <w:pPr>
              <w:rPr>
                <w:rFonts w:ascii="Arial" w:hAnsi="Arial" w:cs="Arial"/>
                <w:sz w:val="24"/>
                <w:szCs w:val="24"/>
              </w:rPr>
            </w:pPr>
            <w:r>
              <w:rPr>
                <w:rFonts w:ascii="Arial" w:hAnsi="Arial" w:cs="Arial"/>
                <w:sz w:val="24"/>
                <w:szCs w:val="24"/>
              </w:rPr>
              <w:t>29</w:t>
            </w:r>
          </w:p>
        </w:tc>
      </w:tr>
      <w:tr w:rsidR="00A11F6A" w:rsidRPr="000A64C0" w14:paraId="4A560BDF" w14:textId="77777777" w:rsidTr="008C2045">
        <w:trPr>
          <w:tblCellSpacing w:w="15" w:type="dxa"/>
        </w:trPr>
        <w:tc>
          <w:tcPr>
            <w:tcW w:w="1429" w:type="dxa"/>
            <w:vAlign w:val="center"/>
            <w:hideMark/>
          </w:tcPr>
          <w:p w14:paraId="66261641" w14:textId="77777777" w:rsidR="00A117AA" w:rsidRPr="000A64C0" w:rsidRDefault="00A117AA" w:rsidP="008C2045">
            <w:pPr>
              <w:rPr>
                <w:rFonts w:ascii="Arial" w:hAnsi="Arial" w:cs="Arial"/>
                <w:sz w:val="24"/>
                <w:szCs w:val="24"/>
              </w:rPr>
            </w:pPr>
            <w:r w:rsidRPr="000A64C0">
              <w:rPr>
                <w:rFonts w:ascii="Arial" w:hAnsi="Arial" w:cs="Arial"/>
                <w:sz w:val="24"/>
                <w:szCs w:val="24"/>
              </w:rPr>
              <w:t>1.2</w:t>
            </w:r>
          </w:p>
        </w:tc>
        <w:tc>
          <w:tcPr>
            <w:tcW w:w="1444" w:type="dxa"/>
            <w:vAlign w:val="center"/>
            <w:hideMark/>
          </w:tcPr>
          <w:p w14:paraId="5E30B299"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0D408282"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7EDB706B"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4374A5BE" w14:textId="77777777" w:rsidR="00A117AA" w:rsidRPr="000A64C0" w:rsidRDefault="00A117AA" w:rsidP="008C2045">
            <w:pPr>
              <w:rPr>
                <w:rFonts w:ascii="Arial" w:hAnsi="Arial" w:cs="Arial"/>
                <w:sz w:val="24"/>
                <w:szCs w:val="24"/>
              </w:rPr>
            </w:pPr>
            <w:r w:rsidRPr="000A64C0">
              <w:rPr>
                <w:rFonts w:ascii="Arial" w:hAnsi="Arial" w:cs="Arial"/>
                <w:sz w:val="24"/>
                <w:szCs w:val="24"/>
              </w:rPr>
              <w:t>7</w:t>
            </w:r>
          </w:p>
        </w:tc>
        <w:tc>
          <w:tcPr>
            <w:tcW w:w="1429" w:type="dxa"/>
            <w:vAlign w:val="center"/>
            <w:hideMark/>
          </w:tcPr>
          <w:p w14:paraId="6D074103" w14:textId="311F744E"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3</w:t>
            </w:r>
          </w:p>
        </w:tc>
      </w:tr>
      <w:tr w:rsidR="00A11F6A" w:rsidRPr="000A64C0" w14:paraId="61361E4C" w14:textId="77777777" w:rsidTr="008C2045">
        <w:trPr>
          <w:tblCellSpacing w:w="15" w:type="dxa"/>
        </w:trPr>
        <w:tc>
          <w:tcPr>
            <w:tcW w:w="1429" w:type="dxa"/>
            <w:vAlign w:val="center"/>
            <w:hideMark/>
          </w:tcPr>
          <w:p w14:paraId="6212468C" w14:textId="77777777" w:rsidR="00A117AA" w:rsidRPr="000A64C0" w:rsidRDefault="00A117AA" w:rsidP="008C2045">
            <w:pPr>
              <w:rPr>
                <w:rFonts w:ascii="Arial" w:hAnsi="Arial" w:cs="Arial"/>
                <w:sz w:val="24"/>
                <w:szCs w:val="24"/>
              </w:rPr>
            </w:pPr>
            <w:r w:rsidRPr="000A64C0">
              <w:rPr>
                <w:rFonts w:ascii="Arial" w:hAnsi="Arial" w:cs="Arial"/>
                <w:sz w:val="24"/>
                <w:szCs w:val="24"/>
              </w:rPr>
              <w:t>1.3</w:t>
            </w:r>
          </w:p>
        </w:tc>
        <w:tc>
          <w:tcPr>
            <w:tcW w:w="1444" w:type="dxa"/>
            <w:vAlign w:val="center"/>
            <w:hideMark/>
          </w:tcPr>
          <w:p w14:paraId="72294F35"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35D0A91A"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20F4263C"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516B92D4" w14:textId="77777777" w:rsidR="00A117AA" w:rsidRPr="000A64C0" w:rsidRDefault="00A117AA" w:rsidP="008C2045">
            <w:pPr>
              <w:rPr>
                <w:rFonts w:ascii="Arial" w:hAnsi="Arial" w:cs="Arial"/>
                <w:sz w:val="24"/>
                <w:szCs w:val="24"/>
              </w:rPr>
            </w:pPr>
            <w:r w:rsidRPr="000A64C0">
              <w:rPr>
                <w:rFonts w:ascii="Arial" w:hAnsi="Arial" w:cs="Arial"/>
                <w:sz w:val="24"/>
                <w:szCs w:val="24"/>
              </w:rPr>
              <w:t>10</w:t>
            </w:r>
          </w:p>
        </w:tc>
        <w:tc>
          <w:tcPr>
            <w:tcW w:w="1429" w:type="dxa"/>
            <w:vAlign w:val="center"/>
            <w:hideMark/>
          </w:tcPr>
          <w:p w14:paraId="26ECB059" w14:textId="6B0F85B4"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7</w:t>
            </w:r>
          </w:p>
        </w:tc>
      </w:tr>
      <w:tr w:rsidR="00A11F6A" w:rsidRPr="000A64C0" w14:paraId="54C681F0" w14:textId="77777777" w:rsidTr="008C2045">
        <w:trPr>
          <w:tblCellSpacing w:w="15" w:type="dxa"/>
        </w:trPr>
        <w:tc>
          <w:tcPr>
            <w:tcW w:w="1429" w:type="dxa"/>
            <w:vAlign w:val="center"/>
            <w:hideMark/>
          </w:tcPr>
          <w:p w14:paraId="74352CE3" w14:textId="77777777" w:rsidR="00A117AA" w:rsidRPr="000A64C0" w:rsidRDefault="00A117AA" w:rsidP="008C2045">
            <w:pPr>
              <w:rPr>
                <w:rFonts w:ascii="Arial" w:hAnsi="Arial" w:cs="Arial"/>
                <w:sz w:val="24"/>
                <w:szCs w:val="24"/>
              </w:rPr>
            </w:pPr>
            <w:r w:rsidRPr="000A64C0">
              <w:rPr>
                <w:rFonts w:ascii="Arial" w:hAnsi="Arial" w:cs="Arial"/>
                <w:sz w:val="24"/>
                <w:szCs w:val="24"/>
              </w:rPr>
              <w:t>1.4</w:t>
            </w:r>
          </w:p>
        </w:tc>
        <w:tc>
          <w:tcPr>
            <w:tcW w:w="1444" w:type="dxa"/>
            <w:vAlign w:val="center"/>
            <w:hideMark/>
          </w:tcPr>
          <w:p w14:paraId="3707F428"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472E6764"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5A413E65"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14038515" w14:textId="77777777" w:rsidR="00A117AA" w:rsidRPr="000A64C0" w:rsidRDefault="00A117AA" w:rsidP="008C2045">
            <w:pPr>
              <w:rPr>
                <w:rFonts w:ascii="Arial" w:hAnsi="Arial" w:cs="Arial"/>
                <w:sz w:val="24"/>
                <w:szCs w:val="24"/>
              </w:rPr>
            </w:pPr>
            <w:r w:rsidRPr="000A64C0">
              <w:rPr>
                <w:rFonts w:ascii="Arial" w:hAnsi="Arial" w:cs="Arial"/>
                <w:sz w:val="24"/>
                <w:szCs w:val="24"/>
              </w:rPr>
              <w:t>5</w:t>
            </w:r>
          </w:p>
        </w:tc>
        <w:tc>
          <w:tcPr>
            <w:tcW w:w="1429" w:type="dxa"/>
            <w:vAlign w:val="center"/>
            <w:hideMark/>
          </w:tcPr>
          <w:p w14:paraId="661528AE" w14:textId="24973897"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3</w:t>
            </w:r>
          </w:p>
        </w:tc>
      </w:tr>
      <w:tr w:rsidR="00A11F6A" w:rsidRPr="000A64C0" w14:paraId="165EF940" w14:textId="77777777" w:rsidTr="008C2045">
        <w:trPr>
          <w:tblCellSpacing w:w="15" w:type="dxa"/>
        </w:trPr>
        <w:tc>
          <w:tcPr>
            <w:tcW w:w="1429" w:type="dxa"/>
            <w:vAlign w:val="center"/>
            <w:hideMark/>
          </w:tcPr>
          <w:p w14:paraId="5E73AF26" w14:textId="77777777" w:rsidR="00A117AA" w:rsidRPr="000A64C0" w:rsidRDefault="00A117AA" w:rsidP="008C2045">
            <w:pPr>
              <w:rPr>
                <w:rFonts w:ascii="Arial" w:hAnsi="Arial" w:cs="Arial"/>
                <w:sz w:val="24"/>
                <w:szCs w:val="24"/>
              </w:rPr>
            </w:pPr>
            <w:r w:rsidRPr="000A64C0">
              <w:rPr>
                <w:rFonts w:ascii="Arial" w:hAnsi="Arial" w:cs="Arial"/>
                <w:sz w:val="24"/>
                <w:szCs w:val="24"/>
              </w:rPr>
              <w:t>1.5</w:t>
            </w:r>
          </w:p>
        </w:tc>
        <w:tc>
          <w:tcPr>
            <w:tcW w:w="1444" w:type="dxa"/>
            <w:vAlign w:val="center"/>
            <w:hideMark/>
          </w:tcPr>
          <w:p w14:paraId="17133247"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567C8FBB"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03A2CCC8"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1796D1F3" w14:textId="77777777" w:rsidR="00A117AA" w:rsidRPr="000A64C0" w:rsidRDefault="00A117AA" w:rsidP="008C2045">
            <w:pPr>
              <w:rPr>
                <w:rFonts w:ascii="Arial" w:hAnsi="Arial" w:cs="Arial"/>
                <w:sz w:val="24"/>
                <w:szCs w:val="24"/>
              </w:rPr>
            </w:pPr>
            <w:r w:rsidRPr="000A64C0">
              <w:rPr>
                <w:rFonts w:ascii="Arial" w:hAnsi="Arial" w:cs="Arial"/>
                <w:sz w:val="24"/>
                <w:szCs w:val="24"/>
              </w:rPr>
              <w:t>6</w:t>
            </w:r>
          </w:p>
        </w:tc>
        <w:tc>
          <w:tcPr>
            <w:tcW w:w="1429" w:type="dxa"/>
            <w:vAlign w:val="center"/>
            <w:hideMark/>
          </w:tcPr>
          <w:p w14:paraId="10012116" w14:textId="5DBEDBEF"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4</w:t>
            </w:r>
          </w:p>
        </w:tc>
      </w:tr>
      <w:tr w:rsidR="00A11F6A" w:rsidRPr="000A64C0" w14:paraId="5801DF8E" w14:textId="77777777" w:rsidTr="008C2045">
        <w:trPr>
          <w:tblCellSpacing w:w="15" w:type="dxa"/>
        </w:trPr>
        <w:tc>
          <w:tcPr>
            <w:tcW w:w="1429" w:type="dxa"/>
            <w:vAlign w:val="center"/>
            <w:hideMark/>
          </w:tcPr>
          <w:p w14:paraId="548CBED3" w14:textId="77777777" w:rsidR="00A117AA" w:rsidRPr="000A64C0" w:rsidRDefault="00A117AA" w:rsidP="008C2045">
            <w:pPr>
              <w:rPr>
                <w:rFonts w:ascii="Arial" w:hAnsi="Arial" w:cs="Arial"/>
                <w:sz w:val="24"/>
                <w:szCs w:val="24"/>
              </w:rPr>
            </w:pPr>
            <w:r w:rsidRPr="000A64C0">
              <w:rPr>
                <w:rFonts w:ascii="Arial" w:hAnsi="Arial" w:cs="Arial"/>
                <w:sz w:val="24"/>
                <w:szCs w:val="24"/>
              </w:rPr>
              <w:t>2.1</w:t>
            </w:r>
          </w:p>
        </w:tc>
        <w:tc>
          <w:tcPr>
            <w:tcW w:w="1444" w:type="dxa"/>
            <w:vAlign w:val="center"/>
            <w:hideMark/>
          </w:tcPr>
          <w:p w14:paraId="368195CC"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245C713A"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097087CE"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3D16931F" w14:textId="77777777" w:rsidR="00A117AA" w:rsidRPr="000A64C0" w:rsidRDefault="00A117AA" w:rsidP="008C2045">
            <w:pPr>
              <w:rPr>
                <w:rFonts w:ascii="Arial" w:hAnsi="Arial" w:cs="Arial"/>
                <w:sz w:val="24"/>
                <w:szCs w:val="24"/>
              </w:rPr>
            </w:pPr>
            <w:r w:rsidRPr="000A64C0">
              <w:rPr>
                <w:rFonts w:ascii="Arial" w:hAnsi="Arial" w:cs="Arial"/>
                <w:sz w:val="24"/>
                <w:szCs w:val="24"/>
              </w:rPr>
              <w:t>4</w:t>
            </w:r>
          </w:p>
        </w:tc>
        <w:tc>
          <w:tcPr>
            <w:tcW w:w="1429" w:type="dxa"/>
            <w:vAlign w:val="center"/>
            <w:hideMark/>
          </w:tcPr>
          <w:p w14:paraId="2616E953" w14:textId="217B682D"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6</w:t>
            </w:r>
          </w:p>
        </w:tc>
      </w:tr>
      <w:tr w:rsidR="00A11F6A" w:rsidRPr="000A64C0" w14:paraId="713C0428" w14:textId="77777777" w:rsidTr="008C2045">
        <w:trPr>
          <w:tblCellSpacing w:w="15" w:type="dxa"/>
        </w:trPr>
        <w:tc>
          <w:tcPr>
            <w:tcW w:w="1429" w:type="dxa"/>
            <w:vAlign w:val="center"/>
            <w:hideMark/>
          </w:tcPr>
          <w:p w14:paraId="5AEA3296" w14:textId="77777777" w:rsidR="00A117AA" w:rsidRPr="000A64C0" w:rsidRDefault="00A117AA" w:rsidP="008C2045">
            <w:pPr>
              <w:rPr>
                <w:rFonts w:ascii="Arial" w:hAnsi="Arial" w:cs="Arial"/>
                <w:sz w:val="24"/>
                <w:szCs w:val="24"/>
              </w:rPr>
            </w:pPr>
            <w:r w:rsidRPr="000A64C0">
              <w:rPr>
                <w:rFonts w:ascii="Arial" w:hAnsi="Arial" w:cs="Arial"/>
                <w:sz w:val="24"/>
                <w:szCs w:val="24"/>
              </w:rPr>
              <w:t>2.2</w:t>
            </w:r>
          </w:p>
        </w:tc>
        <w:tc>
          <w:tcPr>
            <w:tcW w:w="1444" w:type="dxa"/>
            <w:vAlign w:val="center"/>
            <w:hideMark/>
          </w:tcPr>
          <w:p w14:paraId="65A382D3"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4CDECCCA"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1A63500E"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6F02E76C"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29" w:type="dxa"/>
            <w:vAlign w:val="center"/>
            <w:hideMark/>
          </w:tcPr>
          <w:p w14:paraId="5D751F3B" w14:textId="533053FE"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9</w:t>
            </w:r>
          </w:p>
        </w:tc>
      </w:tr>
      <w:tr w:rsidR="00A11F6A" w:rsidRPr="000A64C0" w14:paraId="3D9D2B11" w14:textId="77777777" w:rsidTr="008C2045">
        <w:trPr>
          <w:tblCellSpacing w:w="15" w:type="dxa"/>
        </w:trPr>
        <w:tc>
          <w:tcPr>
            <w:tcW w:w="1429" w:type="dxa"/>
            <w:vAlign w:val="center"/>
            <w:hideMark/>
          </w:tcPr>
          <w:p w14:paraId="267857B0" w14:textId="77777777" w:rsidR="00A117AA" w:rsidRPr="000A64C0" w:rsidRDefault="00A117AA" w:rsidP="008C2045">
            <w:pPr>
              <w:rPr>
                <w:rFonts w:ascii="Arial" w:hAnsi="Arial" w:cs="Arial"/>
                <w:sz w:val="24"/>
                <w:szCs w:val="24"/>
              </w:rPr>
            </w:pPr>
            <w:r w:rsidRPr="000A64C0">
              <w:rPr>
                <w:rFonts w:ascii="Arial" w:hAnsi="Arial" w:cs="Arial"/>
                <w:sz w:val="24"/>
                <w:szCs w:val="24"/>
              </w:rPr>
              <w:t>2.3</w:t>
            </w:r>
          </w:p>
        </w:tc>
        <w:tc>
          <w:tcPr>
            <w:tcW w:w="1444" w:type="dxa"/>
            <w:vAlign w:val="center"/>
            <w:hideMark/>
          </w:tcPr>
          <w:p w14:paraId="71C8B6CD"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3C19DBB2"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470E1401"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02224A20" w14:textId="77777777" w:rsidR="00A117AA" w:rsidRPr="000A64C0" w:rsidRDefault="00A117AA" w:rsidP="008C2045">
            <w:pPr>
              <w:rPr>
                <w:rFonts w:ascii="Arial" w:hAnsi="Arial" w:cs="Arial"/>
                <w:sz w:val="24"/>
                <w:szCs w:val="24"/>
              </w:rPr>
            </w:pPr>
            <w:r w:rsidRPr="000A64C0">
              <w:rPr>
                <w:rFonts w:ascii="Arial" w:hAnsi="Arial" w:cs="Arial"/>
                <w:sz w:val="24"/>
                <w:szCs w:val="24"/>
              </w:rPr>
              <w:t>4</w:t>
            </w:r>
          </w:p>
        </w:tc>
        <w:tc>
          <w:tcPr>
            <w:tcW w:w="1429" w:type="dxa"/>
            <w:vAlign w:val="center"/>
            <w:hideMark/>
          </w:tcPr>
          <w:p w14:paraId="78826658" w14:textId="79EE2FE4"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5</w:t>
            </w:r>
          </w:p>
        </w:tc>
      </w:tr>
      <w:tr w:rsidR="00A11F6A" w:rsidRPr="000A64C0" w14:paraId="605FCB32" w14:textId="77777777" w:rsidTr="008C2045">
        <w:trPr>
          <w:tblCellSpacing w:w="15" w:type="dxa"/>
        </w:trPr>
        <w:tc>
          <w:tcPr>
            <w:tcW w:w="1429" w:type="dxa"/>
            <w:vAlign w:val="center"/>
            <w:hideMark/>
          </w:tcPr>
          <w:p w14:paraId="518A07B6" w14:textId="77777777" w:rsidR="00A117AA" w:rsidRPr="000A64C0" w:rsidRDefault="00A117AA" w:rsidP="008C2045">
            <w:pPr>
              <w:rPr>
                <w:rFonts w:ascii="Arial" w:hAnsi="Arial" w:cs="Arial"/>
                <w:sz w:val="24"/>
                <w:szCs w:val="24"/>
              </w:rPr>
            </w:pPr>
            <w:r w:rsidRPr="000A64C0">
              <w:rPr>
                <w:rFonts w:ascii="Arial" w:hAnsi="Arial" w:cs="Arial"/>
                <w:sz w:val="24"/>
                <w:szCs w:val="24"/>
              </w:rPr>
              <w:t>2.4</w:t>
            </w:r>
          </w:p>
        </w:tc>
        <w:tc>
          <w:tcPr>
            <w:tcW w:w="1444" w:type="dxa"/>
            <w:vAlign w:val="center"/>
            <w:hideMark/>
          </w:tcPr>
          <w:p w14:paraId="3756B778"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14C95515"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0AD1BBFB"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2B254C40" w14:textId="77777777" w:rsidR="00A117AA" w:rsidRPr="000A64C0" w:rsidRDefault="00A117AA" w:rsidP="008C2045">
            <w:pPr>
              <w:rPr>
                <w:rFonts w:ascii="Arial" w:hAnsi="Arial" w:cs="Arial"/>
                <w:sz w:val="24"/>
                <w:szCs w:val="24"/>
              </w:rPr>
            </w:pPr>
            <w:r w:rsidRPr="000A64C0">
              <w:rPr>
                <w:rFonts w:ascii="Arial" w:hAnsi="Arial" w:cs="Arial"/>
                <w:sz w:val="24"/>
                <w:szCs w:val="24"/>
              </w:rPr>
              <w:t>12</w:t>
            </w:r>
          </w:p>
        </w:tc>
        <w:tc>
          <w:tcPr>
            <w:tcW w:w="1429" w:type="dxa"/>
            <w:vAlign w:val="center"/>
            <w:hideMark/>
          </w:tcPr>
          <w:p w14:paraId="50EAF257" w14:textId="1D718486"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3</w:t>
            </w:r>
          </w:p>
        </w:tc>
      </w:tr>
      <w:tr w:rsidR="00A11F6A" w:rsidRPr="000A64C0" w14:paraId="015BF212" w14:textId="77777777" w:rsidTr="008C2045">
        <w:trPr>
          <w:tblCellSpacing w:w="15" w:type="dxa"/>
        </w:trPr>
        <w:tc>
          <w:tcPr>
            <w:tcW w:w="1429" w:type="dxa"/>
            <w:vAlign w:val="center"/>
            <w:hideMark/>
          </w:tcPr>
          <w:p w14:paraId="560323F7" w14:textId="77777777" w:rsidR="00A117AA" w:rsidRPr="000A64C0" w:rsidRDefault="00A117AA" w:rsidP="008C2045">
            <w:pPr>
              <w:rPr>
                <w:rFonts w:ascii="Arial" w:hAnsi="Arial" w:cs="Arial"/>
                <w:sz w:val="24"/>
                <w:szCs w:val="24"/>
              </w:rPr>
            </w:pPr>
            <w:r w:rsidRPr="000A64C0">
              <w:rPr>
                <w:rFonts w:ascii="Arial" w:hAnsi="Arial" w:cs="Arial"/>
                <w:sz w:val="24"/>
                <w:szCs w:val="24"/>
              </w:rPr>
              <w:t>2.5</w:t>
            </w:r>
          </w:p>
        </w:tc>
        <w:tc>
          <w:tcPr>
            <w:tcW w:w="1444" w:type="dxa"/>
            <w:vAlign w:val="center"/>
            <w:hideMark/>
          </w:tcPr>
          <w:p w14:paraId="51879CA9"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5A91E8BE"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2A9AA9B3"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0A6D085B" w14:textId="77777777" w:rsidR="00A117AA" w:rsidRPr="000A64C0" w:rsidRDefault="00A117AA" w:rsidP="008C2045">
            <w:pPr>
              <w:rPr>
                <w:rFonts w:ascii="Arial" w:hAnsi="Arial" w:cs="Arial"/>
                <w:sz w:val="24"/>
                <w:szCs w:val="24"/>
              </w:rPr>
            </w:pPr>
            <w:r w:rsidRPr="000A64C0">
              <w:rPr>
                <w:rFonts w:ascii="Arial" w:hAnsi="Arial" w:cs="Arial"/>
                <w:sz w:val="24"/>
                <w:szCs w:val="24"/>
              </w:rPr>
              <w:t>6</w:t>
            </w:r>
          </w:p>
        </w:tc>
        <w:tc>
          <w:tcPr>
            <w:tcW w:w="1429" w:type="dxa"/>
            <w:vAlign w:val="center"/>
            <w:hideMark/>
          </w:tcPr>
          <w:p w14:paraId="13E633BF" w14:textId="3C0F3E67"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5</w:t>
            </w:r>
          </w:p>
        </w:tc>
      </w:tr>
      <w:tr w:rsidR="00A11F6A" w:rsidRPr="000A64C0" w14:paraId="4D21E4E5" w14:textId="77777777" w:rsidTr="008C2045">
        <w:trPr>
          <w:tblCellSpacing w:w="15" w:type="dxa"/>
        </w:trPr>
        <w:tc>
          <w:tcPr>
            <w:tcW w:w="1429" w:type="dxa"/>
            <w:vAlign w:val="center"/>
            <w:hideMark/>
          </w:tcPr>
          <w:p w14:paraId="3F623B2F" w14:textId="77777777" w:rsidR="00A117AA" w:rsidRPr="000A64C0" w:rsidRDefault="00A117AA" w:rsidP="008C2045">
            <w:pPr>
              <w:rPr>
                <w:rFonts w:ascii="Arial" w:hAnsi="Arial" w:cs="Arial"/>
                <w:sz w:val="24"/>
                <w:szCs w:val="24"/>
              </w:rPr>
            </w:pPr>
            <w:r w:rsidRPr="000A64C0">
              <w:rPr>
                <w:rFonts w:ascii="Arial" w:hAnsi="Arial" w:cs="Arial"/>
                <w:sz w:val="24"/>
                <w:szCs w:val="24"/>
              </w:rPr>
              <w:t>3.1</w:t>
            </w:r>
          </w:p>
        </w:tc>
        <w:tc>
          <w:tcPr>
            <w:tcW w:w="1444" w:type="dxa"/>
            <w:vAlign w:val="center"/>
            <w:hideMark/>
          </w:tcPr>
          <w:p w14:paraId="36855F14"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359D61E0"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71C09F85"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05B4A6A8" w14:textId="77777777" w:rsidR="00A117AA" w:rsidRPr="000A64C0" w:rsidRDefault="00A117AA" w:rsidP="008C2045">
            <w:pPr>
              <w:rPr>
                <w:rFonts w:ascii="Arial" w:hAnsi="Arial" w:cs="Arial"/>
                <w:sz w:val="24"/>
                <w:szCs w:val="24"/>
              </w:rPr>
            </w:pPr>
            <w:r w:rsidRPr="000A64C0">
              <w:rPr>
                <w:rFonts w:ascii="Arial" w:hAnsi="Arial" w:cs="Arial"/>
                <w:sz w:val="24"/>
                <w:szCs w:val="24"/>
              </w:rPr>
              <w:t>8</w:t>
            </w:r>
          </w:p>
        </w:tc>
        <w:tc>
          <w:tcPr>
            <w:tcW w:w="1429" w:type="dxa"/>
            <w:vAlign w:val="center"/>
            <w:hideMark/>
          </w:tcPr>
          <w:p w14:paraId="7E6A3FE3" w14:textId="216E14A1" w:rsidR="00A117AA" w:rsidRPr="000A64C0" w:rsidRDefault="00160387" w:rsidP="008C2045">
            <w:pPr>
              <w:rPr>
                <w:rFonts w:ascii="Arial" w:hAnsi="Arial" w:cs="Arial"/>
                <w:sz w:val="24"/>
                <w:szCs w:val="24"/>
              </w:rPr>
            </w:pPr>
            <w:r>
              <w:rPr>
                <w:rFonts w:ascii="Arial" w:hAnsi="Arial" w:cs="Arial"/>
                <w:sz w:val="24"/>
                <w:szCs w:val="24"/>
              </w:rPr>
              <w:t>31</w:t>
            </w:r>
          </w:p>
        </w:tc>
      </w:tr>
      <w:tr w:rsidR="00A11F6A" w:rsidRPr="000A64C0" w14:paraId="799B7596" w14:textId="77777777" w:rsidTr="008C2045">
        <w:trPr>
          <w:tblCellSpacing w:w="15" w:type="dxa"/>
        </w:trPr>
        <w:tc>
          <w:tcPr>
            <w:tcW w:w="1429" w:type="dxa"/>
            <w:vAlign w:val="center"/>
            <w:hideMark/>
          </w:tcPr>
          <w:p w14:paraId="285701BB" w14:textId="77777777" w:rsidR="00A117AA" w:rsidRPr="000A64C0" w:rsidRDefault="00A117AA" w:rsidP="008C2045">
            <w:pPr>
              <w:rPr>
                <w:rFonts w:ascii="Arial" w:hAnsi="Arial" w:cs="Arial"/>
                <w:sz w:val="24"/>
                <w:szCs w:val="24"/>
              </w:rPr>
            </w:pPr>
            <w:r w:rsidRPr="000A64C0">
              <w:rPr>
                <w:rFonts w:ascii="Arial" w:hAnsi="Arial" w:cs="Arial"/>
                <w:sz w:val="24"/>
                <w:szCs w:val="24"/>
              </w:rPr>
              <w:t>3.2</w:t>
            </w:r>
          </w:p>
        </w:tc>
        <w:tc>
          <w:tcPr>
            <w:tcW w:w="1444" w:type="dxa"/>
            <w:vAlign w:val="center"/>
            <w:hideMark/>
          </w:tcPr>
          <w:p w14:paraId="2CEA22ED"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2D4A9638"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2171BE0F"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23950584" w14:textId="77777777" w:rsidR="00A117AA" w:rsidRPr="000A64C0" w:rsidRDefault="00A117AA" w:rsidP="008C2045">
            <w:pPr>
              <w:rPr>
                <w:rFonts w:ascii="Arial" w:hAnsi="Arial" w:cs="Arial"/>
                <w:sz w:val="24"/>
                <w:szCs w:val="24"/>
              </w:rPr>
            </w:pPr>
            <w:r w:rsidRPr="000A64C0">
              <w:rPr>
                <w:rFonts w:ascii="Arial" w:hAnsi="Arial" w:cs="Arial"/>
                <w:sz w:val="24"/>
                <w:szCs w:val="24"/>
              </w:rPr>
              <w:t>6</w:t>
            </w:r>
          </w:p>
        </w:tc>
        <w:tc>
          <w:tcPr>
            <w:tcW w:w="1429" w:type="dxa"/>
            <w:vAlign w:val="center"/>
            <w:hideMark/>
          </w:tcPr>
          <w:p w14:paraId="2701580B" w14:textId="611E78FE"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4</w:t>
            </w:r>
          </w:p>
        </w:tc>
      </w:tr>
      <w:tr w:rsidR="00A11F6A" w:rsidRPr="000A64C0" w14:paraId="32D5C858" w14:textId="77777777" w:rsidTr="008C2045">
        <w:trPr>
          <w:tblCellSpacing w:w="15" w:type="dxa"/>
        </w:trPr>
        <w:tc>
          <w:tcPr>
            <w:tcW w:w="1429" w:type="dxa"/>
            <w:vAlign w:val="center"/>
            <w:hideMark/>
          </w:tcPr>
          <w:p w14:paraId="5BFAE24B" w14:textId="77777777" w:rsidR="00A117AA" w:rsidRPr="000A64C0" w:rsidRDefault="00A117AA" w:rsidP="008C2045">
            <w:pPr>
              <w:rPr>
                <w:rFonts w:ascii="Arial" w:hAnsi="Arial" w:cs="Arial"/>
                <w:sz w:val="24"/>
                <w:szCs w:val="24"/>
              </w:rPr>
            </w:pPr>
            <w:r w:rsidRPr="000A64C0">
              <w:rPr>
                <w:rFonts w:ascii="Arial" w:hAnsi="Arial" w:cs="Arial"/>
                <w:sz w:val="24"/>
                <w:szCs w:val="24"/>
              </w:rPr>
              <w:t>3.3</w:t>
            </w:r>
          </w:p>
        </w:tc>
        <w:tc>
          <w:tcPr>
            <w:tcW w:w="1444" w:type="dxa"/>
            <w:vAlign w:val="center"/>
            <w:hideMark/>
          </w:tcPr>
          <w:p w14:paraId="42C8392D"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16465CB3"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245F0157"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6BC336ED" w14:textId="77777777" w:rsidR="00A117AA" w:rsidRPr="000A64C0" w:rsidRDefault="00A117AA" w:rsidP="008C2045">
            <w:pPr>
              <w:rPr>
                <w:rFonts w:ascii="Arial" w:hAnsi="Arial" w:cs="Arial"/>
                <w:sz w:val="24"/>
                <w:szCs w:val="24"/>
              </w:rPr>
            </w:pPr>
            <w:r w:rsidRPr="000A64C0">
              <w:rPr>
                <w:rFonts w:ascii="Arial" w:hAnsi="Arial" w:cs="Arial"/>
                <w:sz w:val="24"/>
                <w:szCs w:val="24"/>
              </w:rPr>
              <w:t>12</w:t>
            </w:r>
          </w:p>
        </w:tc>
        <w:tc>
          <w:tcPr>
            <w:tcW w:w="1429" w:type="dxa"/>
            <w:vAlign w:val="center"/>
            <w:hideMark/>
          </w:tcPr>
          <w:p w14:paraId="3B1F1783" w14:textId="55F26020"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4</w:t>
            </w:r>
          </w:p>
        </w:tc>
      </w:tr>
      <w:tr w:rsidR="00A11F6A" w:rsidRPr="000A64C0" w14:paraId="3823B8F6" w14:textId="77777777" w:rsidTr="008C2045">
        <w:trPr>
          <w:tblCellSpacing w:w="15" w:type="dxa"/>
        </w:trPr>
        <w:tc>
          <w:tcPr>
            <w:tcW w:w="1429" w:type="dxa"/>
            <w:vAlign w:val="center"/>
            <w:hideMark/>
          </w:tcPr>
          <w:p w14:paraId="4E73A3F2" w14:textId="77777777" w:rsidR="00A117AA" w:rsidRPr="000A64C0" w:rsidRDefault="00A117AA" w:rsidP="008C2045">
            <w:pPr>
              <w:rPr>
                <w:rFonts w:ascii="Arial" w:hAnsi="Arial" w:cs="Arial"/>
                <w:sz w:val="24"/>
                <w:szCs w:val="24"/>
              </w:rPr>
            </w:pPr>
            <w:r w:rsidRPr="000A64C0">
              <w:rPr>
                <w:rFonts w:ascii="Arial" w:hAnsi="Arial" w:cs="Arial"/>
                <w:sz w:val="24"/>
                <w:szCs w:val="24"/>
              </w:rPr>
              <w:t>3.4</w:t>
            </w:r>
          </w:p>
        </w:tc>
        <w:tc>
          <w:tcPr>
            <w:tcW w:w="1444" w:type="dxa"/>
            <w:vAlign w:val="center"/>
            <w:hideMark/>
          </w:tcPr>
          <w:p w14:paraId="45655BCC"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5C7F75A1"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20D07722"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78771E6D" w14:textId="77777777" w:rsidR="00A117AA" w:rsidRPr="000A64C0" w:rsidRDefault="00A117AA" w:rsidP="008C2045">
            <w:pPr>
              <w:rPr>
                <w:rFonts w:ascii="Arial" w:hAnsi="Arial" w:cs="Arial"/>
                <w:sz w:val="24"/>
                <w:szCs w:val="24"/>
              </w:rPr>
            </w:pPr>
            <w:r w:rsidRPr="000A64C0">
              <w:rPr>
                <w:rFonts w:ascii="Arial" w:hAnsi="Arial" w:cs="Arial"/>
                <w:sz w:val="24"/>
                <w:szCs w:val="24"/>
              </w:rPr>
              <w:t>13</w:t>
            </w:r>
          </w:p>
        </w:tc>
        <w:tc>
          <w:tcPr>
            <w:tcW w:w="1429" w:type="dxa"/>
            <w:vAlign w:val="center"/>
            <w:hideMark/>
          </w:tcPr>
          <w:p w14:paraId="0CD73BF4" w14:textId="1B4CD6BE"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4</w:t>
            </w:r>
          </w:p>
        </w:tc>
      </w:tr>
      <w:tr w:rsidR="00A11F6A" w:rsidRPr="000A64C0" w14:paraId="34EAD0F2" w14:textId="77777777" w:rsidTr="008C2045">
        <w:trPr>
          <w:tblCellSpacing w:w="15" w:type="dxa"/>
        </w:trPr>
        <w:tc>
          <w:tcPr>
            <w:tcW w:w="1429" w:type="dxa"/>
            <w:vAlign w:val="center"/>
            <w:hideMark/>
          </w:tcPr>
          <w:p w14:paraId="4D7B8D7B" w14:textId="77777777" w:rsidR="00A117AA" w:rsidRPr="000A64C0" w:rsidRDefault="00A117AA" w:rsidP="008C2045">
            <w:pPr>
              <w:rPr>
                <w:rFonts w:ascii="Arial" w:hAnsi="Arial" w:cs="Arial"/>
                <w:sz w:val="24"/>
                <w:szCs w:val="24"/>
              </w:rPr>
            </w:pPr>
            <w:r w:rsidRPr="000A64C0">
              <w:rPr>
                <w:rFonts w:ascii="Arial" w:hAnsi="Arial" w:cs="Arial"/>
                <w:sz w:val="24"/>
                <w:szCs w:val="24"/>
              </w:rPr>
              <w:t>3.5</w:t>
            </w:r>
          </w:p>
        </w:tc>
        <w:tc>
          <w:tcPr>
            <w:tcW w:w="1444" w:type="dxa"/>
            <w:vAlign w:val="center"/>
            <w:hideMark/>
          </w:tcPr>
          <w:p w14:paraId="17EF98E7"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5DC99B00"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1A4C3AF9"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797F327A" w14:textId="77777777" w:rsidR="00A117AA" w:rsidRPr="000A64C0" w:rsidRDefault="00A117AA" w:rsidP="008C2045">
            <w:pPr>
              <w:rPr>
                <w:rFonts w:ascii="Arial" w:hAnsi="Arial" w:cs="Arial"/>
                <w:sz w:val="24"/>
                <w:szCs w:val="24"/>
              </w:rPr>
            </w:pPr>
            <w:r w:rsidRPr="000A64C0">
              <w:rPr>
                <w:rFonts w:ascii="Arial" w:hAnsi="Arial" w:cs="Arial"/>
                <w:sz w:val="24"/>
                <w:szCs w:val="24"/>
              </w:rPr>
              <w:t>4</w:t>
            </w:r>
          </w:p>
        </w:tc>
        <w:tc>
          <w:tcPr>
            <w:tcW w:w="1429" w:type="dxa"/>
            <w:vAlign w:val="center"/>
            <w:hideMark/>
          </w:tcPr>
          <w:p w14:paraId="1FC0723A" w14:textId="690EA0BF"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4</w:t>
            </w:r>
          </w:p>
        </w:tc>
      </w:tr>
      <w:tr w:rsidR="00A11F6A" w:rsidRPr="000A64C0" w14:paraId="3AE5F06E" w14:textId="77777777" w:rsidTr="008C2045">
        <w:trPr>
          <w:tblCellSpacing w:w="15" w:type="dxa"/>
        </w:trPr>
        <w:tc>
          <w:tcPr>
            <w:tcW w:w="1429" w:type="dxa"/>
            <w:vAlign w:val="center"/>
            <w:hideMark/>
          </w:tcPr>
          <w:p w14:paraId="2F5E9E65" w14:textId="77777777" w:rsidR="00A117AA" w:rsidRPr="000A64C0" w:rsidRDefault="00A117AA" w:rsidP="008C2045">
            <w:pPr>
              <w:rPr>
                <w:rFonts w:ascii="Arial" w:hAnsi="Arial" w:cs="Arial"/>
                <w:sz w:val="24"/>
                <w:szCs w:val="24"/>
              </w:rPr>
            </w:pPr>
            <w:r w:rsidRPr="000A64C0">
              <w:rPr>
                <w:rFonts w:ascii="Arial" w:hAnsi="Arial" w:cs="Arial"/>
                <w:sz w:val="24"/>
                <w:szCs w:val="24"/>
              </w:rPr>
              <w:t>4.1</w:t>
            </w:r>
          </w:p>
        </w:tc>
        <w:tc>
          <w:tcPr>
            <w:tcW w:w="1444" w:type="dxa"/>
            <w:vAlign w:val="center"/>
            <w:hideMark/>
          </w:tcPr>
          <w:p w14:paraId="5BEF514C"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070EAAD4"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58BC2ECD"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465C599F" w14:textId="77777777" w:rsidR="00A117AA" w:rsidRPr="000A64C0" w:rsidRDefault="00A117AA" w:rsidP="008C2045">
            <w:pPr>
              <w:rPr>
                <w:rFonts w:ascii="Arial" w:hAnsi="Arial" w:cs="Arial"/>
                <w:sz w:val="24"/>
                <w:szCs w:val="24"/>
              </w:rPr>
            </w:pPr>
            <w:r w:rsidRPr="000A64C0">
              <w:rPr>
                <w:rFonts w:ascii="Arial" w:hAnsi="Arial" w:cs="Arial"/>
                <w:sz w:val="24"/>
                <w:szCs w:val="24"/>
              </w:rPr>
              <w:t>7</w:t>
            </w:r>
          </w:p>
        </w:tc>
        <w:tc>
          <w:tcPr>
            <w:tcW w:w="1429" w:type="dxa"/>
            <w:vAlign w:val="center"/>
            <w:hideMark/>
          </w:tcPr>
          <w:p w14:paraId="5FE6F8DC" w14:textId="4E5E2233"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2</w:t>
            </w:r>
          </w:p>
        </w:tc>
      </w:tr>
      <w:tr w:rsidR="00A11F6A" w:rsidRPr="000A64C0" w14:paraId="56E2A58F" w14:textId="77777777" w:rsidTr="008C2045">
        <w:trPr>
          <w:tblCellSpacing w:w="15" w:type="dxa"/>
        </w:trPr>
        <w:tc>
          <w:tcPr>
            <w:tcW w:w="1429" w:type="dxa"/>
            <w:vAlign w:val="center"/>
            <w:hideMark/>
          </w:tcPr>
          <w:p w14:paraId="22458401" w14:textId="77777777" w:rsidR="00A117AA" w:rsidRPr="000A64C0" w:rsidRDefault="00A117AA" w:rsidP="008C2045">
            <w:pPr>
              <w:rPr>
                <w:rFonts w:ascii="Arial" w:hAnsi="Arial" w:cs="Arial"/>
                <w:sz w:val="24"/>
                <w:szCs w:val="24"/>
              </w:rPr>
            </w:pPr>
            <w:r w:rsidRPr="000A64C0">
              <w:rPr>
                <w:rFonts w:ascii="Arial" w:hAnsi="Arial" w:cs="Arial"/>
                <w:sz w:val="24"/>
                <w:szCs w:val="24"/>
              </w:rPr>
              <w:t>4.2</w:t>
            </w:r>
          </w:p>
        </w:tc>
        <w:tc>
          <w:tcPr>
            <w:tcW w:w="1444" w:type="dxa"/>
            <w:vAlign w:val="center"/>
            <w:hideMark/>
          </w:tcPr>
          <w:p w14:paraId="5FE5DE3F"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108C0675"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66E07BBC"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4CF7D534"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29" w:type="dxa"/>
            <w:vAlign w:val="center"/>
            <w:hideMark/>
          </w:tcPr>
          <w:p w14:paraId="5ABB1A09" w14:textId="52E928A3"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3</w:t>
            </w:r>
          </w:p>
        </w:tc>
      </w:tr>
      <w:tr w:rsidR="00A11F6A" w:rsidRPr="000A64C0" w14:paraId="37D96A3E" w14:textId="77777777" w:rsidTr="008C2045">
        <w:trPr>
          <w:tblCellSpacing w:w="15" w:type="dxa"/>
        </w:trPr>
        <w:tc>
          <w:tcPr>
            <w:tcW w:w="1429" w:type="dxa"/>
            <w:vAlign w:val="center"/>
            <w:hideMark/>
          </w:tcPr>
          <w:p w14:paraId="4FF63411" w14:textId="77777777" w:rsidR="00A117AA" w:rsidRPr="000A64C0" w:rsidRDefault="00A117AA" w:rsidP="008C2045">
            <w:pPr>
              <w:rPr>
                <w:rFonts w:ascii="Arial" w:hAnsi="Arial" w:cs="Arial"/>
                <w:sz w:val="24"/>
                <w:szCs w:val="24"/>
              </w:rPr>
            </w:pPr>
            <w:r w:rsidRPr="000A64C0">
              <w:rPr>
                <w:rFonts w:ascii="Arial" w:hAnsi="Arial" w:cs="Arial"/>
                <w:sz w:val="24"/>
                <w:szCs w:val="24"/>
              </w:rPr>
              <w:t>4.3</w:t>
            </w:r>
          </w:p>
        </w:tc>
        <w:tc>
          <w:tcPr>
            <w:tcW w:w="1444" w:type="dxa"/>
            <w:vAlign w:val="center"/>
            <w:hideMark/>
          </w:tcPr>
          <w:p w14:paraId="33385734"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1376365E"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39106AC6"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45DCF15D" w14:textId="77777777" w:rsidR="00A117AA" w:rsidRPr="000A64C0" w:rsidRDefault="00A117AA" w:rsidP="008C2045">
            <w:pPr>
              <w:rPr>
                <w:rFonts w:ascii="Arial" w:hAnsi="Arial" w:cs="Arial"/>
                <w:sz w:val="24"/>
                <w:szCs w:val="24"/>
              </w:rPr>
            </w:pPr>
            <w:r w:rsidRPr="000A64C0">
              <w:rPr>
                <w:rFonts w:ascii="Arial" w:hAnsi="Arial" w:cs="Arial"/>
                <w:sz w:val="24"/>
                <w:szCs w:val="24"/>
              </w:rPr>
              <w:t>4</w:t>
            </w:r>
          </w:p>
        </w:tc>
        <w:tc>
          <w:tcPr>
            <w:tcW w:w="1429" w:type="dxa"/>
            <w:vAlign w:val="center"/>
            <w:hideMark/>
          </w:tcPr>
          <w:p w14:paraId="482468E8" w14:textId="52499820" w:rsidR="00A117AA" w:rsidRPr="000A64C0" w:rsidRDefault="00160387" w:rsidP="008C2045">
            <w:pPr>
              <w:rPr>
                <w:rFonts w:ascii="Arial" w:hAnsi="Arial" w:cs="Arial"/>
                <w:sz w:val="24"/>
                <w:szCs w:val="24"/>
              </w:rPr>
            </w:pPr>
            <w:r>
              <w:rPr>
                <w:rFonts w:ascii="Arial" w:hAnsi="Arial" w:cs="Arial"/>
                <w:sz w:val="24"/>
                <w:szCs w:val="24"/>
              </w:rPr>
              <w:t>31</w:t>
            </w:r>
          </w:p>
        </w:tc>
      </w:tr>
      <w:tr w:rsidR="00A11F6A" w:rsidRPr="000A64C0" w14:paraId="2C2745B9" w14:textId="77777777" w:rsidTr="008C2045">
        <w:trPr>
          <w:tblCellSpacing w:w="15" w:type="dxa"/>
        </w:trPr>
        <w:tc>
          <w:tcPr>
            <w:tcW w:w="1429" w:type="dxa"/>
            <w:vAlign w:val="center"/>
            <w:hideMark/>
          </w:tcPr>
          <w:p w14:paraId="2ACD9DD2" w14:textId="77777777" w:rsidR="00A117AA" w:rsidRPr="000A64C0" w:rsidRDefault="00A117AA" w:rsidP="008C2045">
            <w:pPr>
              <w:rPr>
                <w:rFonts w:ascii="Arial" w:hAnsi="Arial" w:cs="Arial"/>
                <w:sz w:val="24"/>
                <w:szCs w:val="24"/>
              </w:rPr>
            </w:pPr>
            <w:r w:rsidRPr="000A64C0">
              <w:rPr>
                <w:rFonts w:ascii="Arial" w:hAnsi="Arial" w:cs="Arial"/>
                <w:sz w:val="24"/>
                <w:szCs w:val="24"/>
              </w:rPr>
              <w:lastRenderedPageBreak/>
              <w:t>4.4</w:t>
            </w:r>
          </w:p>
        </w:tc>
        <w:tc>
          <w:tcPr>
            <w:tcW w:w="1444" w:type="dxa"/>
            <w:vAlign w:val="center"/>
            <w:hideMark/>
          </w:tcPr>
          <w:p w14:paraId="2D2C5E34"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1A26AD5C"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58D56C4D"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0EA8A390" w14:textId="77777777" w:rsidR="00A117AA" w:rsidRPr="000A64C0" w:rsidRDefault="00A117AA" w:rsidP="008C2045">
            <w:pPr>
              <w:rPr>
                <w:rFonts w:ascii="Arial" w:hAnsi="Arial" w:cs="Arial"/>
                <w:sz w:val="24"/>
                <w:szCs w:val="24"/>
              </w:rPr>
            </w:pPr>
            <w:r w:rsidRPr="000A64C0">
              <w:rPr>
                <w:rFonts w:ascii="Arial" w:hAnsi="Arial" w:cs="Arial"/>
                <w:sz w:val="24"/>
                <w:szCs w:val="24"/>
              </w:rPr>
              <w:t>6</w:t>
            </w:r>
          </w:p>
        </w:tc>
        <w:tc>
          <w:tcPr>
            <w:tcW w:w="1429" w:type="dxa"/>
            <w:vAlign w:val="center"/>
            <w:hideMark/>
          </w:tcPr>
          <w:p w14:paraId="769779C4" w14:textId="365F02C3" w:rsidR="00A117AA" w:rsidRPr="000A64C0" w:rsidRDefault="00160387" w:rsidP="008C2045">
            <w:pPr>
              <w:rPr>
                <w:rFonts w:ascii="Arial" w:hAnsi="Arial" w:cs="Arial"/>
                <w:sz w:val="24"/>
                <w:szCs w:val="24"/>
              </w:rPr>
            </w:pPr>
            <w:r>
              <w:rPr>
                <w:rFonts w:ascii="Arial" w:hAnsi="Arial" w:cs="Arial"/>
                <w:sz w:val="24"/>
                <w:szCs w:val="24"/>
              </w:rPr>
              <w:t>30</w:t>
            </w:r>
          </w:p>
        </w:tc>
      </w:tr>
      <w:tr w:rsidR="00A11F6A" w:rsidRPr="000A64C0" w14:paraId="088F1BC7" w14:textId="77777777" w:rsidTr="008C2045">
        <w:trPr>
          <w:tblCellSpacing w:w="15" w:type="dxa"/>
        </w:trPr>
        <w:tc>
          <w:tcPr>
            <w:tcW w:w="1429" w:type="dxa"/>
            <w:vAlign w:val="center"/>
            <w:hideMark/>
          </w:tcPr>
          <w:p w14:paraId="79AA84DF" w14:textId="77777777" w:rsidR="00A117AA" w:rsidRPr="000A64C0" w:rsidRDefault="00A117AA" w:rsidP="008C2045">
            <w:pPr>
              <w:rPr>
                <w:rFonts w:ascii="Arial" w:hAnsi="Arial" w:cs="Arial"/>
                <w:sz w:val="24"/>
                <w:szCs w:val="24"/>
              </w:rPr>
            </w:pPr>
            <w:r w:rsidRPr="000A64C0">
              <w:rPr>
                <w:rFonts w:ascii="Arial" w:hAnsi="Arial" w:cs="Arial"/>
                <w:sz w:val="24"/>
                <w:szCs w:val="24"/>
              </w:rPr>
              <w:t>4.5</w:t>
            </w:r>
          </w:p>
        </w:tc>
        <w:tc>
          <w:tcPr>
            <w:tcW w:w="1444" w:type="dxa"/>
            <w:vAlign w:val="center"/>
            <w:hideMark/>
          </w:tcPr>
          <w:p w14:paraId="1DB867D5"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467423EE"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70933B39"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5B53EAC6" w14:textId="77777777" w:rsidR="00A117AA" w:rsidRPr="000A64C0" w:rsidRDefault="00A117AA" w:rsidP="008C2045">
            <w:pPr>
              <w:rPr>
                <w:rFonts w:ascii="Arial" w:hAnsi="Arial" w:cs="Arial"/>
                <w:sz w:val="24"/>
                <w:szCs w:val="24"/>
              </w:rPr>
            </w:pPr>
            <w:r w:rsidRPr="000A64C0">
              <w:rPr>
                <w:rFonts w:ascii="Arial" w:hAnsi="Arial" w:cs="Arial"/>
                <w:sz w:val="24"/>
                <w:szCs w:val="24"/>
              </w:rPr>
              <w:t>8</w:t>
            </w:r>
          </w:p>
        </w:tc>
        <w:tc>
          <w:tcPr>
            <w:tcW w:w="1429" w:type="dxa"/>
            <w:vAlign w:val="center"/>
            <w:hideMark/>
          </w:tcPr>
          <w:p w14:paraId="3D628B84" w14:textId="4AEA5754"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8</w:t>
            </w:r>
          </w:p>
        </w:tc>
      </w:tr>
      <w:tr w:rsidR="00A11F6A" w:rsidRPr="000A64C0" w14:paraId="0B317BE8" w14:textId="77777777" w:rsidTr="008C2045">
        <w:trPr>
          <w:tblCellSpacing w:w="15" w:type="dxa"/>
        </w:trPr>
        <w:tc>
          <w:tcPr>
            <w:tcW w:w="1429" w:type="dxa"/>
            <w:vAlign w:val="center"/>
            <w:hideMark/>
          </w:tcPr>
          <w:p w14:paraId="75294614" w14:textId="77777777" w:rsidR="00A117AA" w:rsidRPr="000A64C0" w:rsidRDefault="00A117AA" w:rsidP="008C2045">
            <w:pPr>
              <w:rPr>
                <w:rFonts w:ascii="Arial" w:hAnsi="Arial" w:cs="Arial"/>
                <w:sz w:val="24"/>
                <w:szCs w:val="24"/>
              </w:rPr>
            </w:pPr>
            <w:r w:rsidRPr="000A64C0">
              <w:rPr>
                <w:rFonts w:ascii="Arial" w:hAnsi="Arial" w:cs="Arial"/>
                <w:sz w:val="24"/>
                <w:szCs w:val="24"/>
              </w:rPr>
              <w:t>5.1</w:t>
            </w:r>
          </w:p>
        </w:tc>
        <w:tc>
          <w:tcPr>
            <w:tcW w:w="1444" w:type="dxa"/>
            <w:vAlign w:val="center"/>
            <w:hideMark/>
          </w:tcPr>
          <w:p w14:paraId="4B727496"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00EF7A22"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7E2D2372"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24B5B5FE" w14:textId="77777777" w:rsidR="00A117AA" w:rsidRPr="000A64C0" w:rsidRDefault="00A117AA" w:rsidP="008C2045">
            <w:pPr>
              <w:rPr>
                <w:rFonts w:ascii="Arial" w:hAnsi="Arial" w:cs="Arial"/>
                <w:sz w:val="24"/>
                <w:szCs w:val="24"/>
              </w:rPr>
            </w:pPr>
            <w:r w:rsidRPr="000A64C0">
              <w:rPr>
                <w:rFonts w:ascii="Arial" w:hAnsi="Arial" w:cs="Arial"/>
                <w:sz w:val="24"/>
                <w:szCs w:val="24"/>
              </w:rPr>
              <w:t>10</w:t>
            </w:r>
          </w:p>
        </w:tc>
        <w:tc>
          <w:tcPr>
            <w:tcW w:w="1429" w:type="dxa"/>
            <w:vAlign w:val="center"/>
            <w:hideMark/>
          </w:tcPr>
          <w:p w14:paraId="6A138DBD" w14:textId="78EEFFAF"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7</w:t>
            </w:r>
          </w:p>
        </w:tc>
      </w:tr>
      <w:tr w:rsidR="00A11F6A" w:rsidRPr="000A64C0" w14:paraId="6E9EF8E9" w14:textId="77777777" w:rsidTr="008C2045">
        <w:trPr>
          <w:tblCellSpacing w:w="15" w:type="dxa"/>
        </w:trPr>
        <w:tc>
          <w:tcPr>
            <w:tcW w:w="1429" w:type="dxa"/>
            <w:vAlign w:val="center"/>
            <w:hideMark/>
          </w:tcPr>
          <w:p w14:paraId="046B2A82" w14:textId="77777777" w:rsidR="00A117AA" w:rsidRPr="000A64C0" w:rsidRDefault="00A117AA" w:rsidP="008C2045">
            <w:pPr>
              <w:rPr>
                <w:rFonts w:ascii="Arial" w:hAnsi="Arial" w:cs="Arial"/>
                <w:sz w:val="24"/>
                <w:szCs w:val="24"/>
              </w:rPr>
            </w:pPr>
            <w:r w:rsidRPr="000A64C0">
              <w:rPr>
                <w:rFonts w:ascii="Arial" w:hAnsi="Arial" w:cs="Arial"/>
                <w:sz w:val="24"/>
                <w:szCs w:val="24"/>
              </w:rPr>
              <w:t>5.2</w:t>
            </w:r>
          </w:p>
        </w:tc>
        <w:tc>
          <w:tcPr>
            <w:tcW w:w="1444" w:type="dxa"/>
            <w:vAlign w:val="center"/>
            <w:hideMark/>
          </w:tcPr>
          <w:p w14:paraId="1E4A6BAF"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2811E3BB"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515A3787"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0D111189" w14:textId="77777777" w:rsidR="00A117AA" w:rsidRPr="000A64C0" w:rsidRDefault="00A117AA" w:rsidP="008C2045">
            <w:pPr>
              <w:rPr>
                <w:rFonts w:ascii="Arial" w:hAnsi="Arial" w:cs="Arial"/>
                <w:sz w:val="24"/>
                <w:szCs w:val="24"/>
              </w:rPr>
            </w:pPr>
            <w:r w:rsidRPr="000A64C0">
              <w:rPr>
                <w:rFonts w:ascii="Arial" w:hAnsi="Arial" w:cs="Arial"/>
                <w:sz w:val="24"/>
                <w:szCs w:val="24"/>
              </w:rPr>
              <w:t>9</w:t>
            </w:r>
          </w:p>
        </w:tc>
        <w:tc>
          <w:tcPr>
            <w:tcW w:w="1429" w:type="dxa"/>
            <w:vAlign w:val="center"/>
            <w:hideMark/>
          </w:tcPr>
          <w:p w14:paraId="62DA5FED" w14:textId="6DFB1BCE"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9</w:t>
            </w:r>
          </w:p>
        </w:tc>
      </w:tr>
      <w:tr w:rsidR="00A11F6A" w:rsidRPr="000A64C0" w14:paraId="40C75E4D" w14:textId="77777777" w:rsidTr="008C2045">
        <w:trPr>
          <w:tblCellSpacing w:w="15" w:type="dxa"/>
        </w:trPr>
        <w:tc>
          <w:tcPr>
            <w:tcW w:w="1429" w:type="dxa"/>
            <w:vAlign w:val="center"/>
            <w:hideMark/>
          </w:tcPr>
          <w:p w14:paraId="63BFFF79" w14:textId="77777777" w:rsidR="00A117AA" w:rsidRPr="000A64C0" w:rsidRDefault="00A117AA" w:rsidP="008C2045">
            <w:pPr>
              <w:rPr>
                <w:rFonts w:ascii="Arial" w:hAnsi="Arial" w:cs="Arial"/>
                <w:sz w:val="24"/>
                <w:szCs w:val="24"/>
              </w:rPr>
            </w:pPr>
            <w:r w:rsidRPr="000A64C0">
              <w:rPr>
                <w:rFonts w:ascii="Arial" w:hAnsi="Arial" w:cs="Arial"/>
                <w:sz w:val="24"/>
                <w:szCs w:val="24"/>
              </w:rPr>
              <w:t>5.3</w:t>
            </w:r>
          </w:p>
        </w:tc>
        <w:tc>
          <w:tcPr>
            <w:tcW w:w="1444" w:type="dxa"/>
            <w:vAlign w:val="center"/>
            <w:hideMark/>
          </w:tcPr>
          <w:p w14:paraId="57B8B679"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643D20EA"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18248C7F"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4D2EB5A9" w14:textId="77777777" w:rsidR="00A117AA" w:rsidRPr="000A64C0" w:rsidRDefault="00A117AA" w:rsidP="008C2045">
            <w:pPr>
              <w:rPr>
                <w:rFonts w:ascii="Arial" w:hAnsi="Arial" w:cs="Arial"/>
                <w:sz w:val="24"/>
                <w:szCs w:val="24"/>
              </w:rPr>
            </w:pPr>
            <w:r w:rsidRPr="000A64C0">
              <w:rPr>
                <w:rFonts w:ascii="Arial" w:hAnsi="Arial" w:cs="Arial"/>
                <w:sz w:val="24"/>
                <w:szCs w:val="24"/>
              </w:rPr>
              <w:t>12</w:t>
            </w:r>
          </w:p>
        </w:tc>
        <w:tc>
          <w:tcPr>
            <w:tcW w:w="1429" w:type="dxa"/>
            <w:vAlign w:val="center"/>
            <w:hideMark/>
          </w:tcPr>
          <w:p w14:paraId="13FBDFDA" w14:textId="5BC2CEE6"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6</w:t>
            </w:r>
          </w:p>
        </w:tc>
      </w:tr>
      <w:tr w:rsidR="00A11F6A" w:rsidRPr="000A64C0" w14:paraId="61ADDEF9" w14:textId="77777777" w:rsidTr="008C2045">
        <w:trPr>
          <w:tblCellSpacing w:w="15" w:type="dxa"/>
        </w:trPr>
        <w:tc>
          <w:tcPr>
            <w:tcW w:w="1429" w:type="dxa"/>
            <w:vAlign w:val="center"/>
            <w:hideMark/>
          </w:tcPr>
          <w:p w14:paraId="3B797AFA" w14:textId="77777777" w:rsidR="00A117AA" w:rsidRPr="000A64C0" w:rsidRDefault="00A117AA" w:rsidP="008C2045">
            <w:pPr>
              <w:rPr>
                <w:rFonts w:ascii="Arial" w:hAnsi="Arial" w:cs="Arial"/>
                <w:sz w:val="24"/>
                <w:szCs w:val="24"/>
              </w:rPr>
            </w:pPr>
            <w:r w:rsidRPr="000A64C0">
              <w:rPr>
                <w:rFonts w:ascii="Arial" w:hAnsi="Arial" w:cs="Arial"/>
                <w:sz w:val="24"/>
                <w:szCs w:val="24"/>
              </w:rPr>
              <w:t>5.4</w:t>
            </w:r>
          </w:p>
        </w:tc>
        <w:tc>
          <w:tcPr>
            <w:tcW w:w="1444" w:type="dxa"/>
            <w:vAlign w:val="center"/>
            <w:hideMark/>
          </w:tcPr>
          <w:p w14:paraId="3E6F9BD7"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5ABA6AD5"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3CA16484" w14:textId="77777777" w:rsidR="00A117AA" w:rsidRPr="000A64C0" w:rsidRDefault="00A117AA" w:rsidP="008C2045">
            <w:pPr>
              <w:rPr>
                <w:rFonts w:ascii="Arial" w:hAnsi="Arial" w:cs="Arial"/>
                <w:sz w:val="24"/>
                <w:szCs w:val="24"/>
              </w:rPr>
            </w:pPr>
            <w:r w:rsidRPr="000A64C0">
              <w:rPr>
                <w:rFonts w:ascii="Arial" w:hAnsi="Arial" w:cs="Arial"/>
                <w:sz w:val="24"/>
                <w:szCs w:val="24"/>
              </w:rPr>
              <w:t>4</w:t>
            </w:r>
          </w:p>
        </w:tc>
        <w:tc>
          <w:tcPr>
            <w:tcW w:w="1444" w:type="dxa"/>
            <w:vAlign w:val="center"/>
            <w:hideMark/>
          </w:tcPr>
          <w:p w14:paraId="1699EE74" w14:textId="77777777" w:rsidR="00A117AA" w:rsidRPr="000A64C0" w:rsidRDefault="00A117AA" w:rsidP="008C2045">
            <w:pPr>
              <w:rPr>
                <w:rFonts w:ascii="Arial" w:hAnsi="Arial" w:cs="Arial"/>
                <w:sz w:val="24"/>
                <w:szCs w:val="24"/>
              </w:rPr>
            </w:pPr>
            <w:r w:rsidRPr="000A64C0">
              <w:rPr>
                <w:rFonts w:ascii="Arial" w:hAnsi="Arial" w:cs="Arial"/>
                <w:sz w:val="24"/>
                <w:szCs w:val="24"/>
              </w:rPr>
              <w:t>10</w:t>
            </w:r>
          </w:p>
        </w:tc>
        <w:tc>
          <w:tcPr>
            <w:tcW w:w="1429" w:type="dxa"/>
            <w:vAlign w:val="center"/>
            <w:hideMark/>
          </w:tcPr>
          <w:p w14:paraId="2A5D8B18" w14:textId="1205B7BC"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6</w:t>
            </w:r>
          </w:p>
        </w:tc>
      </w:tr>
      <w:tr w:rsidR="00A11F6A" w:rsidRPr="000A64C0" w14:paraId="02109A36" w14:textId="77777777" w:rsidTr="008C2045">
        <w:trPr>
          <w:tblCellSpacing w:w="15" w:type="dxa"/>
        </w:trPr>
        <w:tc>
          <w:tcPr>
            <w:tcW w:w="1429" w:type="dxa"/>
            <w:vAlign w:val="center"/>
            <w:hideMark/>
          </w:tcPr>
          <w:p w14:paraId="664FECB1" w14:textId="77777777" w:rsidR="00A117AA" w:rsidRPr="000A64C0" w:rsidRDefault="00A117AA" w:rsidP="008C2045">
            <w:pPr>
              <w:rPr>
                <w:rFonts w:ascii="Arial" w:hAnsi="Arial" w:cs="Arial"/>
                <w:sz w:val="24"/>
                <w:szCs w:val="24"/>
              </w:rPr>
            </w:pPr>
            <w:r w:rsidRPr="000A64C0">
              <w:rPr>
                <w:rFonts w:ascii="Arial" w:hAnsi="Arial" w:cs="Arial"/>
                <w:sz w:val="24"/>
                <w:szCs w:val="24"/>
              </w:rPr>
              <w:t>5.5</w:t>
            </w:r>
          </w:p>
        </w:tc>
        <w:tc>
          <w:tcPr>
            <w:tcW w:w="1444" w:type="dxa"/>
            <w:vAlign w:val="center"/>
            <w:hideMark/>
          </w:tcPr>
          <w:p w14:paraId="23383445"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3E39F91C"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511669EF"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63EAC998" w14:textId="77777777" w:rsidR="00A117AA" w:rsidRPr="000A64C0" w:rsidRDefault="00A117AA" w:rsidP="008C2045">
            <w:pPr>
              <w:rPr>
                <w:rFonts w:ascii="Arial" w:hAnsi="Arial" w:cs="Arial"/>
                <w:sz w:val="24"/>
                <w:szCs w:val="24"/>
              </w:rPr>
            </w:pPr>
            <w:r w:rsidRPr="000A64C0">
              <w:rPr>
                <w:rFonts w:ascii="Arial" w:hAnsi="Arial" w:cs="Arial"/>
                <w:sz w:val="24"/>
                <w:szCs w:val="24"/>
              </w:rPr>
              <w:t>9</w:t>
            </w:r>
          </w:p>
        </w:tc>
        <w:tc>
          <w:tcPr>
            <w:tcW w:w="1429" w:type="dxa"/>
            <w:vAlign w:val="center"/>
            <w:hideMark/>
          </w:tcPr>
          <w:p w14:paraId="4144A8E8" w14:textId="75726488"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8</w:t>
            </w:r>
          </w:p>
        </w:tc>
      </w:tr>
      <w:tr w:rsidR="00A11F6A" w:rsidRPr="000A64C0" w14:paraId="03373E76" w14:textId="77777777" w:rsidTr="008C2045">
        <w:trPr>
          <w:tblCellSpacing w:w="15" w:type="dxa"/>
        </w:trPr>
        <w:tc>
          <w:tcPr>
            <w:tcW w:w="1429" w:type="dxa"/>
            <w:vAlign w:val="center"/>
            <w:hideMark/>
          </w:tcPr>
          <w:p w14:paraId="51F8B97F" w14:textId="77777777" w:rsidR="00A117AA" w:rsidRPr="000A64C0" w:rsidRDefault="00A117AA" w:rsidP="008C2045">
            <w:pPr>
              <w:rPr>
                <w:rFonts w:ascii="Arial" w:hAnsi="Arial" w:cs="Arial"/>
                <w:sz w:val="24"/>
                <w:szCs w:val="24"/>
              </w:rPr>
            </w:pPr>
            <w:r w:rsidRPr="000A64C0">
              <w:rPr>
                <w:rFonts w:ascii="Arial" w:hAnsi="Arial" w:cs="Arial"/>
                <w:sz w:val="24"/>
                <w:szCs w:val="24"/>
              </w:rPr>
              <w:t>6.1</w:t>
            </w:r>
          </w:p>
        </w:tc>
        <w:tc>
          <w:tcPr>
            <w:tcW w:w="1444" w:type="dxa"/>
            <w:vAlign w:val="center"/>
            <w:hideMark/>
          </w:tcPr>
          <w:p w14:paraId="4DF1199A"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356FF8F8"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23AF1BA3"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0FC3F204" w14:textId="77777777" w:rsidR="00A117AA" w:rsidRPr="000A64C0" w:rsidRDefault="00A117AA" w:rsidP="008C2045">
            <w:pPr>
              <w:rPr>
                <w:rFonts w:ascii="Arial" w:hAnsi="Arial" w:cs="Arial"/>
                <w:sz w:val="24"/>
                <w:szCs w:val="24"/>
              </w:rPr>
            </w:pPr>
            <w:r w:rsidRPr="000A64C0">
              <w:rPr>
                <w:rFonts w:ascii="Arial" w:hAnsi="Arial" w:cs="Arial"/>
                <w:sz w:val="24"/>
                <w:szCs w:val="24"/>
              </w:rPr>
              <w:t>5</w:t>
            </w:r>
          </w:p>
        </w:tc>
        <w:tc>
          <w:tcPr>
            <w:tcW w:w="1429" w:type="dxa"/>
            <w:vAlign w:val="center"/>
            <w:hideMark/>
          </w:tcPr>
          <w:p w14:paraId="6B2846F6" w14:textId="328E1360"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2</w:t>
            </w:r>
          </w:p>
        </w:tc>
      </w:tr>
      <w:tr w:rsidR="00A11F6A" w:rsidRPr="000A64C0" w14:paraId="0297567E" w14:textId="77777777" w:rsidTr="008C2045">
        <w:trPr>
          <w:tblCellSpacing w:w="15" w:type="dxa"/>
        </w:trPr>
        <w:tc>
          <w:tcPr>
            <w:tcW w:w="1429" w:type="dxa"/>
            <w:vAlign w:val="center"/>
            <w:hideMark/>
          </w:tcPr>
          <w:p w14:paraId="7963E857" w14:textId="77777777" w:rsidR="00A117AA" w:rsidRPr="000A64C0" w:rsidRDefault="00A117AA" w:rsidP="008C2045">
            <w:pPr>
              <w:rPr>
                <w:rFonts w:ascii="Arial" w:hAnsi="Arial" w:cs="Arial"/>
                <w:sz w:val="24"/>
                <w:szCs w:val="24"/>
              </w:rPr>
            </w:pPr>
            <w:r w:rsidRPr="000A64C0">
              <w:rPr>
                <w:rFonts w:ascii="Arial" w:hAnsi="Arial" w:cs="Arial"/>
                <w:sz w:val="24"/>
                <w:szCs w:val="24"/>
              </w:rPr>
              <w:t>6.2</w:t>
            </w:r>
          </w:p>
        </w:tc>
        <w:tc>
          <w:tcPr>
            <w:tcW w:w="1444" w:type="dxa"/>
            <w:vAlign w:val="center"/>
            <w:hideMark/>
          </w:tcPr>
          <w:p w14:paraId="08D549A6"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7977090B"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66A2DD7C"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1117CCDE" w14:textId="77777777" w:rsidR="00A117AA" w:rsidRPr="000A64C0" w:rsidRDefault="00A117AA" w:rsidP="008C2045">
            <w:pPr>
              <w:rPr>
                <w:rFonts w:ascii="Arial" w:hAnsi="Arial" w:cs="Arial"/>
                <w:sz w:val="24"/>
                <w:szCs w:val="24"/>
              </w:rPr>
            </w:pPr>
            <w:r w:rsidRPr="000A64C0">
              <w:rPr>
                <w:rFonts w:ascii="Arial" w:hAnsi="Arial" w:cs="Arial"/>
                <w:sz w:val="24"/>
                <w:szCs w:val="24"/>
              </w:rPr>
              <w:t>10</w:t>
            </w:r>
          </w:p>
        </w:tc>
        <w:tc>
          <w:tcPr>
            <w:tcW w:w="1429" w:type="dxa"/>
            <w:vAlign w:val="center"/>
            <w:hideMark/>
          </w:tcPr>
          <w:p w14:paraId="591B2CED" w14:textId="412FD929"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7</w:t>
            </w:r>
          </w:p>
        </w:tc>
      </w:tr>
    </w:tbl>
    <w:p w14:paraId="02DDE3D0" w14:textId="57E0F0E5" w:rsidR="0003196E" w:rsidRDefault="0003196E" w:rsidP="00A117AA"/>
    <w:p w14:paraId="6B866E36" w14:textId="77777777" w:rsidR="0003196E" w:rsidRDefault="0003196E">
      <w:r>
        <w:br w:type="page"/>
      </w:r>
    </w:p>
    <w:p w14:paraId="41DD66B0" w14:textId="47D9E77A" w:rsidR="0003196E" w:rsidRPr="0003196E" w:rsidRDefault="0003196E" w:rsidP="00137745">
      <w:pPr>
        <w:pStyle w:val="Ttulo1"/>
        <w:numPr>
          <w:ilvl w:val="0"/>
          <w:numId w:val="0"/>
        </w:numPr>
        <w:ind w:left="284"/>
        <w:jc w:val="center"/>
      </w:pPr>
      <w:bookmarkStart w:id="264" w:name="_Toc223367685"/>
      <w:r w:rsidRPr="0003196E">
        <w:lastRenderedPageBreak/>
        <w:t>APÊNDICE E – G</w:t>
      </w:r>
      <w:r w:rsidR="00C861FE">
        <w:t>ráficos de distribuição das respostas ao questionário</w:t>
      </w:r>
      <w:bookmarkEnd w:id="264"/>
    </w:p>
    <w:p w14:paraId="65B941B5" w14:textId="77777777" w:rsidR="0003196E" w:rsidRPr="0003196E" w:rsidRDefault="0003196E" w:rsidP="0003196E">
      <w:pPr>
        <w:spacing w:after="0" w:line="360" w:lineRule="auto"/>
        <w:ind w:firstLine="709"/>
        <w:jc w:val="both"/>
        <w:rPr>
          <w:rFonts w:ascii="Arial" w:eastAsia="Aptos" w:hAnsi="Arial" w:cs="Arial"/>
          <w:sz w:val="24"/>
          <w:szCs w:val="24"/>
        </w:rPr>
      </w:pPr>
      <w:r w:rsidRPr="0003196E">
        <w:rPr>
          <w:rFonts w:ascii="Arial" w:eastAsia="Aptos" w:hAnsi="Arial" w:cs="Arial"/>
          <w:sz w:val="24"/>
          <w:szCs w:val="24"/>
        </w:rPr>
        <w:t>Este apêndice apresenta os gráficos de distribuição das respostas obtidas no questionário aplicado ao final do curso de extensão. Os gráficos foram organizados por blocos temáticos, correspondentes à estrutura do instrumento de coleta de dados, com o objetivo de facilitar a visualização das tendências de resposta e complementar a análise quantitativa apresentada no corpo do texto.</w:t>
      </w:r>
    </w:p>
    <w:p w14:paraId="0F1A9972" w14:textId="77777777" w:rsidR="0003196E" w:rsidRPr="0003196E" w:rsidRDefault="0003196E" w:rsidP="0003196E">
      <w:pPr>
        <w:spacing w:after="0" w:line="360" w:lineRule="auto"/>
        <w:ind w:firstLine="709"/>
        <w:jc w:val="both"/>
        <w:rPr>
          <w:rFonts w:ascii="Arial" w:eastAsia="Aptos" w:hAnsi="Arial" w:cs="Arial"/>
          <w:sz w:val="24"/>
          <w:szCs w:val="24"/>
        </w:rPr>
      </w:pPr>
      <w:r w:rsidRPr="0003196E">
        <w:rPr>
          <w:rFonts w:ascii="Arial" w:eastAsia="Aptos" w:hAnsi="Arial" w:cs="Arial"/>
          <w:sz w:val="24"/>
          <w:szCs w:val="24"/>
        </w:rPr>
        <w:t>A inclusão dos gráficos neste apêndice permite o acesso visual completo aos dados coletados, sem comprometer a fluidez e a objetividade do texto principal da tese.</w:t>
      </w:r>
    </w:p>
    <w:p w14:paraId="04BEBA11" w14:textId="2F6CCCC3" w:rsidR="0003196E" w:rsidRPr="00C861FE" w:rsidRDefault="00C861FE" w:rsidP="00C861FE">
      <w:pPr>
        <w:ind w:left="708" w:firstLine="1"/>
        <w:rPr>
          <w:rFonts w:ascii="Arial" w:eastAsia="Aptos" w:hAnsi="Arial" w:cs="Arial"/>
          <w:sz w:val="20"/>
          <w:szCs w:val="20"/>
        </w:rPr>
      </w:pPr>
      <w:r>
        <w:rPr>
          <w:rFonts w:ascii="Arial" w:eastAsia="Aptos" w:hAnsi="Arial" w:cs="Arial"/>
          <w:b/>
          <w:bCs/>
          <w:sz w:val="20"/>
          <w:szCs w:val="20"/>
        </w:rPr>
        <w:t xml:space="preserve">    </w:t>
      </w:r>
      <w:r w:rsidR="000437CB">
        <w:rPr>
          <w:rFonts w:ascii="Arial" w:eastAsia="Aptos" w:hAnsi="Arial" w:cs="Arial"/>
          <w:b/>
          <w:bCs/>
          <w:sz w:val="20"/>
          <w:szCs w:val="20"/>
        </w:rPr>
        <w:t xml:space="preserve"> </w:t>
      </w:r>
      <w:r w:rsidR="00A15EC2">
        <w:rPr>
          <w:rFonts w:ascii="Arial" w:eastAsia="Aptos" w:hAnsi="Arial" w:cs="Arial"/>
          <w:b/>
          <w:bCs/>
          <w:sz w:val="20"/>
          <w:szCs w:val="20"/>
        </w:rPr>
        <w:t xml:space="preserve">     </w:t>
      </w:r>
      <w:r w:rsidR="000437CB">
        <w:rPr>
          <w:rFonts w:ascii="Arial" w:eastAsia="Aptos" w:hAnsi="Arial" w:cs="Arial"/>
          <w:b/>
          <w:bCs/>
          <w:sz w:val="20"/>
          <w:szCs w:val="20"/>
        </w:rPr>
        <w:t xml:space="preserve"> </w:t>
      </w:r>
      <w:r>
        <w:rPr>
          <w:rFonts w:ascii="Arial" w:eastAsia="Aptos" w:hAnsi="Arial" w:cs="Arial"/>
          <w:b/>
          <w:bCs/>
          <w:sz w:val="20"/>
          <w:szCs w:val="20"/>
        </w:rPr>
        <w:t xml:space="preserve"> </w:t>
      </w:r>
      <w:r w:rsidR="0003196E" w:rsidRPr="00C861FE">
        <w:rPr>
          <w:rFonts w:ascii="Arial" w:eastAsia="Aptos" w:hAnsi="Arial" w:cs="Arial"/>
        </w:rPr>
        <w:t>Figura E.1 – Distribuição das respostas à questão 1.1.</w:t>
      </w:r>
    </w:p>
    <w:p w14:paraId="23F4D447" w14:textId="7CF25CED" w:rsidR="0003196E" w:rsidRPr="0003196E" w:rsidRDefault="00194806" w:rsidP="0003196E">
      <w:pPr>
        <w:jc w:val="center"/>
        <w:rPr>
          <w:rFonts w:ascii="Aptos" w:eastAsia="Aptos" w:hAnsi="Aptos" w:cs="Times New Roman"/>
        </w:rPr>
      </w:pPr>
      <w:r>
        <w:rPr>
          <w:noProof/>
        </w:rPr>
        <w:drawing>
          <wp:inline distT="0" distB="0" distL="0" distR="0" wp14:anchorId="7C1F16AB" wp14:editId="33544E9B">
            <wp:extent cx="4010025" cy="2405390"/>
            <wp:effectExtent l="0" t="0" r="9525" b="13970"/>
            <wp:docPr id="1801471718" name="Gráfico 1">
              <a:extLst xmlns:a="http://schemas.openxmlformats.org/drawingml/2006/main">
                <a:ext uri="{FF2B5EF4-FFF2-40B4-BE49-F238E27FC236}">
                  <a16:creationId xmlns:a16="http://schemas.microsoft.com/office/drawing/2014/main" id="{FB165164-B7F2-C387-04B5-213456662F5A}"/>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p w14:paraId="028060D1" w14:textId="1432F2FE" w:rsidR="0003196E" w:rsidRDefault="00C861FE" w:rsidP="006152D4">
      <w:pPr>
        <w:spacing w:after="0"/>
        <w:rPr>
          <w:rFonts w:ascii="Arial" w:eastAsia="Aptos" w:hAnsi="Arial" w:cs="Arial"/>
        </w:rPr>
      </w:pPr>
      <w:r w:rsidRPr="00C861FE">
        <w:rPr>
          <w:rFonts w:ascii="Arial" w:eastAsia="Aptos" w:hAnsi="Arial" w:cs="Arial"/>
        </w:rPr>
        <w:t xml:space="preserve">               </w:t>
      </w:r>
      <w:r w:rsidR="006152D4">
        <w:rPr>
          <w:rFonts w:ascii="Arial" w:eastAsia="Aptos" w:hAnsi="Arial" w:cs="Arial"/>
        </w:rPr>
        <w:t xml:space="preserve">  </w:t>
      </w:r>
      <w:r w:rsidR="00A15EC2">
        <w:rPr>
          <w:rFonts w:ascii="Arial" w:eastAsia="Aptos" w:hAnsi="Arial" w:cs="Arial"/>
        </w:rPr>
        <w:t xml:space="preserve">    </w:t>
      </w:r>
      <w:r w:rsidR="006152D4">
        <w:rPr>
          <w:rFonts w:ascii="Arial" w:eastAsia="Aptos" w:hAnsi="Arial" w:cs="Arial"/>
        </w:rPr>
        <w:t xml:space="preserve"> </w:t>
      </w:r>
      <w:r w:rsidR="0003196E" w:rsidRPr="00C861FE">
        <w:rPr>
          <w:rFonts w:ascii="Arial" w:eastAsia="Aptos" w:hAnsi="Arial" w:cs="Arial"/>
        </w:rPr>
        <w:t>Fonte:</w:t>
      </w:r>
      <w:r w:rsidR="000437CB">
        <w:rPr>
          <w:rFonts w:ascii="Arial" w:eastAsia="Aptos" w:hAnsi="Arial" w:cs="Arial"/>
        </w:rPr>
        <w:t xml:space="preserve"> O autor</w:t>
      </w:r>
      <w:r w:rsidR="0003196E" w:rsidRPr="00C861FE">
        <w:rPr>
          <w:rFonts w:ascii="Arial" w:eastAsia="Aptos" w:hAnsi="Arial" w:cs="Arial"/>
        </w:rPr>
        <w:t xml:space="preserve"> (202</w:t>
      </w:r>
      <w:r w:rsidR="0045367E">
        <w:rPr>
          <w:rFonts w:ascii="Arial" w:eastAsia="Aptos" w:hAnsi="Arial" w:cs="Arial"/>
        </w:rPr>
        <w:t>6</w:t>
      </w:r>
      <w:r w:rsidR="0003196E" w:rsidRPr="00C861FE">
        <w:rPr>
          <w:rFonts w:ascii="Arial" w:eastAsia="Aptos" w:hAnsi="Arial" w:cs="Arial"/>
        </w:rPr>
        <w:t>)</w:t>
      </w:r>
      <w:r w:rsidR="00824B89">
        <w:rPr>
          <w:rFonts w:ascii="Arial" w:eastAsia="Aptos" w:hAnsi="Arial" w:cs="Arial"/>
        </w:rPr>
        <w:t>.</w:t>
      </w:r>
    </w:p>
    <w:p w14:paraId="45A1B0C4" w14:textId="77777777" w:rsidR="00C861FE" w:rsidRPr="001E3452" w:rsidRDefault="00C861FE" w:rsidP="00C861FE">
      <w:pPr>
        <w:rPr>
          <w:rFonts w:ascii="Arial" w:eastAsia="Aptos" w:hAnsi="Arial" w:cs="Arial"/>
          <w:sz w:val="2"/>
          <w:szCs w:val="2"/>
        </w:rPr>
      </w:pPr>
    </w:p>
    <w:p w14:paraId="61D3C2F6" w14:textId="0CF8AFF1" w:rsidR="0003196E" w:rsidRPr="00C861FE" w:rsidRDefault="00C861FE" w:rsidP="00C861FE">
      <w:pPr>
        <w:ind w:left="708" w:firstLine="1"/>
        <w:rPr>
          <w:rFonts w:ascii="Arial" w:eastAsia="Aptos" w:hAnsi="Arial" w:cs="Arial"/>
        </w:rPr>
      </w:pPr>
      <w:r>
        <w:rPr>
          <w:rFonts w:ascii="Arial" w:eastAsia="Aptos" w:hAnsi="Arial" w:cs="Arial"/>
        </w:rPr>
        <w:t xml:space="preserve">    </w:t>
      </w:r>
      <w:r w:rsidR="00A15EC2">
        <w:rPr>
          <w:rFonts w:ascii="Arial" w:eastAsia="Aptos" w:hAnsi="Arial" w:cs="Arial"/>
        </w:rPr>
        <w:t xml:space="preserve">     </w:t>
      </w:r>
      <w:r w:rsidR="006152D4">
        <w:rPr>
          <w:rFonts w:ascii="Arial" w:eastAsia="Aptos" w:hAnsi="Arial" w:cs="Arial"/>
        </w:rPr>
        <w:t xml:space="preserve">  </w:t>
      </w:r>
      <w:r w:rsidR="0003196E" w:rsidRPr="00C861FE">
        <w:rPr>
          <w:rFonts w:ascii="Arial" w:eastAsia="Aptos" w:hAnsi="Arial" w:cs="Arial"/>
        </w:rPr>
        <w:t>Figura E.2 – Distribuição das respostas à questão 1.2.</w:t>
      </w:r>
    </w:p>
    <w:p w14:paraId="13EB31F5" w14:textId="48E914CF" w:rsidR="0003196E" w:rsidRDefault="00194806" w:rsidP="0003196E">
      <w:pPr>
        <w:jc w:val="center"/>
        <w:rPr>
          <w:rFonts w:ascii="Aptos" w:eastAsia="Aptos" w:hAnsi="Aptos" w:cs="Times New Roman"/>
        </w:rPr>
      </w:pPr>
      <w:r>
        <w:rPr>
          <w:noProof/>
        </w:rPr>
        <w:drawing>
          <wp:inline distT="0" distB="0" distL="0" distR="0" wp14:anchorId="30D0230A" wp14:editId="0F0F83EE">
            <wp:extent cx="3952875" cy="2371105"/>
            <wp:effectExtent l="0" t="0" r="9525" b="10160"/>
            <wp:docPr id="743142522" name="Gráfico 1">
              <a:extLst xmlns:a="http://schemas.openxmlformats.org/drawingml/2006/main">
                <a:ext uri="{FF2B5EF4-FFF2-40B4-BE49-F238E27FC236}">
                  <a16:creationId xmlns:a16="http://schemas.microsoft.com/office/drawing/2014/main" id="{E161B689-87E5-9AB0-FB93-4860FDAD1202}"/>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p w14:paraId="073545B0" w14:textId="17B43827" w:rsidR="0045367E" w:rsidRDefault="00C861FE" w:rsidP="0045367E">
      <w:pPr>
        <w:spacing w:after="0"/>
        <w:rPr>
          <w:rFonts w:ascii="Arial" w:eastAsia="Aptos" w:hAnsi="Arial" w:cs="Arial"/>
        </w:rPr>
      </w:pPr>
      <w:r w:rsidRPr="00C861FE">
        <w:rPr>
          <w:rFonts w:ascii="Arial" w:eastAsia="Aptos" w:hAnsi="Arial" w:cs="Arial"/>
        </w:rPr>
        <w:t xml:space="preserve">                </w:t>
      </w:r>
      <w:r>
        <w:rPr>
          <w:rFonts w:ascii="Arial" w:eastAsia="Aptos" w:hAnsi="Arial" w:cs="Arial"/>
        </w:rPr>
        <w:t xml:space="preserve"> </w:t>
      </w:r>
      <w:r w:rsidR="006152D4">
        <w:rPr>
          <w:rFonts w:ascii="Arial" w:eastAsia="Aptos" w:hAnsi="Arial" w:cs="Arial"/>
        </w:rPr>
        <w:t xml:space="preserve"> </w:t>
      </w:r>
      <w:r w:rsidR="00A15EC2">
        <w:rPr>
          <w:rFonts w:ascii="Arial" w:eastAsia="Aptos" w:hAnsi="Arial" w:cs="Arial"/>
        </w:rPr>
        <w:t xml:space="preserve">     </w:t>
      </w:r>
      <w:r>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23E0BBAA" w14:textId="0C91E8F6" w:rsidR="0003196E" w:rsidRPr="00C861FE" w:rsidRDefault="00C861FE" w:rsidP="001E3452">
      <w:pPr>
        <w:rPr>
          <w:rFonts w:ascii="Arial" w:eastAsia="Aptos" w:hAnsi="Arial" w:cs="Arial"/>
        </w:rPr>
      </w:pPr>
      <w:r>
        <w:rPr>
          <w:rFonts w:ascii="Arial" w:eastAsia="Aptos" w:hAnsi="Arial" w:cs="Arial"/>
        </w:rPr>
        <w:lastRenderedPageBreak/>
        <w:t xml:space="preserve">              </w:t>
      </w:r>
      <w:r w:rsidR="006152D4">
        <w:rPr>
          <w:rFonts w:ascii="Arial" w:eastAsia="Aptos" w:hAnsi="Arial" w:cs="Arial"/>
        </w:rPr>
        <w:t xml:space="preserve">    </w:t>
      </w:r>
      <w:r w:rsidR="0003196E" w:rsidRPr="00C861FE">
        <w:rPr>
          <w:rFonts w:ascii="Arial" w:eastAsia="Aptos" w:hAnsi="Arial" w:cs="Arial"/>
        </w:rPr>
        <w:t>Figura E.3 – Distribuição das respostas à questão 1.3.</w:t>
      </w:r>
    </w:p>
    <w:p w14:paraId="7F8C37A7" w14:textId="7D808F63" w:rsidR="0003196E" w:rsidRPr="0003196E" w:rsidRDefault="00194806" w:rsidP="0003196E">
      <w:pPr>
        <w:jc w:val="center"/>
        <w:rPr>
          <w:rFonts w:ascii="Aptos" w:eastAsia="Aptos" w:hAnsi="Aptos" w:cs="Times New Roman"/>
        </w:rPr>
      </w:pPr>
      <w:r>
        <w:rPr>
          <w:noProof/>
        </w:rPr>
        <w:drawing>
          <wp:inline distT="0" distB="0" distL="0" distR="0" wp14:anchorId="4809D634" wp14:editId="2BBAC0C7">
            <wp:extent cx="4500000" cy="2700000"/>
            <wp:effectExtent l="0" t="0" r="15240" b="5715"/>
            <wp:docPr id="629739136" name="Gráfico 1">
              <a:extLst xmlns:a="http://schemas.openxmlformats.org/drawingml/2006/main">
                <a:ext uri="{FF2B5EF4-FFF2-40B4-BE49-F238E27FC236}">
                  <a16:creationId xmlns:a16="http://schemas.microsoft.com/office/drawing/2014/main" id="{AF9E8124-36CB-AA24-A225-EBFB6DCCFB3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p w14:paraId="3C1011C0" w14:textId="1D57E0B3" w:rsidR="0045367E" w:rsidRDefault="0045367E" w:rsidP="0045367E">
      <w:pPr>
        <w:spacing w:after="0"/>
        <w:rPr>
          <w:rFonts w:ascii="Arial" w:eastAsia="Aptos" w:hAnsi="Arial" w:cs="Arial"/>
        </w:rPr>
      </w:pPr>
      <w:r>
        <w:rPr>
          <w:rFonts w:ascii="Arial" w:eastAsia="Aptos" w:hAnsi="Arial" w:cs="Arial"/>
        </w:rPr>
        <w:t xml:space="preserve">                </w:t>
      </w:r>
      <w:r w:rsidRPr="00C861FE">
        <w:rPr>
          <w:rFonts w:ascii="Arial" w:eastAsia="Aptos" w:hAnsi="Arial" w:cs="Arial"/>
        </w:rPr>
        <w:t>Fonte:</w:t>
      </w:r>
      <w:r>
        <w:rPr>
          <w:rFonts w:ascii="Arial" w:eastAsia="Aptos" w:hAnsi="Arial" w:cs="Arial"/>
        </w:rPr>
        <w:t xml:space="preserve"> O autor</w:t>
      </w:r>
      <w:r w:rsidRPr="00C861FE">
        <w:rPr>
          <w:rFonts w:ascii="Arial" w:eastAsia="Aptos" w:hAnsi="Arial" w:cs="Arial"/>
        </w:rPr>
        <w:t xml:space="preserve"> (202</w:t>
      </w:r>
      <w:r>
        <w:rPr>
          <w:rFonts w:ascii="Arial" w:eastAsia="Aptos" w:hAnsi="Arial" w:cs="Arial"/>
        </w:rPr>
        <w:t>6</w:t>
      </w:r>
      <w:r w:rsidRPr="00C861FE">
        <w:rPr>
          <w:rFonts w:ascii="Arial" w:eastAsia="Aptos" w:hAnsi="Arial" w:cs="Arial"/>
        </w:rPr>
        <w:t>)</w:t>
      </w:r>
      <w:r w:rsidR="00824B89">
        <w:rPr>
          <w:rFonts w:ascii="Arial" w:eastAsia="Aptos" w:hAnsi="Arial" w:cs="Arial"/>
        </w:rPr>
        <w:t>.</w:t>
      </w:r>
    </w:p>
    <w:p w14:paraId="2A6CB4D0" w14:textId="77777777" w:rsidR="006152D4" w:rsidRDefault="006152D4" w:rsidP="00C861FE">
      <w:pPr>
        <w:rPr>
          <w:rFonts w:ascii="Arial" w:eastAsia="Aptos" w:hAnsi="Arial" w:cs="Arial"/>
        </w:rPr>
      </w:pPr>
    </w:p>
    <w:p w14:paraId="511E67F7" w14:textId="77777777" w:rsidR="0003196E" w:rsidRPr="002E6C9A" w:rsidRDefault="0003196E" w:rsidP="0003196E">
      <w:pPr>
        <w:jc w:val="center"/>
        <w:rPr>
          <w:rFonts w:ascii="Aptos" w:eastAsia="Aptos" w:hAnsi="Aptos" w:cs="Times New Roman"/>
          <w:sz w:val="2"/>
          <w:szCs w:val="2"/>
        </w:rPr>
      </w:pPr>
    </w:p>
    <w:p w14:paraId="168752FD" w14:textId="41294419" w:rsidR="0003196E" w:rsidRPr="00C861FE" w:rsidRDefault="00C861FE" w:rsidP="00C861FE">
      <w:pPr>
        <w:ind w:left="708" w:firstLine="1"/>
        <w:rPr>
          <w:rFonts w:ascii="Arial" w:eastAsia="Aptos" w:hAnsi="Arial" w:cs="Arial"/>
        </w:rPr>
      </w:pPr>
      <w:r>
        <w:rPr>
          <w:rFonts w:ascii="Arial" w:eastAsia="Aptos" w:hAnsi="Arial" w:cs="Arial"/>
        </w:rPr>
        <w:t xml:space="preserve">     </w:t>
      </w:r>
      <w:r w:rsidR="0003196E" w:rsidRPr="00C861FE">
        <w:rPr>
          <w:rFonts w:ascii="Arial" w:eastAsia="Aptos" w:hAnsi="Arial" w:cs="Arial"/>
        </w:rPr>
        <w:t>Figura E.4 – Distribuição das respostas à questão 1.4.</w:t>
      </w:r>
    </w:p>
    <w:p w14:paraId="608768BC" w14:textId="10FBADD1" w:rsidR="0003196E" w:rsidRPr="0003196E" w:rsidRDefault="00194806" w:rsidP="0003196E">
      <w:pPr>
        <w:jc w:val="center"/>
        <w:rPr>
          <w:rFonts w:ascii="Aptos" w:eastAsia="Aptos" w:hAnsi="Aptos" w:cs="Times New Roman"/>
        </w:rPr>
      </w:pPr>
      <w:r>
        <w:rPr>
          <w:noProof/>
        </w:rPr>
        <w:drawing>
          <wp:inline distT="0" distB="0" distL="0" distR="0" wp14:anchorId="7FC5C794" wp14:editId="41C94510">
            <wp:extent cx="4503432" cy="2700000"/>
            <wp:effectExtent l="0" t="0" r="11430" b="5715"/>
            <wp:docPr id="866008696" name="Gráfico 1">
              <a:extLst xmlns:a="http://schemas.openxmlformats.org/drawingml/2006/main">
                <a:ext uri="{FF2B5EF4-FFF2-40B4-BE49-F238E27FC236}">
                  <a16:creationId xmlns:a16="http://schemas.microsoft.com/office/drawing/2014/main" id="{B57E8304-8030-C1F2-819E-5D5A870D46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inline>
        </w:drawing>
      </w:r>
    </w:p>
    <w:p w14:paraId="33258033" w14:textId="4F53EE4C" w:rsidR="0045367E" w:rsidRDefault="006152D4" w:rsidP="0045367E">
      <w:pPr>
        <w:spacing w:after="0"/>
        <w:rPr>
          <w:rFonts w:ascii="Arial" w:eastAsia="Aptos" w:hAnsi="Arial" w:cs="Arial"/>
        </w:rPr>
      </w:pPr>
      <w:r w:rsidRPr="00C861FE">
        <w:rPr>
          <w:rFonts w:ascii="Arial" w:eastAsia="Aptos" w:hAnsi="Arial" w:cs="Arial"/>
        </w:rPr>
        <w:t xml:space="preserve">               </w:t>
      </w:r>
      <w:r>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74719177" w14:textId="40B3E57E" w:rsidR="006152D4" w:rsidRDefault="006152D4" w:rsidP="006152D4">
      <w:pPr>
        <w:rPr>
          <w:rFonts w:ascii="Arial" w:eastAsia="Aptos" w:hAnsi="Arial" w:cs="Arial"/>
        </w:rPr>
      </w:pPr>
    </w:p>
    <w:p w14:paraId="6A4942A2" w14:textId="77777777" w:rsidR="0003196E" w:rsidRPr="002E6C9A" w:rsidRDefault="0003196E" w:rsidP="0003196E">
      <w:pPr>
        <w:jc w:val="center"/>
        <w:rPr>
          <w:rFonts w:ascii="Aptos" w:eastAsia="Aptos" w:hAnsi="Aptos" w:cs="Times New Roman"/>
          <w:sz w:val="2"/>
          <w:szCs w:val="2"/>
        </w:rPr>
      </w:pPr>
    </w:p>
    <w:p w14:paraId="5C718EC5" w14:textId="77777777" w:rsidR="006152D4" w:rsidRDefault="006152D4" w:rsidP="006152D4">
      <w:pPr>
        <w:ind w:left="708" w:firstLine="1"/>
        <w:rPr>
          <w:rFonts w:ascii="Arial" w:eastAsia="Aptos" w:hAnsi="Arial" w:cs="Arial"/>
        </w:rPr>
      </w:pPr>
      <w:r>
        <w:rPr>
          <w:rFonts w:ascii="Arial" w:eastAsia="Aptos" w:hAnsi="Arial" w:cs="Arial"/>
        </w:rPr>
        <w:t xml:space="preserve">               </w:t>
      </w:r>
    </w:p>
    <w:p w14:paraId="24C99837" w14:textId="77777777" w:rsidR="006152D4" w:rsidRDefault="006152D4">
      <w:pPr>
        <w:rPr>
          <w:rFonts w:ascii="Arial" w:eastAsia="Aptos" w:hAnsi="Arial" w:cs="Arial"/>
        </w:rPr>
      </w:pPr>
      <w:r>
        <w:rPr>
          <w:rFonts w:ascii="Arial" w:eastAsia="Aptos" w:hAnsi="Arial" w:cs="Arial"/>
        </w:rPr>
        <w:br w:type="page"/>
      </w:r>
    </w:p>
    <w:p w14:paraId="178E3C30" w14:textId="1B543EDD" w:rsidR="0003196E" w:rsidRPr="006152D4" w:rsidRDefault="006152D4" w:rsidP="006152D4">
      <w:pPr>
        <w:ind w:left="708" w:firstLine="1"/>
        <w:rPr>
          <w:rFonts w:ascii="Arial" w:eastAsia="Aptos" w:hAnsi="Arial" w:cs="Arial"/>
        </w:rPr>
      </w:pPr>
      <w:r>
        <w:rPr>
          <w:rFonts w:ascii="Arial" w:eastAsia="Aptos" w:hAnsi="Arial" w:cs="Arial"/>
        </w:rPr>
        <w:lastRenderedPageBreak/>
        <w:t xml:space="preserve">    </w:t>
      </w:r>
      <w:r w:rsidR="0003196E" w:rsidRPr="006152D4">
        <w:rPr>
          <w:rFonts w:ascii="Arial" w:eastAsia="Aptos" w:hAnsi="Arial" w:cs="Arial"/>
        </w:rPr>
        <w:t>Figura E.5 – Distribuição das respostas à questão 1.5.</w:t>
      </w:r>
    </w:p>
    <w:p w14:paraId="46A7B02A" w14:textId="6BC38A39" w:rsidR="0003196E" w:rsidRPr="0003196E" w:rsidRDefault="00194806" w:rsidP="0003196E">
      <w:pPr>
        <w:jc w:val="center"/>
        <w:rPr>
          <w:rFonts w:ascii="Aptos" w:eastAsia="Aptos" w:hAnsi="Aptos" w:cs="Times New Roman"/>
        </w:rPr>
      </w:pPr>
      <w:r>
        <w:rPr>
          <w:noProof/>
        </w:rPr>
        <w:drawing>
          <wp:inline distT="0" distB="0" distL="0" distR="0" wp14:anchorId="2727E3BF" wp14:editId="6BAEB799">
            <wp:extent cx="4500000" cy="2700000"/>
            <wp:effectExtent l="0" t="0" r="15240" b="5715"/>
            <wp:docPr id="268274642" name="Gráfico 1">
              <a:extLst xmlns:a="http://schemas.openxmlformats.org/drawingml/2006/main">
                <a:ext uri="{FF2B5EF4-FFF2-40B4-BE49-F238E27FC236}">
                  <a16:creationId xmlns:a16="http://schemas.microsoft.com/office/drawing/2014/main" id="{DD4A0A78-03AB-F589-7F02-AD1F4F902E9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14:paraId="20C356FB" w14:textId="61E9A715" w:rsidR="0045367E" w:rsidRDefault="006152D4"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0B29D444" w14:textId="00ECA01F" w:rsidR="006152D4" w:rsidRDefault="006152D4" w:rsidP="006152D4">
      <w:pPr>
        <w:rPr>
          <w:rFonts w:ascii="Arial" w:eastAsia="Aptos" w:hAnsi="Arial" w:cs="Arial"/>
        </w:rPr>
      </w:pPr>
    </w:p>
    <w:p w14:paraId="7289D3C1" w14:textId="59398C8F" w:rsidR="0003196E" w:rsidRPr="006152D4" w:rsidRDefault="006152D4" w:rsidP="006152D4">
      <w:pPr>
        <w:ind w:left="708" w:firstLine="1"/>
        <w:rPr>
          <w:rFonts w:ascii="Arial" w:eastAsia="Aptos" w:hAnsi="Arial" w:cs="Arial"/>
        </w:rPr>
      </w:pPr>
      <w:r>
        <w:rPr>
          <w:rFonts w:ascii="Arial" w:eastAsia="Aptos" w:hAnsi="Arial" w:cs="Arial"/>
        </w:rPr>
        <w:t xml:space="preserve">     </w:t>
      </w:r>
      <w:r w:rsidR="0003196E" w:rsidRPr="006152D4">
        <w:rPr>
          <w:rFonts w:ascii="Arial" w:eastAsia="Aptos" w:hAnsi="Arial" w:cs="Arial"/>
        </w:rPr>
        <w:t>Figura E.6 – Distribuição das respostas à questão 2.1.</w:t>
      </w:r>
    </w:p>
    <w:p w14:paraId="2C8D7C04" w14:textId="07410ABB" w:rsidR="0003196E" w:rsidRPr="0003196E" w:rsidRDefault="00194806" w:rsidP="006152D4">
      <w:pPr>
        <w:jc w:val="center"/>
        <w:rPr>
          <w:rFonts w:ascii="Aptos" w:eastAsia="Aptos" w:hAnsi="Aptos" w:cs="Times New Roman"/>
        </w:rPr>
      </w:pPr>
      <w:r>
        <w:rPr>
          <w:noProof/>
        </w:rPr>
        <w:drawing>
          <wp:inline distT="0" distB="0" distL="0" distR="0" wp14:anchorId="35A2868A" wp14:editId="5CC04F02">
            <wp:extent cx="4498504" cy="2700000"/>
            <wp:effectExtent l="0" t="0" r="16510" b="5715"/>
            <wp:docPr id="1496031351" name="Gráfico 1">
              <a:extLst xmlns:a="http://schemas.openxmlformats.org/drawingml/2006/main">
                <a:ext uri="{FF2B5EF4-FFF2-40B4-BE49-F238E27FC236}">
                  <a16:creationId xmlns:a16="http://schemas.microsoft.com/office/drawing/2014/main" id="{14F51A18-BF58-BEF3-EC41-8B5501B903F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p w14:paraId="5010B517" w14:textId="5BBBC9C9" w:rsidR="0045367E" w:rsidRDefault="006152D4"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5F4EE380" w14:textId="2C0017A6" w:rsidR="006152D4" w:rsidRDefault="006152D4" w:rsidP="006152D4">
      <w:pPr>
        <w:rPr>
          <w:rFonts w:ascii="Arial" w:eastAsia="Aptos" w:hAnsi="Arial" w:cs="Arial"/>
        </w:rPr>
      </w:pPr>
    </w:p>
    <w:p w14:paraId="5DA46079" w14:textId="707A9F8E" w:rsidR="006152D4" w:rsidRDefault="006152D4">
      <w:pPr>
        <w:rPr>
          <w:rFonts w:ascii="Aptos" w:eastAsia="Aptos" w:hAnsi="Aptos" w:cs="Times New Roman"/>
        </w:rPr>
      </w:pPr>
      <w:r>
        <w:rPr>
          <w:rFonts w:ascii="Aptos" w:eastAsia="Aptos" w:hAnsi="Aptos" w:cs="Times New Roman"/>
        </w:rPr>
        <w:br w:type="page"/>
      </w:r>
    </w:p>
    <w:p w14:paraId="2B4806AB" w14:textId="77777777" w:rsidR="0003196E" w:rsidRPr="0003196E" w:rsidRDefault="0003196E" w:rsidP="0003196E">
      <w:pPr>
        <w:jc w:val="center"/>
        <w:rPr>
          <w:rFonts w:ascii="Aptos" w:eastAsia="Aptos" w:hAnsi="Aptos" w:cs="Times New Roman"/>
        </w:rPr>
      </w:pPr>
    </w:p>
    <w:p w14:paraId="0615F520" w14:textId="1B27228A" w:rsidR="0003196E" w:rsidRPr="00AD2198" w:rsidRDefault="00AD2198" w:rsidP="00AD2198">
      <w:pPr>
        <w:ind w:left="708" w:firstLine="1"/>
        <w:rPr>
          <w:rFonts w:ascii="Arial" w:eastAsia="Aptos" w:hAnsi="Arial" w:cs="Arial"/>
        </w:rPr>
      </w:pPr>
      <w:r>
        <w:rPr>
          <w:rFonts w:ascii="Arial" w:eastAsia="Aptos" w:hAnsi="Arial" w:cs="Arial"/>
        </w:rPr>
        <w:t xml:space="preserve">    </w:t>
      </w:r>
      <w:r w:rsidR="0003196E" w:rsidRPr="00AD2198">
        <w:rPr>
          <w:rFonts w:ascii="Arial" w:eastAsia="Aptos" w:hAnsi="Arial" w:cs="Arial"/>
        </w:rPr>
        <w:t>Figura E.7 – Distribuição das respostas à questão 2.2.</w:t>
      </w:r>
    </w:p>
    <w:p w14:paraId="13698712" w14:textId="2FA53203" w:rsidR="0003196E" w:rsidRPr="0003196E" w:rsidRDefault="00AD2198" w:rsidP="00AD2198">
      <w:pPr>
        <w:jc w:val="center"/>
        <w:rPr>
          <w:rFonts w:ascii="Aptos" w:eastAsia="Aptos" w:hAnsi="Aptos" w:cs="Times New Roman"/>
        </w:rPr>
      </w:pPr>
      <w:r>
        <w:rPr>
          <w:noProof/>
        </w:rPr>
        <w:drawing>
          <wp:inline distT="0" distB="0" distL="0" distR="0" wp14:anchorId="26C4047D" wp14:editId="2495D68B">
            <wp:extent cx="4500000" cy="2700000"/>
            <wp:effectExtent l="0" t="0" r="15240" b="5715"/>
            <wp:docPr id="759973390" name="Gráfico 1">
              <a:extLst xmlns:a="http://schemas.openxmlformats.org/drawingml/2006/main">
                <a:ext uri="{FF2B5EF4-FFF2-40B4-BE49-F238E27FC236}">
                  <a16:creationId xmlns:a16="http://schemas.microsoft.com/office/drawing/2014/main" id="{17285539-C02E-7565-4B0A-95D118BE6F2C}"/>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inline>
        </w:drawing>
      </w:r>
    </w:p>
    <w:p w14:paraId="554AF6D0" w14:textId="4E391935"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1C37CB1F" w14:textId="77777777" w:rsidR="0003196E" w:rsidRDefault="0003196E" w:rsidP="0003196E">
      <w:pPr>
        <w:jc w:val="center"/>
        <w:rPr>
          <w:rFonts w:ascii="Aptos" w:eastAsia="Aptos" w:hAnsi="Aptos" w:cs="Times New Roman"/>
          <w:sz w:val="12"/>
          <w:szCs w:val="12"/>
        </w:rPr>
      </w:pPr>
    </w:p>
    <w:p w14:paraId="5CA563B8" w14:textId="77777777" w:rsidR="00AD2198" w:rsidRPr="0003196E" w:rsidRDefault="00AD2198" w:rsidP="0003196E">
      <w:pPr>
        <w:jc w:val="center"/>
        <w:rPr>
          <w:rFonts w:ascii="Aptos" w:eastAsia="Aptos" w:hAnsi="Aptos" w:cs="Times New Roman"/>
          <w:sz w:val="12"/>
          <w:szCs w:val="12"/>
        </w:rPr>
      </w:pPr>
    </w:p>
    <w:p w14:paraId="23782EF8" w14:textId="2694D679" w:rsidR="0003196E" w:rsidRPr="00AD2198" w:rsidRDefault="00AD2198" w:rsidP="00AD2198">
      <w:pPr>
        <w:ind w:left="708" w:firstLine="1"/>
        <w:rPr>
          <w:rFonts w:ascii="Arial" w:eastAsia="Aptos" w:hAnsi="Arial" w:cs="Arial"/>
        </w:rPr>
      </w:pPr>
      <w:r>
        <w:rPr>
          <w:rFonts w:ascii="Arial" w:eastAsia="Aptos" w:hAnsi="Arial" w:cs="Arial"/>
        </w:rPr>
        <w:t xml:space="preserve">     </w:t>
      </w:r>
      <w:r w:rsidR="0003196E" w:rsidRPr="00AD2198">
        <w:rPr>
          <w:rFonts w:ascii="Arial" w:eastAsia="Aptos" w:hAnsi="Arial" w:cs="Arial"/>
        </w:rPr>
        <w:t>Figura E.8 – Distribuição das respostas à questão 2.3.</w:t>
      </w:r>
    </w:p>
    <w:p w14:paraId="54AE973D" w14:textId="125B238B" w:rsidR="0003196E" w:rsidRPr="0003196E" w:rsidRDefault="00194806" w:rsidP="00AD2198">
      <w:pPr>
        <w:jc w:val="center"/>
        <w:rPr>
          <w:rFonts w:ascii="Aptos" w:eastAsia="Aptos" w:hAnsi="Aptos" w:cs="Times New Roman"/>
        </w:rPr>
      </w:pPr>
      <w:r>
        <w:rPr>
          <w:noProof/>
        </w:rPr>
        <w:drawing>
          <wp:inline distT="0" distB="0" distL="0" distR="0" wp14:anchorId="428FA5A3" wp14:editId="7588768B">
            <wp:extent cx="4498504" cy="2700000"/>
            <wp:effectExtent l="0" t="0" r="16510" b="5715"/>
            <wp:docPr id="1849162366" name="Gráfico 1">
              <a:extLst xmlns:a="http://schemas.openxmlformats.org/drawingml/2006/main">
                <a:ext uri="{FF2B5EF4-FFF2-40B4-BE49-F238E27FC236}">
                  <a16:creationId xmlns:a16="http://schemas.microsoft.com/office/drawing/2014/main" id="{A1098C5C-CED8-ACAE-2DFC-8F3CABA9CBDA}"/>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p w14:paraId="441EC56D" w14:textId="7F88E363"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63E20BCA" w14:textId="6B88C920" w:rsidR="00AD2198" w:rsidRDefault="00AD2198" w:rsidP="00AD2198">
      <w:pPr>
        <w:rPr>
          <w:rFonts w:ascii="Arial" w:eastAsia="Aptos" w:hAnsi="Arial" w:cs="Arial"/>
        </w:rPr>
      </w:pPr>
    </w:p>
    <w:p w14:paraId="78503B7C" w14:textId="77777777" w:rsidR="00AD2198" w:rsidRDefault="00AD2198">
      <w:pPr>
        <w:rPr>
          <w:rFonts w:ascii="Arial" w:eastAsia="Aptos" w:hAnsi="Arial" w:cs="Arial"/>
        </w:rPr>
      </w:pPr>
      <w:r>
        <w:rPr>
          <w:rFonts w:ascii="Arial" w:eastAsia="Aptos" w:hAnsi="Arial" w:cs="Arial"/>
        </w:rPr>
        <w:br w:type="page"/>
      </w:r>
    </w:p>
    <w:p w14:paraId="45417926" w14:textId="2D1A348E" w:rsidR="0003196E" w:rsidRPr="00AD2198" w:rsidRDefault="00AD2198" w:rsidP="00AD2198">
      <w:pPr>
        <w:ind w:left="708" w:firstLine="1"/>
        <w:rPr>
          <w:rFonts w:ascii="Arial" w:eastAsia="Aptos" w:hAnsi="Arial" w:cs="Arial"/>
        </w:rPr>
      </w:pPr>
      <w:r>
        <w:rPr>
          <w:rFonts w:ascii="Arial" w:eastAsia="Aptos" w:hAnsi="Arial" w:cs="Arial"/>
        </w:rPr>
        <w:lastRenderedPageBreak/>
        <w:t xml:space="preserve">    </w:t>
      </w:r>
      <w:r w:rsidR="0003196E" w:rsidRPr="00AD2198">
        <w:rPr>
          <w:rFonts w:ascii="Arial" w:eastAsia="Aptos" w:hAnsi="Arial" w:cs="Arial"/>
        </w:rPr>
        <w:t>Figura E.9 – Distribuição das respostas à questão 2.4.</w:t>
      </w:r>
    </w:p>
    <w:p w14:paraId="7BD18762" w14:textId="691108A3" w:rsidR="0003196E" w:rsidRPr="0003196E" w:rsidRDefault="00194806" w:rsidP="00AD2198">
      <w:pPr>
        <w:jc w:val="center"/>
        <w:rPr>
          <w:rFonts w:ascii="Aptos" w:eastAsia="Aptos" w:hAnsi="Aptos" w:cs="Times New Roman"/>
        </w:rPr>
      </w:pPr>
      <w:r>
        <w:rPr>
          <w:noProof/>
        </w:rPr>
        <w:drawing>
          <wp:inline distT="0" distB="0" distL="0" distR="0" wp14:anchorId="4FDB00C0" wp14:editId="0E995E6E">
            <wp:extent cx="4501165" cy="2700000"/>
            <wp:effectExtent l="0" t="0" r="13970" b="5715"/>
            <wp:docPr id="877532862" name="Gráfico 1">
              <a:extLst xmlns:a="http://schemas.openxmlformats.org/drawingml/2006/main">
                <a:ext uri="{FF2B5EF4-FFF2-40B4-BE49-F238E27FC236}">
                  <a16:creationId xmlns:a16="http://schemas.microsoft.com/office/drawing/2014/main" id="{449DA60F-0DBB-B7A5-BC74-3225B67C2FE9}"/>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p>
    <w:p w14:paraId="75BE5046" w14:textId="418844B3"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32289996" w14:textId="77777777" w:rsidR="0003196E" w:rsidRDefault="0003196E" w:rsidP="0003196E">
      <w:pPr>
        <w:jc w:val="center"/>
        <w:rPr>
          <w:rFonts w:ascii="Aptos" w:eastAsia="Aptos" w:hAnsi="Aptos" w:cs="Times New Roman"/>
        </w:rPr>
      </w:pPr>
    </w:p>
    <w:p w14:paraId="59E094F6" w14:textId="77777777" w:rsidR="00AD2198" w:rsidRPr="0003196E" w:rsidRDefault="00AD2198" w:rsidP="0003196E">
      <w:pPr>
        <w:jc w:val="center"/>
        <w:rPr>
          <w:rFonts w:ascii="Aptos" w:eastAsia="Aptos" w:hAnsi="Aptos" w:cs="Times New Roman"/>
        </w:rPr>
      </w:pPr>
    </w:p>
    <w:p w14:paraId="5A98D912" w14:textId="47C1DF1E" w:rsidR="0003196E" w:rsidRPr="00AD2198" w:rsidRDefault="00AD2198" w:rsidP="00AD2198">
      <w:pPr>
        <w:ind w:left="708" w:firstLine="1"/>
        <w:rPr>
          <w:rFonts w:ascii="Arial" w:eastAsia="Aptos" w:hAnsi="Arial" w:cs="Arial"/>
        </w:rPr>
      </w:pPr>
      <w:r>
        <w:rPr>
          <w:rFonts w:ascii="Arial" w:eastAsia="Aptos" w:hAnsi="Arial" w:cs="Arial"/>
        </w:rPr>
        <w:t xml:space="preserve">    </w:t>
      </w:r>
      <w:r w:rsidR="0003196E" w:rsidRPr="00AD2198">
        <w:rPr>
          <w:rFonts w:ascii="Arial" w:eastAsia="Aptos" w:hAnsi="Arial" w:cs="Arial"/>
        </w:rPr>
        <w:t>Figura E.10 – Distribuição das respostas à questão 2.5.</w:t>
      </w:r>
    </w:p>
    <w:p w14:paraId="34CC6F9E" w14:textId="343B6E62" w:rsidR="0003196E" w:rsidRPr="0003196E" w:rsidRDefault="00194806" w:rsidP="00AD2198">
      <w:pPr>
        <w:jc w:val="center"/>
        <w:rPr>
          <w:rFonts w:ascii="Aptos" w:eastAsia="Aptos" w:hAnsi="Aptos" w:cs="Times New Roman"/>
        </w:rPr>
      </w:pPr>
      <w:r>
        <w:rPr>
          <w:noProof/>
        </w:rPr>
        <w:drawing>
          <wp:inline distT="0" distB="0" distL="0" distR="0" wp14:anchorId="6A84687A" wp14:editId="1AD62EA2">
            <wp:extent cx="4572000" cy="2743200"/>
            <wp:effectExtent l="0" t="0" r="0" b="0"/>
            <wp:docPr id="2060751132" name="Gráfico 1">
              <a:extLst xmlns:a="http://schemas.openxmlformats.org/drawingml/2006/main">
                <a:ext uri="{FF2B5EF4-FFF2-40B4-BE49-F238E27FC236}">
                  <a16:creationId xmlns:a16="http://schemas.microsoft.com/office/drawing/2014/main" id="{78267702-3024-23EB-E7A5-98FA959CCA75}"/>
                </a:ext>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inline>
        </w:drawing>
      </w:r>
    </w:p>
    <w:p w14:paraId="13D7C4AB" w14:textId="23C06B0F" w:rsidR="0045367E" w:rsidRDefault="0045367E" w:rsidP="0045367E">
      <w:pPr>
        <w:spacing w:after="0"/>
        <w:rPr>
          <w:rFonts w:ascii="Arial" w:eastAsia="Aptos" w:hAnsi="Arial" w:cs="Arial"/>
        </w:rPr>
      </w:pPr>
      <w:r>
        <w:rPr>
          <w:rFonts w:ascii="Arial" w:eastAsia="Aptos" w:hAnsi="Arial" w:cs="Arial"/>
        </w:rPr>
        <w:t xml:space="preserve">               </w:t>
      </w:r>
      <w:r w:rsidRPr="00C861FE">
        <w:rPr>
          <w:rFonts w:ascii="Arial" w:eastAsia="Aptos" w:hAnsi="Arial" w:cs="Arial"/>
        </w:rPr>
        <w:t>Fonte:</w:t>
      </w:r>
      <w:r>
        <w:rPr>
          <w:rFonts w:ascii="Arial" w:eastAsia="Aptos" w:hAnsi="Arial" w:cs="Arial"/>
        </w:rPr>
        <w:t xml:space="preserve"> O autor</w:t>
      </w:r>
      <w:r w:rsidRPr="00C861FE">
        <w:rPr>
          <w:rFonts w:ascii="Arial" w:eastAsia="Aptos" w:hAnsi="Arial" w:cs="Arial"/>
        </w:rPr>
        <w:t xml:space="preserve"> (202</w:t>
      </w:r>
      <w:r>
        <w:rPr>
          <w:rFonts w:ascii="Arial" w:eastAsia="Aptos" w:hAnsi="Arial" w:cs="Arial"/>
        </w:rPr>
        <w:t>6</w:t>
      </w:r>
      <w:r w:rsidRPr="00C861FE">
        <w:rPr>
          <w:rFonts w:ascii="Arial" w:eastAsia="Aptos" w:hAnsi="Arial" w:cs="Arial"/>
        </w:rPr>
        <w:t>)</w:t>
      </w:r>
      <w:r w:rsidR="00824B89">
        <w:rPr>
          <w:rFonts w:ascii="Arial" w:eastAsia="Aptos" w:hAnsi="Arial" w:cs="Arial"/>
        </w:rPr>
        <w:t>.</w:t>
      </w:r>
    </w:p>
    <w:p w14:paraId="12D33643" w14:textId="17BF99A1" w:rsidR="00AD2198" w:rsidRDefault="00AD2198">
      <w:pPr>
        <w:rPr>
          <w:rFonts w:ascii="Aptos" w:eastAsia="Aptos" w:hAnsi="Aptos" w:cs="Times New Roman"/>
          <w:sz w:val="14"/>
          <w:szCs w:val="14"/>
        </w:rPr>
      </w:pPr>
      <w:r>
        <w:rPr>
          <w:rFonts w:ascii="Aptos" w:eastAsia="Aptos" w:hAnsi="Aptos" w:cs="Times New Roman"/>
          <w:sz w:val="14"/>
          <w:szCs w:val="14"/>
        </w:rPr>
        <w:br w:type="page"/>
      </w:r>
    </w:p>
    <w:p w14:paraId="2C757D6C" w14:textId="77777777" w:rsidR="0003196E" w:rsidRPr="0003196E" w:rsidRDefault="0003196E" w:rsidP="0003196E">
      <w:pPr>
        <w:jc w:val="center"/>
        <w:rPr>
          <w:rFonts w:ascii="Aptos" w:eastAsia="Aptos" w:hAnsi="Aptos" w:cs="Times New Roman"/>
          <w:sz w:val="14"/>
          <w:szCs w:val="14"/>
        </w:rPr>
      </w:pPr>
    </w:p>
    <w:p w14:paraId="4BD57105" w14:textId="54992D3A" w:rsidR="0003196E" w:rsidRPr="00AB77EE" w:rsidRDefault="0045367E"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E.11 – Distribuição das respostas à questão 3.1.</w:t>
      </w:r>
    </w:p>
    <w:p w14:paraId="565DADFF" w14:textId="36AF91E5" w:rsidR="0003196E" w:rsidRPr="0003196E" w:rsidRDefault="00194806" w:rsidP="00AD2198">
      <w:pPr>
        <w:jc w:val="center"/>
        <w:rPr>
          <w:rFonts w:ascii="Aptos" w:eastAsia="Aptos" w:hAnsi="Aptos" w:cs="Times New Roman"/>
        </w:rPr>
      </w:pPr>
      <w:r>
        <w:rPr>
          <w:noProof/>
        </w:rPr>
        <w:drawing>
          <wp:inline distT="0" distB="0" distL="0" distR="0" wp14:anchorId="31837E8C" wp14:editId="78BBB893">
            <wp:extent cx="4500000" cy="2700000"/>
            <wp:effectExtent l="0" t="0" r="15240" b="5715"/>
            <wp:docPr id="823106946" name="Gráfico 1">
              <a:extLst xmlns:a="http://schemas.openxmlformats.org/drawingml/2006/main">
                <a:ext uri="{FF2B5EF4-FFF2-40B4-BE49-F238E27FC236}">
                  <a16:creationId xmlns:a16="http://schemas.microsoft.com/office/drawing/2014/main" id="{3A59E35D-5A30-27AF-A8C3-11B6C75F121C}"/>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p>
    <w:p w14:paraId="3AD9895C" w14:textId="27D7E4BC"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1628FC49" w14:textId="77777777" w:rsidR="003A2853" w:rsidRDefault="003A2853" w:rsidP="00AD2198">
      <w:pPr>
        <w:rPr>
          <w:rFonts w:ascii="Arial" w:eastAsia="Aptos" w:hAnsi="Arial" w:cs="Arial"/>
        </w:rPr>
      </w:pPr>
    </w:p>
    <w:p w14:paraId="1FB2F811" w14:textId="75F2ACB8"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E.12 – Distribuição das respostas à questão 3.2.</w:t>
      </w:r>
    </w:p>
    <w:p w14:paraId="2FE370C1" w14:textId="2E4AAF75" w:rsidR="0003196E" w:rsidRPr="0003196E" w:rsidRDefault="00194806" w:rsidP="00AD2198">
      <w:pPr>
        <w:jc w:val="center"/>
        <w:rPr>
          <w:rFonts w:ascii="Aptos" w:eastAsia="Aptos" w:hAnsi="Aptos" w:cs="Times New Roman"/>
        </w:rPr>
      </w:pPr>
      <w:r>
        <w:rPr>
          <w:noProof/>
        </w:rPr>
        <w:drawing>
          <wp:inline distT="0" distB="0" distL="0" distR="0" wp14:anchorId="1A193B43" wp14:editId="502C5CC8">
            <wp:extent cx="4500000" cy="2700000"/>
            <wp:effectExtent l="0" t="0" r="15240" b="5715"/>
            <wp:docPr id="1647476568" name="Gráfico 1">
              <a:extLst xmlns:a="http://schemas.openxmlformats.org/drawingml/2006/main">
                <a:ext uri="{FF2B5EF4-FFF2-40B4-BE49-F238E27FC236}">
                  <a16:creationId xmlns:a16="http://schemas.microsoft.com/office/drawing/2014/main" id="{FD78DE24-AC79-7D28-B331-DD00475FC3BC}"/>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p w14:paraId="74A9E655" w14:textId="206EC250"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1A10EF39" w14:textId="34F62F82" w:rsidR="00AD2198" w:rsidRDefault="00AD2198" w:rsidP="00AD2198">
      <w:pPr>
        <w:rPr>
          <w:rFonts w:ascii="Arial" w:eastAsia="Aptos" w:hAnsi="Arial" w:cs="Arial"/>
        </w:rPr>
      </w:pPr>
    </w:p>
    <w:p w14:paraId="3DC83B5E" w14:textId="77777777" w:rsidR="0003196E" w:rsidRPr="0003196E" w:rsidRDefault="0003196E" w:rsidP="0003196E">
      <w:pPr>
        <w:jc w:val="center"/>
        <w:rPr>
          <w:rFonts w:ascii="Aptos" w:eastAsia="Aptos" w:hAnsi="Aptos" w:cs="Times New Roman"/>
        </w:rPr>
      </w:pPr>
    </w:p>
    <w:p w14:paraId="23238511" w14:textId="77777777" w:rsidR="003A2853" w:rsidRDefault="003A2853">
      <w:pPr>
        <w:rPr>
          <w:rFonts w:ascii="Arial" w:eastAsia="Aptos" w:hAnsi="Arial" w:cs="Arial"/>
        </w:rPr>
      </w:pPr>
      <w:r>
        <w:rPr>
          <w:rFonts w:ascii="Arial" w:eastAsia="Aptos" w:hAnsi="Arial" w:cs="Arial"/>
        </w:rPr>
        <w:br w:type="page"/>
      </w:r>
    </w:p>
    <w:p w14:paraId="459A5DCA" w14:textId="0C759BFD"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E.13 – Distribuição das respostas à questão 3.3.</w:t>
      </w:r>
    </w:p>
    <w:p w14:paraId="4E0CE3A7" w14:textId="0D46575C" w:rsidR="0003196E" w:rsidRPr="0003196E" w:rsidRDefault="00194806" w:rsidP="00AD2198">
      <w:pPr>
        <w:jc w:val="center"/>
        <w:rPr>
          <w:rFonts w:ascii="Aptos" w:eastAsia="Aptos" w:hAnsi="Aptos" w:cs="Times New Roman"/>
        </w:rPr>
      </w:pPr>
      <w:r>
        <w:rPr>
          <w:noProof/>
        </w:rPr>
        <w:drawing>
          <wp:inline distT="0" distB="0" distL="0" distR="0" wp14:anchorId="10EDCD84" wp14:editId="2D29EDD5">
            <wp:extent cx="4500000" cy="2700000"/>
            <wp:effectExtent l="0" t="0" r="15240" b="5715"/>
            <wp:docPr id="1458510370" name="Gráfico 1">
              <a:extLst xmlns:a="http://schemas.openxmlformats.org/drawingml/2006/main">
                <a:ext uri="{FF2B5EF4-FFF2-40B4-BE49-F238E27FC236}">
                  <a16:creationId xmlns:a16="http://schemas.microsoft.com/office/drawing/2014/main" id="{AABB9658-88F4-DDF4-5D76-D3DA6BDAC77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p>
    <w:p w14:paraId="2919A978" w14:textId="54212B83"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3E28BB4C" w14:textId="77777777" w:rsidR="0003196E" w:rsidRDefault="0003196E" w:rsidP="0003196E">
      <w:pPr>
        <w:jc w:val="center"/>
        <w:rPr>
          <w:rFonts w:ascii="Aptos" w:eastAsia="Aptos" w:hAnsi="Aptos" w:cs="Times New Roman"/>
          <w:sz w:val="14"/>
          <w:szCs w:val="14"/>
        </w:rPr>
      </w:pPr>
    </w:p>
    <w:p w14:paraId="15698D3F" w14:textId="77777777" w:rsidR="0045367E" w:rsidRPr="0003196E" w:rsidRDefault="0045367E" w:rsidP="0003196E">
      <w:pPr>
        <w:jc w:val="center"/>
        <w:rPr>
          <w:rFonts w:ascii="Aptos" w:eastAsia="Aptos" w:hAnsi="Aptos" w:cs="Times New Roman"/>
          <w:sz w:val="14"/>
          <w:szCs w:val="14"/>
        </w:rPr>
      </w:pPr>
    </w:p>
    <w:p w14:paraId="3BA63058" w14:textId="2A97192E"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E.14 – Distribuição das respostas à questão 3.4.</w:t>
      </w:r>
    </w:p>
    <w:p w14:paraId="719982B9" w14:textId="65339B59" w:rsidR="0003196E" w:rsidRPr="0003196E" w:rsidRDefault="00194806" w:rsidP="00AD2198">
      <w:pPr>
        <w:jc w:val="center"/>
        <w:rPr>
          <w:rFonts w:ascii="Aptos" w:eastAsia="Aptos" w:hAnsi="Aptos" w:cs="Times New Roman"/>
        </w:rPr>
      </w:pPr>
      <w:r>
        <w:rPr>
          <w:noProof/>
        </w:rPr>
        <w:drawing>
          <wp:inline distT="0" distB="0" distL="0" distR="0" wp14:anchorId="6AA789F0" wp14:editId="5CCE3844">
            <wp:extent cx="4500000" cy="2700000"/>
            <wp:effectExtent l="0" t="0" r="15240" b="5715"/>
            <wp:docPr id="1344956649" name="Gráfico 1">
              <a:extLst xmlns:a="http://schemas.openxmlformats.org/drawingml/2006/main">
                <a:ext uri="{FF2B5EF4-FFF2-40B4-BE49-F238E27FC236}">
                  <a16:creationId xmlns:a16="http://schemas.microsoft.com/office/drawing/2014/main" id="{0444D662-C9D2-CBC3-3E62-2084913AD352}"/>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p>
    <w:p w14:paraId="2F5BFD95" w14:textId="178F2020"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648F8949" w14:textId="771C0BF3" w:rsidR="00AD2198" w:rsidRDefault="00AD2198" w:rsidP="00AD2198">
      <w:pPr>
        <w:rPr>
          <w:rFonts w:ascii="Arial" w:eastAsia="Aptos" w:hAnsi="Arial" w:cs="Arial"/>
        </w:rPr>
      </w:pPr>
    </w:p>
    <w:p w14:paraId="00274D1D" w14:textId="77777777" w:rsidR="003A2853" w:rsidRDefault="003A2853">
      <w:pPr>
        <w:rPr>
          <w:rFonts w:ascii="Arial" w:eastAsia="Aptos" w:hAnsi="Arial" w:cs="Arial"/>
        </w:rPr>
      </w:pPr>
      <w:r>
        <w:rPr>
          <w:rFonts w:ascii="Arial" w:eastAsia="Aptos" w:hAnsi="Arial" w:cs="Arial"/>
        </w:rPr>
        <w:br w:type="page"/>
      </w:r>
    </w:p>
    <w:p w14:paraId="056F3C78" w14:textId="6192160B"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E.15 – Distribuição das respostas à questão 3.5.</w:t>
      </w:r>
    </w:p>
    <w:p w14:paraId="176F7CA5" w14:textId="528415EE" w:rsidR="0003196E" w:rsidRPr="0003196E" w:rsidRDefault="00194806" w:rsidP="00AD2198">
      <w:pPr>
        <w:jc w:val="center"/>
        <w:rPr>
          <w:rFonts w:ascii="Aptos" w:eastAsia="Aptos" w:hAnsi="Aptos" w:cs="Times New Roman"/>
        </w:rPr>
      </w:pPr>
      <w:r>
        <w:rPr>
          <w:noProof/>
        </w:rPr>
        <w:drawing>
          <wp:inline distT="0" distB="0" distL="0" distR="0" wp14:anchorId="1928DDA2" wp14:editId="42836893">
            <wp:extent cx="4500000" cy="2700000"/>
            <wp:effectExtent l="0" t="0" r="15240" b="5715"/>
            <wp:docPr id="781884880" name="Gráfico 1">
              <a:extLst xmlns:a="http://schemas.openxmlformats.org/drawingml/2006/main">
                <a:ext uri="{FF2B5EF4-FFF2-40B4-BE49-F238E27FC236}">
                  <a16:creationId xmlns:a16="http://schemas.microsoft.com/office/drawing/2014/main" id="{EBF3AF96-8334-8CEC-575D-BF1C5CBFE0F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p>
    <w:p w14:paraId="4070DFBE" w14:textId="68D035CD"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426D27B6" w14:textId="77777777" w:rsidR="0003196E" w:rsidRPr="0003196E" w:rsidRDefault="0003196E" w:rsidP="0003196E">
      <w:pPr>
        <w:jc w:val="center"/>
        <w:rPr>
          <w:rFonts w:ascii="Aptos" w:eastAsia="Aptos" w:hAnsi="Aptos" w:cs="Times New Roman"/>
        </w:rPr>
      </w:pPr>
    </w:p>
    <w:p w14:paraId="70994735" w14:textId="62E37AC5"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E.16 – Distribuição das respostas à questão 4.1.</w:t>
      </w:r>
    </w:p>
    <w:p w14:paraId="434DB124" w14:textId="72DA5DAD" w:rsidR="0003196E" w:rsidRPr="0003196E" w:rsidRDefault="00194806" w:rsidP="00AD2198">
      <w:pPr>
        <w:jc w:val="center"/>
        <w:rPr>
          <w:rFonts w:ascii="Aptos" w:eastAsia="Aptos" w:hAnsi="Aptos" w:cs="Times New Roman"/>
        </w:rPr>
      </w:pPr>
      <w:r>
        <w:rPr>
          <w:noProof/>
        </w:rPr>
        <w:drawing>
          <wp:inline distT="0" distB="0" distL="0" distR="0" wp14:anchorId="6A063C39" wp14:editId="78F44301">
            <wp:extent cx="4500000" cy="2700000"/>
            <wp:effectExtent l="0" t="0" r="15240" b="5715"/>
            <wp:docPr id="1142805035" name="Gráfico 1">
              <a:extLst xmlns:a="http://schemas.openxmlformats.org/drawingml/2006/main">
                <a:ext uri="{FF2B5EF4-FFF2-40B4-BE49-F238E27FC236}">
                  <a16:creationId xmlns:a16="http://schemas.microsoft.com/office/drawing/2014/main" id="{4B71C5F1-35B0-9D2A-E901-D8F40E1C82FA}"/>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p>
    <w:p w14:paraId="485F3D8E" w14:textId="16ACF2EF"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1EB7EC6A" w14:textId="08C94722" w:rsidR="00AD2198" w:rsidRDefault="00AD2198" w:rsidP="00AD2198">
      <w:pPr>
        <w:rPr>
          <w:rFonts w:ascii="Arial" w:eastAsia="Aptos" w:hAnsi="Arial" w:cs="Arial"/>
        </w:rPr>
      </w:pPr>
    </w:p>
    <w:p w14:paraId="6AC2703F" w14:textId="77777777" w:rsidR="0003196E" w:rsidRPr="0003196E" w:rsidRDefault="0003196E" w:rsidP="0003196E">
      <w:pPr>
        <w:jc w:val="center"/>
        <w:rPr>
          <w:rFonts w:ascii="Aptos" w:eastAsia="Aptos" w:hAnsi="Aptos" w:cs="Times New Roman"/>
          <w:sz w:val="12"/>
          <w:szCs w:val="12"/>
        </w:rPr>
      </w:pPr>
    </w:p>
    <w:p w14:paraId="628C2ED1" w14:textId="77777777" w:rsidR="003A2853" w:rsidRDefault="003A2853">
      <w:pPr>
        <w:rPr>
          <w:rFonts w:ascii="Arial" w:eastAsia="Aptos" w:hAnsi="Arial" w:cs="Arial"/>
        </w:rPr>
      </w:pPr>
      <w:r>
        <w:rPr>
          <w:rFonts w:ascii="Arial" w:eastAsia="Aptos" w:hAnsi="Arial" w:cs="Arial"/>
        </w:rPr>
        <w:br w:type="page"/>
      </w:r>
    </w:p>
    <w:p w14:paraId="40590345" w14:textId="0BEBA010"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E.17 – Distribuição das respostas à questão 4.2.</w:t>
      </w:r>
    </w:p>
    <w:p w14:paraId="31DF3480" w14:textId="1403F228" w:rsidR="0003196E" w:rsidRPr="0003196E" w:rsidRDefault="00194806" w:rsidP="00AD2198">
      <w:pPr>
        <w:jc w:val="center"/>
        <w:rPr>
          <w:rFonts w:ascii="Aptos" w:eastAsia="Aptos" w:hAnsi="Aptos" w:cs="Times New Roman"/>
        </w:rPr>
      </w:pPr>
      <w:r>
        <w:rPr>
          <w:noProof/>
        </w:rPr>
        <w:drawing>
          <wp:inline distT="0" distB="0" distL="0" distR="0" wp14:anchorId="6C0E1CEB" wp14:editId="29E1970D">
            <wp:extent cx="4500000" cy="2700000"/>
            <wp:effectExtent l="0" t="0" r="15240" b="5715"/>
            <wp:docPr id="1458887968" name="Gráfico 1">
              <a:extLst xmlns:a="http://schemas.openxmlformats.org/drawingml/2006/main">
                <a:ext uri="{FF2B5EF4-FFF2-40B4-BE49-F238E27FC236}">
                  <a16:creationId xmlns:a16="http://schemas.microsoft.com/office/drawing/2014/main" id="{0A478806-F4E1-D88E-93FF-ED1F5B808DA1}"/>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p>
    <w:p w14:paraId="0C0B4245" w14:textId="03F07F2A"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1000F349" w14:textId="77777777" w:rsidR="003A2853" w:rsidRDefault="003A2853" w:rsidP="00AD2198">
      <w:pPr>
        <w:rPr>
          <w:rFonts w:ascii="Arial" w:eastAsia="Aptos" w:hAnsi="Arial" w:cs="Arial"/>
        </w:rPr>
      </w:pPr>
    </w:p>
    <w:p w14:paraId="73152858" w14:textId="0F81DEB6"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E.18 – Distribuição das respostas à questão 4.3.</w:t>
      </w:r>
    </w:p>
    <w:p w14:paraId="0DB9BE9E" w14:textId="2F75978F" w:rsidR="0003196E" w:rsidRPr="0003196E" w:rsidRDefault="00194806" w:rsidP="00AD2198">
      <w:pPr>
        <w:jc w:val="center"/>
        <w:rPr>
          <w:rFonts w:ascii="Aptos" w:eastAsia="Aptos" w:hAnsi="Aptos" w:cs="Times New Roman"/>
        </w:rPr>
      </w:pPr>
      <w:r>
        <w:rPr>
          <w:noProof/>
        </w:rPr>
        <w:drawing>
          <wp:inline distT="0" distB="0" distL="0" distR="0" wp14:anchorId="72A1E475" wp14:editId="3437EC9B">
            <wp:extent cx="4500000" cy="2700000"/>
            <wp:effectExtent l="0" t="0" r="15240" b="5715"/>
            <wp:docPr id="919143187" name="Gráfico 1">
              <a:extLst xmlns:a="http://schemas.openxmlformats.org/drawingml/2006/main">
                <a:ext uri="{FF2B5EF4-FFF2-40B4-BE49-F238E27FC236}">
                  <a16:creationId xmlns:a16="http://schemas.microsoft.com/office/drawing/2014/main" id="{F03D3818-4B0A-23A3-F144-4924C21F389C}"/>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p w14:paraId="23E06809" w14:textId="3C4B148C"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31C0DAE8" w14:textId="7303D617" w:rsidR="00AD2198" w:rsidRDefault="00AD2198" w:rsidP="00AD2198">
      <w:pPr>
        <w:rPr>
          <w:rFonts w:ascii="Arial" w:eastAsia="Aptos" w:hAnsi="Arial" w:cs="Arial"/>
        </w:rPr>
      </w:pPr>
    </w:p>
    <w:p w14:paraId="2057F32A" w14:textId="77777777" w:rsidR="00AD2198" w:rsidRDefault="00AD2198" w:rsidP="0003196E">
      <w:pPr>
        <w:jc w:val="center"/>
        <w:rPr>
          <w:rFonts w:ascii="Arial" w:eastAsia="Aptos" w:hAnsi="Arial" w:cs="Arial"/>
          <w:b/>
          <w:bCs/>
          <w:sz w:val="20"/>
          <w:szCs w:val="20"/>
        </w:rPr>
      </w:pPr>
    </w:p>
    <w:p w14:paraId="17797C06" w14:textId="77777777" w:rsidR="003A2853" w:rsidRDefault="003A2853">
      <w:pPr>
        <w:rPr>
          <w:rFonts w:ascii="Arial" w:eastAsia="Aptos" w:hAnsi="Arial" w:cs="Arial"/>
        </w:rPr>
      </w:pPr>
      <w:r>
        <w:rPr>
          <w:rFonts w:ascii="Arial" w:eastAsia="Aptos" w:hAnsi="Arial" w:cs="Arial"/>
        </w:rPr>
        <w:br w:type="page"/>
      </w:r>
    </w:p>
    <w:p w14:paraId="18DD8FCA" w14:textId="77925DEF"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E.19 – Distribuição das respostas à questão 4.4.</w:t>
      </w:r>
    </w:p>
    <w:p w14:paraId="06E2088F" w14:textId="50EF1F7F" w:rsidR="0003196E" w:rsidRPr="0003196E" w:rsidRDefault="00194806" w:rsidP="00AD2198">
      <w:pPr>
        <w:jc w:val="center"/>
        <w:rPr>
          <w:rFonts w:ascii="Aptos" w:eastAsia="Aptos" w:hAnsi="Aptos" w:cs="Times New Roman"/>
        </w:rPr>
      </w:pPr>
      <w:r>
        <w:rPr>
          <w:noProof/>
        </w:rPr>
        <w:drawing>
          <wp:inline distT="0" distB="0" distL="0" distR="0" wp14:anchorId="10849794" wp14:editId="2C7893F0">
            <wp:extent cx="4500000" cy="2700000"/>
            <wp:effectExtent l="0" t="0" r="15240" b="5715"/>
            <wp:docPr id="742588431" name="Gráfico 1">
              <a:extLst xmlns:a="http://schemas.openxmlformats.org/drawingml/2006/main">
                <a:ext uri="{FF2B5EF4-FFF2-40B4-BE49-F238E27FC236}">
                  <a16:creationId xmlns:a16="http://schemas.microsoft.com/office/drawing/2014/main" id="{77AC5F3B-5F3A-A56B-C308-DF0C9DC8DFA9}"/>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inline>
        </w:drawing>
      </w:r>
    </w:p>
    <w:p w14:paraId="2E5C0BDF" w14:textId="276011BB"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48D494BB" w14:textId="77777777" w:rsidR="0003196E" w:rsidRPr="0003196E" w:rsidRDefault="0003196E" w:rsidP="0003196E">
      <w:pPr>
        <w:jc w:val="center"/>
        <w:rPr>
          <w:rFonts w:ascii="Aptos" w:eastAsia="Aptos" w:hAnsi="Aptos" w:cs="Times New Roman"/>
          <w:sz w:val="14"/>
          <w:szCs w:val="14"/>
        </w:rPr>
      </w:pPr>
    </w:p>
    <w:p w14:paraId="1E5AB48F" w14:textId="291C6B35"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E.20 – Distribuição das respostas à questão 4.5.</w:t>
      </w:r>
    </w:p>
    <w:p w14:paraId="18CD97A3" w14:textId="143CBA72" w:rsidR="0003196E" w:rsidRPr="0003196E" w:rsidRDefault="00194806" w:rsidP="00AD2198">
      <w:pPr>
        <w:jc w:val="center"/>
        <w:rPr>
          <w:rFonts w:ascii="Aptos" w:eastAsia="Aptos" w:hAnsi="Aptos" w:cs="Times New Roman"/>
        </w:rPr>
      </w:pPr>
      <w:r>
        <w:rPr>
          <w:noProof/>
        </w:rPr>
        <w:drawing>
          <wp:inline distT="0" distB="0" distL="0" distR="0" wp14:anchorId="2551C459" wp14:editId="56BA5972">
            <wp:extent cx="4500000" cy="2700000"/>
            <wp:effectExtent l="0" t="0" r="15240" b="5715"/>
            <wp:docPr id="360209273" name="Gráfico 1">
              <a:extLst xmlns:a="http://schemas.openxmlformats.org/drawingml/2006/main">
                <a:ext uri="{FF2B5EF4-FFF2-40B4-BE49-F238E27FC236}">
                  <a16:creationId xmlns:a16="http://schemas.microsoft.com/office/drawing/2014/main" id="{7749513F-ADE7-1025-D7C0-B12CE5DC97BB}"/>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inline>
        </w:drawing>
      </w:r>
    </w:p>
    <w:p w14:paraId="466D4C09" w14:textId="2B9508BA"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1BF5D016" w14:textId="6A0AD1E1" w:rsidR="003A2853" w:rsidRDefault="003A2853">
      <w:pPr>
        <w:rPr>
          <w:rFonts w:ascii="Arial" w:eastAsia="Aptos" w:hAnsi="Arial" w:cs="Arial"/>
        </w:rPr>
      </w:pPr>
      <w:r>
        <w:rPr>
          <w:rFonts w:ascii="Arial" w:eastAsia="Aptos" w:hAnsi="Arial" w:cs="Arial"/>
        </w:rPr>
        <w:br w:type="page"/>
      </w:r>
    </w:p>
    <w:p w14:paraId="64DD4BE3" w14:textId="7A87EB1E"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E.21 – Distribuição das respostas à questão 5.1.</w:t>
      </w:r>
    </w:p>
    <w:p w14:paraId="18B52001" w14:textId="720ADE07" w:rsidR="0003196E" w:rsidRPr="0003196E" w:rsidRDefault="00194806" w:rsidP="00AD2198">
      <w:pPr>
        <w:jc w:val="center"/>
        <w:rPr>
          <w:rFonts w:ascii="Aptos" w:eastAsia="Aptos" w:hAnsi="Aptos" w:cs="Times New Roman"/>
        </w:rPr>
      </w:pPr>
      <w:r>
        <w:rPr>
          <w:noProof/>
        </w:rPr>
        <w:drawing>
          <wp:inline distT="0" distB="0" distL="0" distR="0" wp14:anchorId="49C498E2" wp14:editId="7D54F6AA">
            <wp:extent cx="4500000" cy="2700000"/>
            <wp:effectExtent l="0" t="0" r="15240" b="5715"/>
            <wp:docPr id="338688859" name="Gráfico 1">
              <a:extLst xmlns:a="http://schemas.openxmlformats.org/drawingml/2006/main">
                <a:ext uri="{FF2B5EF4-FFF2-40B4-BE49-F238E27FC236}">
                  <a16:creationId xmlns:a16="http://schemas.microsoft.com/office/drawing/2014/main" id="{B1B434AB-4743-B74B-46E7-6138BD88E90C}"/>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inline>
        </w:drawing>
      </w:r>
    </w:p>
    <w:p w14:paraId="154A23D1" w14:textId="0F7CA097"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36F4F8D0" w14:textId="584CBEA6" w:rsidR="00AD2198" w:rsidRDefault="00AD2198" w:rsidP="00AD2198">
      <w:pPr>
        <w:rPr>
          <w:rFonts w:ascii="Arial" w:eastAsia="Aptos" w:hAnsi="Arial" w:cs="Arial"/>
        </w:rPr>
      </w:pPr>
    </w:p>
    <w:p w14:paraId="57C4092E" w14:textId="77777777" w:rsidR="0003196E" w:rsidRPr="0003196E" w:rsidRDefault="0003196E" w:rsidP="0003196E">
      <w:pPr>
        <w:jc w:val="center"/>
        <w:rPr>
          <w:rFonts w:ascii="Aptos" w:eastAsia="Aptos" w:hAnsi="Aptos" w:cs="Times New Roman"/>
        </w:rPr>
      </w:pPr>
    </w:p>
    <w:p w14:paraId="16A10580" w14:textId="3C51DA7B"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E.22 – Distribuição das respostas à questão 5.2.</w:t>
      </w:r>
    </w:p>
    <w:p w14:paraId="3A5CC688" w14:textId="4C4D905B" w:rsidR="0003196E" w:rsidRPr="0003196E" w:rsidRDefault="00194806" w:rsidP="00AD2198">
      <w:pPr>
        <w:jc w:val="center"/>
        <w:rPr>
          <w:rFonts w:ascii="Aptos" w:eastAsia="Aptos" w:hAnsi="Aptos" w:cs="Times New Roman"/>
        </w:rPr>
      </w:pPr>
      <w:r>
        <w:rPr>
          <w:noProof/>
        </w:rPr>
        <w:drawing>
          <wp:inline distT="0" distB="0" distL="0" distR="0" wp14:anchorId="0FDB907A" wp14:editId="590A6EF9">
            <wp:extent cx="4500000" cy="2700000"/>
            <wp:effectExtent l="0" t="0" r="15240" b="5715"/>
            <wp:docPr id="543492428" name="Gráfico 1">
              <a:extLst xmlns:a="http://schemas.openxmlformats.org/drawingml/2006/main">
                <a:ext uri="{FF2B5EF4-FFF2-40B4-BE49-F238E27FC236}">
                  <a16:creationId xmlns:a16="http://schemas.microsoft.com/office/drawing/2014/main" id="{A4FB8B96-FF52-C9F6-5DD5-0DA34D225EA7}"/>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
              </a:graphicData>
            </a:graphic>
          </wp:inline>
        </w:drawing>
      </w:r>
    </w:p>
    <w:p w14:paraId="5145ED77" w14:textId="3B296C3D"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6EFA03B3" w14:textId="02B3C7B3" w:rsidR="00AD2198" w:rsidRDefault="00AD2198" w:rsidP="00AD2198">
      <w:pPr>
        <w:rPr>
          <w:rFonts w:ascii="Arial" w:eastAsia="Aptos" w:hAnsi="Arial" w:cs="Arial"/>
        </w:rPr>
      </w:pPr>
    </w:p>
    <w:p w14:paraId="710F9AA0" w14:textId="77777777" w:rsidR="0003196E" w:rsidRPr="0003196E" w:rsidRDefault="0003196E" w:rsidP="0003196E">
      <w:pPr>
        <w:jc w:val="center"/>
        <w:rPr>
          <w:rFonts w:ascii="Aptos" w:eastAsia="Aptos" w:hAnsi="Aptos" w:cs="Times New Roman"/>
          <w:sz w:val="12"/>
          <w:szCs w:val="12"/>
        </w:rPr>
      </w:pPr>
    </w:p>
    <w:p w14:paraId="0BD147EE" w14:textId="77777777" w:rsidR="003A2853" w:rsidRDefault="003A2853">
      <w:pPr>
        <w:rPr>
          <w:rFonts w:ascii="Arial" w:eastAsia="Aptos" w:hAnsi="Arial" w:cs="Arial"/>
        </w:rPr>
      </w:pPr>
      <w:r>
        <w:rPr>
          <w:rFonts w:ascii="Arial" w:eastAsia="Aptos" w:hAnsi="Arial" w:cs="Arial"/>
        </w:rPr>
        <w:br w:type="page"/>
      </w:r>
    </w:p>
    <w:p w14:paraId="7EABCF67" w14:textId="5584DC1F"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E.23 – Distribuição das respostas à questão 5.3.</w:t>
      </w:r>
    </w:p>
    <w:p w14:paraId="2040962F" w14:textId="10094F66" w:rsidR="0003196E" w:rsidRPr="0003196E" w:rsidRDefault="00194806" w:rsidP="00AD2198">
      <w:pPr>
        <w:jc w:val="center"/>
        <w:rPr>
          <w:rFonts w:ascii="Aptos" w:eastAsia="Aptos" w:hAnsi="Aptos" w:cs="Times New Roman"/>
        </w:rPr>
      </w:pPr>
      <w:r>
        <w:rPr>
          <w:noProof/>
        </w:rPr>
        <w:drawing>
          <wp:inline distT="0" distB="0" distL="0" distR="0" wp14:anchorId="23331448" wp14:editId="1ED3DFB0">
            <wp:extent cx="4500000" cy="2700000"/>
            <wp:effectExtent l="0" t="0" r="15240" b="5715"/>
            <wp:docPr id="1295395499" name="Gráfico 1">
              <a:extLst xmlns:a="http://schemas.openxmlformats.org/drawingml/2006/main">
                <a:ext uri="{FF2B5EF4-FFF2-40B4-BE49-F238E27FC236}">
                  <a16:creationId xmlns:a16="http://schemas.microsoft.com/office/drawing/2014/main" id="{E352DDAB-A3AC-04E6-FE90-7804AB458197}"/>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inline>
        </w:drawing>
      </w:r>
    </w:p>
    <w:p w14:paraId="27BFDB8F" w14:textId="3F2A4085"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086CD674" w14:textId="0656B9F2" w:rsidR="00AD2198" w:rsidRDefault="00AD2198" w:rsidP="00AD2198">
      <w:pPr>
        <w:rPr>
          <w:rFonts w:ascii="Arial" w:eastAsia="Aptos" w:hAnsi="Arial" w:cs="Arial"/>
        </w:rPr>
      </w:pPr>
    </w:p>
    <w:p w14:paraId="522A9F16" w14:textId="77777777" w:rsidR="003A2853" w:rsidRDefault="003A2853" w:rsidP="00AD2198">
      <w:pPr>
        <w:rPr>
          <w:rFonts w:ascii="Arial" w:eastAsia="Aptos" w:hAnsi="Arial" w:cs="Arial"/>
        </w:rPr>
      </w:pPr>
    </w:p>
    <w:p w14:paraId="4E9ED4BC" w14:textId="504842C2"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E.24 – Distribuição das respostas à questão 5.4.</w:t>
      </w:r>
    </w:p>
    <w:p w14:paraId="3E5408F0" w14:textId="359BDB26" w:rsidR="0003196E" w:rsidRPr="0003196E" w:rsidRDefault="00194806" w:rsidP="00AD2198">
      <w:pPr>
        <w:jc w:val="center"/>
        <w:rPr>
          <w:rFonts w:ascii="Aptos" w:eastAsia="Aptos" w:hAnsi="Aptos" w:cs="Times New Roman"/>
        </w:rPr>
      </w:pPr>
      <w:r>
        <w:rPr>
          <w:noProof/>
        </w:rPr>
        <w:drawing>
          <wp:inline distT="0" distB="0" distL="0" distR="0" wp14:anchorId="3B24E412" wp14:editId="46659D55">
            <wp:extent cx="4500000" cy="2700000"/>
            <wp:effectExtent l="0" t="0" r="15240" b="5715"/>
            <wp:docPr id="795296475" name="Gráfico 1">
              <a:extLst xmlns:a="http://schemas.openxmlformats.org/drawingml/2006/main">
                <a:ext uri="{FF2B5EF4-FFF2-40B4-BE49-F238E27FC236}">
                  <a16:creationId xmlns:a16="http://schemas.microsoft.com/office/drawing/2014/main" id="{B6DEBFB7-0793-1580-ADB8-09C1A97CBF1A}"/>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inline>
        </w:drawing>
      </w:r>
    </w:p>
    <w:p w14:paraId="47671392" w14:textId="52F9F86B"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526BCD52" w14:textId="58669F7B" w:rsidR="00AD2198" w:rsidRDefault="00AD2198" w:rsidP="00AD2198">
      <w:pPr>
        <w:rPr>
          <w:rFonts w:ascii="Arial" w:eastAsia="Aptos" w:hAnsi="Arial" w:cs="Arial"/>
        </w:rPr>
      </w:pPr>
    </w:p>
    <w:p w14:paraId="2C02BB1B" w14:textId="77777777" w:rsidR="0003196E" w:rsidRPr="0003196E" w:rsidRDefault="0003196E" w:rsidP="0003196E">
      <w:pPr>
        <w:jc w:val="center"/>
        <w:rPr>
          <w:rFonts w:ascii="Aptos" w:eastAsia="Aptos" w:hAnsi="Aptos" w:cs="Times New Roman"/>
        </w:rPr>
      </w:pPr>
    </w:p>
    <w:p w14:paraId="752D9956" w14:textId="77777777" w:rsidR="003A2853" w:rsidRDefault="003A2853">
      <w:pPr>
        <w:rPr>
          <w:rFonts w:ascii="Arial" w:eastAsia="Aptos" w:hAnsi="Arial" w:cs="Arial"/>
        </w:rPr>
      </w:pPr>
      <w:r>
        <w:rPr>
          <w:rFonts w:ascii="Arial" w:eastAsia="Aptos" w:hAnsi="Arial" w:cs="Arial"/>
        </w:rPr>
        <w:br w:type="page"/>
      </w:r>
    </w:p>
    <w:p w14:paraId="7FD0C309" w14:textId="5A848E55"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E.25 – Distribuição das respostas à questão 5.5.</w:t>
      </w:r>
    </w:p>
    <w:p w14:paraId="06D7345F" w14:textId="039FB55B" w:rsidR="0003196E" w:rsidRPr="0003196E" w:rsidRDefault="00194806" w:rsidP="00AD2198">
      <w:pPr>
        <w:jc w:val="center"/>
        <w:rPr>
          <w:rFonts w:ascii="Aptos" w:eastAsia="Aptos" w:hAnsi="Aptos" w:cs="Times New Roman"/>
        </w:rPr>
      </w:pPr>
      <w:r>
        <w:rPr>
          <w:noProof/>
        </w:rPr>
        <w:drawing>
          <wp:inline distT="0" distB="0" distL="0" distR="0" wp14:anchorId="3A028D48" wp14:editId="2E6EBBC0">
            <wp:extent cx="4572000" cy="2700000"/>
            <wp:effectExtent l="0" t="0" r="0" b="5715"/>
            <wp:docPr id="1542837936" name="Gráfico 1">
              <a:extLst xmlns:a="http://schemas.openxmlformats.org/drawingml/2006/main">
                <a:ext uri="{FF2B5EF4-FFF2-40B4-BE49-F238E27FC236}">
                  <a16:creationId xmlns:a16="http://schemas.microsoft.com/office/drawing/2014/main" id="{8C8DBFA2-8F9D-F5FC-D02C-1ADDDB4C58C1}"/>
                </a:ext>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p>
    <w:p w14:paraId="66FE8708" w14:textId="5ABC135C"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012A5311" w14:textId="77777777" w:rsidR="0003196E" w:rsidRDefault="0003196E" w:rsidP="0003196E">
      <w:pPr>
        <w:jc w:val="center"/>
        <w:rPr>
          <w:rFonts w:ascii="Aptos" w:eastAsia="Aptos" w:hAnsi="Aptos" w:cs="Times New Roman"/>
          <w:sz w:val="14"/>
          <w:szCs w:val="14"/>
        </w:rPr>
      </w:pPr>
    </w:p>
    <w:p w14:paraId="1CAD1B31" w14:textId="77777777" w:rsidR="0045367E" w:rsidRPr="0003196E" w:rsidRDefault="0045367E" w:rsidP="0003196E">
      <w:pPr>
        <w:jc w:val="center"/>
        <w:rPr>
          <w:rFonts w:ascii="Aptos" w:eastAsia="Aptos" w:hAnsi="Aptos" w:cs="Times New Roman"/>
          <w:sz w:val="14"/>
          <w:szCs w:val="14"/>
        </w:rPr>
      </w:pPr>
    </w:p>
    <w:p w14:paraId="4FC16A66" w14:textId="1475786F"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E.26 – Distribuição das respostas à questão 6.1.</w:t>
      </w:r>
    </w:p>
    <w:p w14:paraId="4A1B9FE0" w14:textId="60A70EB2" w:rsidR="0003196E" w:rsidRPr="0003196E" w:rsidRDefault="00194806" w:rsidP="00AD2198">
      <w:pPr>
        <w:jc w:val="center"/>
        <w:rPr>
          <w:rFonts w:ascii="Aptos" w:eastAsia="Aptos" w:hAnsi="Aptos" w:cs="Times New Roman"/>
        </w:rPr>
      </w:pPr>
      <w:r>
        <w:rPr>
          <w:noProof/>
        </w:rPr>
        <w:drawing>
          <wp:inline distT="0" distB="0" distL="0" distR="0" wp14:anchorId="2961DE3C" wp14:editId="5C559CA5">
            <wp:extent cx="4500000" cy="2700000"/>
            <wp:effectExtent l="0" t="0" r="15240" b="5715"/>
            <wp:docPr id="720754221" name="Gráfico 1">
              <a:extLst xmlns:a="http://schemas.openxmlformats.org/drawingml/2006/main">
                <a:ext uri="{FF2B5EF4-FFF2-40B4-BE49-F238E27FC236}">
                  <a16:creationId xmlns:a16="http://schemas.microsoft.com/office/drawing/2014/main" id="{85F3769A-E1B3-78DA-384E-98C34559EA1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inline>
        </w:drawing>
      </w:r>
    </w:p>
    <w:p w14:paraId="647B1DB1" w14:textId="7C3F9F3D"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71809B1C" w14:textId="622EF44D" w:rsidR="00AD2198" w:rsidRDefault="00AD2198" w:rsidP="00AD2198">
      <w:pPr>
        <w:rPr>
          <w:rFonts w:ascii="Arial" w:eastAsia="Aptos" w:hAnsi="Arial" w:cs="Arial"/>
        </w:rPr>
      </w:pPr>
    </w:p>
    <w:p w14:paraId="136B2B37" w14:textId="77777777" w:rsidR="0003196E" w:rsidRPr="0003196E" w:rsidRDefault="0003196E" w:rsidP="0003196E">
      <w:pPr>
        <w:rPr>
          <w:rFonts w:ascii="Aptos" w:eastAsia="Aptos" w:hAnsi="Aptos" w:cs="Times New Roman"/>
        </w:rPr>
      </w:pPr>
    </w:p>
    <w:p w14:paraId="20C07499" w14:textId="77777777" w:rsidR="003A2853" w:rsidRDefault="003A2853">
      <w:pPr>
        <w:rPr>
          <w:rFonts w:ascii="Arial" w:eastAsia="Aptos" w:hAnsi="Arial" w:cs="Arial"/>
        </w:rPr>
      </w:pPr>
      <w:r>
        <w:rPr>
          <w:rFonts w:ascii="Arial" w:eastAsia="Aptos" w:hAnsi="Arial" w:cs="Arial"/>
        </w:rPr>
        <w:br w:type="page"/>
      </w:r>
    </w:p>
    <w:p w14:paraId="1165A7C3" w14:textId="628CED55"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E.27 – Distribuição das respostas à questão 6.2.</w:t>
      </w:r>
    </w:p>
    <w:p w14:paraId="03E1A1F6" w14:textId="052EC7F2" w:rsidR="0003196E" w:rsidRPr="0003196E" w:rsidRDefault="00194806" w:rsidP="00AD2198">
      <w:pPr>
        <w:jc w:val="center"/>
        <w:rPr>
          <w:rFonts w:ascii="Aptos" w:eastAsia="Aptos" w:hAnsi="Aptos" w:cs="Times New Roman"/>
        </w:rPr>
      </w:pPr>
      <w:r>
        <w:rPr>
          <w:noProof/>
        </w:rPr>
        <w:drawing>
          <wp:inline distT="0" distB="0" distL="0" distR="0" wp14:anchorId="6E75CBEB" wp14:editId="24A1BAD6">
            <wp:extent cx="4500000" cy="2700000"/>
            <wp:effectExtent l="0" t="0" r="15240" b="5715"/>
            <wp:docPr id="1077836715" name="Gráfico 1">
              <a:extLst xmlns:a="http://schemas.openxmlformats.org/drawingml/2006/main">
                <a:ext uri="{FF2B5EF4-FFF2-40B4-BE49-F238E27FC236}">
                  <a16:creationId xmlns:a16="http://schemas.microsoft.com/office/drawing/2014/main" id="{E6B6F2FA-42A1-8C7A-DBF7-3F9E77EE23F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inline>
        </w:drawing>
      </w:r>
    </w:p>
    <w:p w14:paraId="63A0CFD9" w14:textId="2FCCD9CD"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6DCB7CA7" w14:textId="2B529784" w:rsidR="00AD2198" w:rsidRDefault="00AD2198" w:rsidP="00AD2198">
      <w:pPr>
        <w:rPr>
          <w:rFonts w:ascii="Arial" w:eastAsia="Aptos" w:hAnsi="Arial" w:cs="Arial"/>
        </w:rPr>
      </w:pPr>
    </w:p>
    <w:p w14:paraId="1428E4F3" w14:textId="77777777" w:rsidR="0003196E" w:rsidRPr="0003196E" w:rsidRDefault="0003196E" w:rsidP="0003196E">
      <w:pPr>
        <w:rPr>
          <w:rFonts w:ascii="Aptos" w:eastAsia="Aptos" w:hAnsi="Aptos" w:cs="Times New Roman"/>
        </w:rPr>
      </w:pPr>
    </w:p>
    <w:p w14:paraId="15795359" w14:textId="7FE3F4F9" w:rsidR="0003196E" w:rsidRDefault="0003196E"/>
    <w:p w14:paraId="7DC2960C" w14:textId="77777777" w:rsidR="00A117AA" w:rsidRDefault="00A117AA" w:rsidP="00A117AA"/>
    <w:p w14:paraId="043F5A27" w14:textId="77777777" w:rsidR="00811D4F" w:rsidRDefault="00811D4F"/>
    <w:p w14:paraId="63253D2D" w14:textId="22BBABB7" w:rsidR="00A22DBE" w:rsidRDefault="00A22DBE"/>
    <w:sectPr w:rsidR="00A22DBE" w:rsidSect="00955CF9">
      <w:headerReference w:type="default" r:id="rId120"/>
      <w:pgSz w:w="11906" w:h="16838" w:code="9"/>
      <w:pgMar w:top="1701" w:right="1134" w:bottom="1134" w:left="1701" w:header="1134" w:footer="709" w:gutter="0"/>
      <w:pgNumType w:start="1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375C1" w14:textId="77777777" w:rsidR="003E1330" w:rsidRDefault="003E1330" w:rsidP="00D61DA7">
      <w:pPr>
        <w:spacing w:after="0" w:line="240" w:lineRule="auto"/>
      </w:pPr>
      <w:r>
        <w:separator/>
      </w:r>
    </w:p>
  </w:endnote>
  <w:endnote w:type="continuationSeparator" w:id="0">
    <w:p w14:paraId="37ECE000" w14:textId="77777777" w:rsidR="003E1330" w:rsidRDefault="003E1330" w:rsidP="00D61DA7">
      <w:pPr>
        <w:spacing w:after="0" w:line="240" w:lineRule="auto"/>
      </w:pPr>
      <w:r>
        <w:continuationSeparator/>
      </w:r>
    </w:p>
  </w:endnote>
  <w:endnote w:type="continuationNotice" w:id="1">
    <w:p w14:paraId="4304CC49" w14:textId="77777777" w:rsidR="003E1330" w:rsidRDefault="003E13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A8741" w14:textId="77777777" w:rsidR="003E1330" w:rsidRDefault="003E1330" w:rsidP="00D61DA7">
      <w:pPr>
        <w:spacing w:after="0" w:line="240" w:lineRule="auto"/>
      </w:pPr>
      <w:r>
        <w:separator/>
      </w:r>
    </w:p>
  </w:footnote>
  <w:footnote w:type="continuationSeparator" w:id="0">
    <w:p w14:paraId="76E4207D" w14:textId="77777777" w:rsidR="003E1330" w:rsidRDefault="003E1330" w:rsidP="00D61DA7">
      <w:pPr>
        <w:spacing w:after="0" w:line="240" w:lineRule="auto"/>
      </w:pPr>
      <w:r>
        <w:continuationSeparator/>
      </w:r>
    </w:p>
  </w:footnote>
  <w:footnote w:type="continuationNotice" w:id="1">
    <w:p w14:paraId="4FBA4CC0" w14:textId="77777777" w:rsidR="003E1330" w:rsidRDefault="003E1330">
      <w:pPr>
        <w:spacing w:after="0" w:line="240" w:lineRule="auto"/>
      </w:pPr>
    </w:p>
  </w:footnote>
  <w:footnote w:id="2">
    <w:p w14:paraId="190F42CB" w14:textId="431C3D7D" w:rsidR="00C320F3" w:rsidRDefault="00C320F3">
      <w:pPr>
        <w:pStyle w:val="Textodenotaderodap"/>
      </w:pPr>
      <w:r>
        <w:rPr>
          <w:rStyle w:val="Refdenotaderodap"/>
        </w:rPr>
        <w:footnoteRef/>
      </w:r>
      <w:r>
        <w:t xml:space="preserve"> </w:t>
      </w:r>
      <w:r w:rsidRPr="00C320F3">
        <w:t xml:space="preserve">empresa multinacional de tecnologia norte-americana com sede em Seattle, Washington. A companhia se concentra no </w:t>
      </w:r>
      <w:r w:rsidRPr="007F258E">
        <w:rPr>
          <w:i/>
          <w:iCs/>
        </w:rPr>
        <w:t>e-commerce</w:t>
      </w:r>
      <w:r w:rsidRPr="00C320F3">
        <w:t xml:space="preserve">, computação em nuvem, </w:t>
      </w:r>
      <w:r w:rsidRPr="007F258E">
        <w:rPr>
          <w:i/>
          <w:iCs/>
        </w:rPr>
        <w:t>streaming</w:t>
      </w:r>
      <w:r w:rsidRPr="00C320F3">
        <w:t xml:space="preserve"> e inteligência artificial. É considerada uma das cinco grandes empresas de tecnologia, juntamente com Google, Apple, Microsoft e </w:t>
      </w:r>
      <w:r w:rsidR="00E30F4B">
        <w:t>Meta</w:t>
      </w:r>
    </w:p>
  </w:footnote>
  <w:footnote w:id="3">
    <w:p w14:paraId="123262D9" w14:textId="574C9CF5" w:rsidR="00C320F3" w:rsidRDefault="00C320F3">
      <w:pPr>
        <w:pStyle w:val="Textodenotaderodap"/>
      </w:pPr>
      <w:r>
        <w:rPr>
          <w:rStyle w:val="Refdenotaderodap"/>
        </w:rPr>
        <w:footnoteRef/>
      </w:r>
      <w:r>
        <w:t xml:space="preserve"> </w:t>
      </w:r>
      <w:r w:rsidRPr="00C320F3">
        <w:t xml:space="preserve">aplicativo </w:t>
      </w:r>
      <w:r>
        <w:t xml:space="preserve">popular </w:t>
      </w:r>
      <w:r w:rsidRPr="00C320F3">
        <w:t>de notícias personalizadas</w:t>
      </w:r>
      <w:r>
        <w:t>. R</w:t>
      </w:r>
      <w:r w:rsidRPr="00C320F3">
        <w:t xml:space="preserve">eúne notícias, </w:t>
      </w:r>
      <w:r>
        <w:t xml:space="preserve">conversas e </w:t>
      </w:r>
      <w:r w:rsidRPr="00C320F3">
        <w:t>histórias populares</w:t>
      </w:r>
      <w:r>
        <w:t>.</w:t>
      </w:r>
    </w:p>
  </w:footnote>
  <w:footnote w:id="4">
    <w:p w14:paraId="5551429B" w14:textId="427C01F2" w:rsidR="00C320F3" w:rsidRDefault="00C320F3">
      <w:pPr>
        <w:pStyle w:val="Textodenotaderodap"/>
      </w:pPr>
      <w:r>
        <w:rPr>
          <w:rStyle w:val="Refdenotaderodap"/>
        </w:rPr>
        <w:footnoteRef/>
      </w:r>
      <w:r>
        <w:t xml:space="preserve"> </w:t>
      </w:r>
      <w:r w:rsidRPr="00C320F3">
        <w:t>aplicativo multiplataforma de mensagens instantâneas e chamadas de voz para smartphones. Além de mensagens de texto, os usuários podem enviar imagens, vídeos e documentos em PDF, além de fazer ligações grátis por meio de uma conexão com a internet.</w:t>
      </w:r>
    </w:p>
  </w:footnote>
  <w:footnote w:id="5">
    <w:p w14:paraId="30E1D3D8" w14:textId="60414B4E" w:rsidR="00C320F3" w:rsidRDefault="00C320F3">
      <w:pPr>
        <w:pStyle w:val="Textodenotaderodap"/>
      </w:pPr>
      <w:r>
        <w:rPr>
          <w:rStyle w:val="Refdenotaderodap"/>
        </w:rPr>
        <w:footnoteRef/>
      </w:r>
      <w:r>
        <w:t xml:space="preserve"> </w:t>
      </w:r>
      <w:r w:rsidRPr="00C320F3">
        <w:t>aplicativo gratuito desenvolvido pela Samsung que serve para monitorar vários aspectos da vida diária que contribuem para o bem-estar, como atividade física, alimentação e sono</w:t>
      </w:r>
    </w:p>
  </w:footnote>
  <w:footnote w:id="6">
    <w:p w14:paraId="5C204319" w14:textId="3184FE63" w:rsidR="00C320F3" w:rsidRDefault="00C320F3">
      <w:pPr>
        <w:pStyle w:val="Textodenotaderodap"/>
      </w:pPr>
      <w:r>
        <w:rPr>
          <w:rStyle w:val="Refdenotaderodap"/>
        </w:rPr>
        <w:footnoteRef/>
      </w:r>
      <w:r>
        <w:t xml:space="preserve"> </w:t>
      </w:r>
      <w:r w:rsidR="003A7332" w:rsidRPr="003A7332">
        <w:t>aplicativo e site para smartphone de monitoramento de saúde e condicionamento físico.</w:t>
      </w:r>
    </w:p>
  </w:footnote>
  <w:footnote w:id="7">
    <w:p w14:paraId="201D775B" w14:textId="77777777" w:rsidR="000500B9" w:rsidRPr="00027C7C" w:rsidRDefault="000500B9" w:rsidP="000500B9">
      <w:pPr>
        <w:pStyle w:val="Textodenotaderodap"/>
      </w:pPr>
      <w:r>
        <w:rPr>
          <w:rStyle w:val="Refdenotaderodap"/>
        </w:rPr>
        <w:footnoteRef/>
      </w:r>
      <w:r>
        <w:t xml:space="preserve"> </w:t>
      </w:r>
      <w:r w:rsidRPr="00027C7C">
        <w:t xml:space="preserve">NPM (Node Package Manager): É o gerenciador de pacotes padrão para o ambiente de execução JavaScript Node.js. Ele facilita a distribuição, instalação e atualização de bibliotecas de código aberto, permitindo que desenvolvedores integrem funcionalidades externas e gerenciem dependências de forma automatizada em aplicações web e </w:t>
      </w:r>
      <w:r w:rsidRPr="00A85454">
        <w:rPr>
          <w:i/>
          <w:iCs/>
        </w:rPr>
        <w:t>mobile</w:t>
      </w:r>
      <w:r w:rsidRPr="00027C7C">
        <w:t>.</w:t>
      </w:r>
    </w:p>
  </w:footnote>
  <w:footnote w:id="8">
    <w:p w14:paraId="2578A924" w14:textId="77777777" w:rsidR="000500B9" w:rsidRPr="00027C7C" w:rsidRDefault="000500B9" w:rsidP="000500B9">
      <w:pPr>
        <w:pStyle w:val="Textodenotaderodap"/>
      </w:pPr>
      <w:r w:rsidRPr="00027C7C">
        <w:rPr>
          <w:rStyle w:val="Refdenotaderodap"/>
        </w:rPr>
        <w:footnoteRef/>
      </w:r>
      <w:r w:rsidRPr="00027C7C">
        <w:t xml:space="preserve"> Maven (Apache Maven): É uma ferramenta de automação de compilação e gerenciamento de dependências utilizada primordialmente em projetos Java. Ele utiliza um arquivo de configuração (POM) para padronizar o ciclo de vida do desenvolvimento, assegurando a consistência, a reutilização planejada de código e a integração de componentes previamente testados em sistemas complexos.</w:t>
      </w:r>
    </w:p>
  </w:footnote>
  <w:footnote w:id="9">
    <w:p w14:paraId="20FD7DB5" w14:textId="77777777" w:rsidR="000500B9" w:rsidRPr="00027C7C" w:rsidRDefault="000500B9" w:rsidP="000500B9">
      <w:pPr>
        <w:pStyle w:val="Textodenotaderodap"/>
      </w:pPr>
      <w:r w:rsidRPr="00027C7C">
        <w:rPr>
          <w:rStyle w:val="Refdenotaderodap"/>
        </w:rPr>
        <w:footnoteRef/>
      </w:r>
      <w:r w:rsidRPr="00027C7C">
        <w:t xml:space="preserve"> PyPI (Python Package Index): É o repositório oficial de software de terceiros para a linguagem de programação Python. Ele funciona como uma biblioteca centralizada que armazena e distribui pacotes de software, permitindo que desenvolvedores localizem e instalem ferramentas especializadas — como bibliotecas de processamento de dados ou interface — de maneira eficiente e confiável.</w:t>
      </w:r>
    </w:p>
  </w:footnote>
  <w:footnote w:id="10">
    <w:p w14:paraId="37CC4200" w14:textId="77777777" w:rsidR="000500B9" w:rsidRPr="00A20A60" w:rsidRDefault="000500B9" w:rsidP="000500B9">
      <w:pPr>
        <w:pStyle w:val="Textodenotaderodap"/>
        <w:rPr>
          <w:sz w:val="18"/>
          <w:szCs w:val="18"/>
        </w:rPr>
      </w:pPr>
      <w:r>
        <w:rPr>
          <w:rStyle w:val="Refdenotaderodap"/>
        </w:rPr>
        <w:footnoteRef/>
      </w:r>
      <w:r>
        <w:t xml:space="preserve"> </w:t>
      </w:r>
      <w:r w:rsidRPr="00A20A60">
        <w:rPr>
          <w:sz w:val="18"/>
          <w:szCs w:val="18"/>
        </w:rPr>
        <w:t xml:space="preserve">Vue.js é um  </w:t>
      </w:r>
      <w:r w:rsidRPr="00A20A60">
        <w:rPr>
          <w:i/>
          <w:iCs/>
          <w:sz w:val="18"/>
          <w:szCs w:val="18"/>
        </w:rPr>
        <w:t>framework</w:t>
      </w:r>
      <w:r w:rsidRPr="00A20A60">
        <w:rPr>
          <w:sz w:val="18"/>
          <w:szCs w:val="18"/>
        </w:rPr>
        <w:t xml:space="preserve"> JavaScript de código aberto, baseado em componentes e orientado à construção de interfaces de usuário para aplicações web. Adota um modelo reativo de atualização da interface e permite a organização da aplicação em componentes reutilizáveis, sendo amplamente utilizado no desenvolvimento de aplicações web modernas, incluindo aplicações de página única (Single Page Applications – SPAs).</w:t>
      </w:r>
    </w:p>
  </w:footnote>
  <w:footnote w:id="11">
    <w:p w14:paraId="3889D94A" w14:textId="77777777" w:rsidR="002815EE" w:rsidRDefault="002815EE" w:rsidP="002815EE">
      <w:pPr>
        <w:pStyle w:val="Textodenotaderodap"/>
      </w:pPr>
      <w:r>
        <w:rPr>
          <w:rStyle w:val="Refdenotaderodap"/>
        </w:rPr>
        <w:footnoteRef/>
      </w:r>
      <w:r>
        <w:t xml:space="preserve"> Normalização é o processo de modelar o banco de dados projetando a forma como as informações serão armazenadas a fim de eliminar, ou pelo menos minimizar a redundância do banco. Compreende um conjunto de regras chamados de formas normais.</w:t>
      </w:r>
    </w:p>
  </w:footnote>
  <w:footnote w:id="12">
    <w:p w14:paraId="1B61CB1F" w14:textId="77777777" w:rsidR="002815EE" w:rsidRPr="00F016EF" w:rsidRDefault="002815EE" w:rsidP="002815EE">
      <w:pPr>
        <w:pStyle w:val="Textodenotaderodap"/>
      </w:pPr>
      <w:r>
        <w:rPr>
          <w:rStyle w:val="Refdenotaderodap"/>
        </w:rPr>
        <w:footnoteRef/>
      </w:r>
      <w:r>
        <w:t xml:space="preserve"> Uma </w:t>
      </w:r>
      <w:r w:rsidRPr="00F016EF">
        <w:rPr>
          <w:i/>
          <w:iCs/>
        </w:rPr>
        <w:t>View</w:t>
      </w:r>
      <w:r>
        <w:rPr>
          <w:i/>
          <w:iCs/>
        </w:rPr>
        <w:t xml:space="preserve"> </w:t>
      </w:r>
      <w:r w:rsidRPr="00F016EF">
        <w:t>é um objeto armazenado no Banco de Dados que armazena em sua estrutura uma consulta que pode retornar dados de uma tabela ou de várias tabelas relacionadas.</w:t>
      </w:r>
    </w:p>
  </w:footnote>
  <w:footnote w:id="13">
    <w:p w14:paraId="11BA1292" w14:textId="2778960D" w:rsidR="002815EE" w:rsidRDefault="002815EE" w:rsidP="002815EE">
      <w:pPr>
        <w:pStyle w:val="Textodenotaderodap"/>
      </w:pPr>
      <w:r>
        <w:rPr>
          <w:rStyle w:val="Refdenotaderodap"/>
        </w:rPr>
        <w:footnoteRef/>
      </w:r>
      <w:r>
        <w:t xml:space="preserve"> É uma coleção de metadados que contém definições e representações de elementos de dados</w:t>
      </w:r>
      <w:r w:rsidR="00A57961">
        <w:t>.</w:t>
      </w:r>
    </w:p>
  </w:footnote>
  <w:footnote w:id="14">
    <w:p w14:paraId="2A672842" w14:textId="77777777" w:rsidR="002815EE" w:rsidRDefault="002815EE" w:rsidP="002815EE">
      <w:pPr>
        <w:pStyle w:val="Textodenotaderodap"/>
      </w:pPr>
      <w:r>
        <w:rPr>
          <w:rStyle w:val="Refdenotaderodap"/>
        </w:rPr>
        <w:footnoteRef/>
      </w:r>
      <w:r>
        <w:t xml:space="preserve"> </w:t>
      </w:r>
      <w:r w:rsidRPr="00AC37EC">
        <w:rPr>
          <w:i/>
          <w:iCs/>
        </w:rPr>
        <w:t>Stored Procedure</w:t>
      </w:r>
      <w:r>
        <w:t xml:space="preserve"> ou Procedimento Armazenado é um objeto armazenado no banco de dados que contém comandos SQL a serem executados quando é chamado. Pode conter consultas parametrizadas, comandos de inclusão, alteração e exclusão de dados, podendo inclusive conter regras de negócio complexas.</w:t>
      </w:r>
    </w:p>
  </w:footnote>
  <w:footnote w:id="15">
    <w:p w14:paraId="2E03B36A" w14:textId="51AF23C9" w:rsidR="0020720D" w:rsidRDefault="0020720D">
      <w:pPr>
        <w:pStyle w:val="Textodenotaderodap"/>
      </w:pPr>
      <w:r>
        <w:rPr>
          <w:rStyle w:val="Refdenotaderodap"/>
        </w:rPr>
        <w:footnoteRef/>
      </w:r>
      <w:r>
        <w:t xml:space="preserve"> </w:t>
      </w:r>
      <w:r w:rsidRPr="0020720D">
        <w:rPr>
          <w:b/>
          <w:bCs/>
        </w:rPr>
        <w:t>Gradle</w:t>
      </w:r>
      <w:r w:rsidRPr="0020720D">
        <w:t xml:space="preserve"> é uma ferramenta de automação de build utilizada no desenvolvimento Android para gerenciar dependências e controlar o processo de compilação e empacotamento da aplicação.</w:t>
      </w:r>
    </w:p>
  </w:footnote>
  <w:footnote w:id="16">
    <w:p w14:paraId="6DCBEDD4" w14:textId="77777777" w:rsidR="00160387" w:rsidRDefault="00160387" w:rsidP="00160387">
      <w:pPr>
        <w:pStyle w:val="Textodenotaderodap"/>
      </w:pPr>
      <w:r>
        <w:rPr>
          <w:rStyle w:val="Refdenotaderodap"/>
        </w:rPr>
        <w:footnoteRef/>
      </w:r>
      <w:r>
        <w:t xml:space="preserve"> </w:t>
      </w:r>
      <w:r w:rsidRPr="00FC31E4">
        <w:t xml:space="preserve">Material disponível no ambiente Moodle da UFABC, em: </w:t>
      </w:r>
      <w:hyperlink r:id="rId1" w:tgtFrame="_new" w:history="1">
        <w:r w:rsidRPr="00FC31E4">
          <w:rPr>
            <w:rStyle w:val="Hyperlink"/>
          </w:rPr>
          <w:t>https://moodlearquivo.ufabc.edu.br/course/view.php?id=4296</w:t>
        </w:r>
      </w:hyperlink>
      <w:r w:rsidRPr="00FC31E4">
        <w:t>. Acesso em:</w:t>
      </w:r>
      <w:r>
        <w:t xml:space="preserve"> 10 jan 26</w:t>
      </w:r>
      <w:r w:rsidRPr="00FC31E4">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AD55" w14:textId="02323E44" w:rsidR="00D61DA7" w:rsidRPr="005317E4" w:rsidRDefault="00D61DA7">
    <w:pPr>
      <w:pStyle w:val="Cabealho"/>
      <w:jc w:val="right"/>
      <w:rPr>
        <w:rFonts w:ascii="Arial" w:hAnsi="Arial" w:cs="Arial"/>
        <w:sz w:val="20"/>
        <w:szCs w:val="20"/>
      </w:rPr>
    </w:pPr>
  </w:p>
  <w:p w14:paraId="736E9707" w14:textId="77777777" w:rsidR="00D61DA7" w:rsidRDefault="00D61DA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117633"/>
      <w:docPartObj>
        <w:docPartGallery w:val="Page Numbers (Top of Page)"/>
        <w:docPartUnique/>
      </w:docPartObj>
    </w:sdtPr>
    <w:sdtEndPr>
      <w:rPr>
        <w:rFonts w:ascii="Arial" w:hAnsi="Arial" w:cs="Arial"/>
        <w:sz w:val="20"/>
        <w:szCs w:val="20"/>
      </w:rPr>
    </w:sdtEndPr>
    <w:sdtContent>
      <w:p w14:paraId="2FDE4CA4" w14:textId="77777777" w:rsidR="00F019DA" w:rsidRPr="005317E4" w:rsidRDefault="00F019DA">
        <w:pPr>
          <w:pStyle w:val="Cabealho"/>
          <w:jc w:val="right"/>
          <w:rPr>
            <w:rFonts w:ascii="Arial" w:hAnsi="Arial" w:cs="Arial"/>
            <w:sz w:val="20"/>
            <w:szCs w:val="20"/>
          </w:rPr>
        </w:pPr>
        <w:r w:rsidRPr="005317E4">
          <w:rPr>
            <w:rFonts w:ascii="Arial" w:hAnsi="Arial" w:cs="Arial"/>
            <w:sz w:val="20"/>
            <w:szCs w:val="20"/>
          </w:rPr>
          <w:fldChar w:fldCharType="begin"/>
        </w:r>
        <w:r w:rsidRPr="005317E4">
          <w:rPr>
            <w:rFonts w:ascii="Arial" w:hAnsi="Arial" w:cs="Arial"/>
            <w:sz w:val="20"/>
            <w:szCs w:val="20"/>
          </w:rPr>
          <w:instrText>PAGE   \* MERGEFORMAT</w:instrText>
        </w:r>
        <w:r w:rsidRPr="005317E4">
          <w:rPr>
            <w:rFonts w:ascii="Arial" w:hAnsi="Arial" w:cs="Arial"/>
            <w:sz w:val="20"/>
            <w:szCs w:val="20"/>
          </w:rPr>
          <w:fldChar w:fldCharType="separate"/>
        </w:r>
        <w:r w:rsidRPr="005317E4">
          <w:rPr>
            <w:rFonts w:ascii="Arial" w:hAnsi="Arial" w:cs="Arial"/>
            <w:sz w:val="20"/>
            <w:szCs w:val="20"/>
          </w:rPr>
          <w:t>2</w:t>
        </w:r>
        <w:r w:rsidRPr="005317E4">
          <w:rPr>
            <w:rFonts w:ascii="Arial" w:hAnsi="Arial" w:cs="Arial"/>
            <w:sz w:val="20"/>
            <w:szCs w:val="20"/>
          </w:rPr>
          <w:fldChar w:fldCharType="end"/>
        </w:r>
      </w:p>
    </w:sdtContent>
  </w:sdt>
  <w:p w14:paraId="7E2F0F09" w14:textId="77777777" w:rsidR="00F019DA" w:rsidRDefault="00F019D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0A2"/>
    <w:multiLevelType w:val="hybridMultilevel"/>
    <w:tmpl w:val="916A1D62"/>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 w15:restartNumberingAfterBreak="0">
    <w:nsid w:val="06506646"/>
    <w:multiLevelType w:val="hybridMultilevel"/>
    <w:tmpl w:val="B65EAD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AFB7E2D"/>
    <w:multiLevelType w:val="hybridMultilevel"/>
    <w:tmpl w:val="8A7885C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6A84EBD"/>
    <w:multiLevelType w:val="hybridMultilevel"/>
    <w:tmpl w:val="19F4E9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6EC0427"/>
    <w:multiLevelType w:val="hybridMultilevel"/>
    <w:tmpl w:val="17346532"/>
    <w:lvl w:ilvl="0" w:tplc="9418BFD8">
      <w:start w:val="1"/>
      <w:numFmt w:val="bullet"/>
      <w:lvlText w:val=""/>
      <w:lvlJc w:val="left"/>
      <w:pPr>
        <w:ind w:left="1080" w:hanging="360"/>
      </w:pPr>
      <w:rPr>
        <w:rFonts w:ascii="Symbol" w:hAnsi="Symbol"/>
      </w:rPr>
    </w:lvl>
    <w:lvl w:ilvl="1" w:tplc="3978443E">
      <w:start w:val="1"/>
      <w:numFmt w:val="bullet"/>
      <w:lvlText w:val=""/>
      <w:lvlJc w:val="left"/>
      <w:pPr>
        <w:ind w:left="1080" w:hanging="360"/>
      </w:pPr>
      <w:rPr>
        <w:rFonts w:ascii="Symbol" w:hAnsi="Symbol"/>
      </w:rPr>
    </w:lvl>
    <w:lvl w:ilvl="2" w:tplc="507874FA">
      <w:start w:val="1"/>
      <w:numFmt w:val="bullet"/>
      <w:lvlText w:val=""/>
      <w:lvlJc w:val="left"/>
      <w:pPr>
        <w:ind w:left="1080" w:hanging="360"/>
      </w:pPr>
      <w:rPr>
        <w:rFonts w:ascii="Symbol" w:hAnsi="Symbol"/>
      </w:rPr>
    </w:lvl>
    <w:lvl w:ilvl="3" w:tplc="3B5204D6">
      <w:start w:val="1"/>
      <w:numFmt w:val="bullet"/>
      <w:lvlText w:val=""/>
      <w:lvlJc w:val="left"/>
      <w:pPr>
        <w:ind w:left="1080" w:hanging="360"/>
      </w:pPr>
      <w:rPr>
        <w:rFonts w:ascii="Symbol" w:hAnsi="Symbol"/>
      </w:rPr>
    </w:lvl>
    <w:lvl w:ilvl="4" w:tplc="01F46DC2">
      <w:start w:val="1"/>
      <w:numFmt w:val="bullet"/>
      <w:lvlText w:val=""/>
      <w:lvlJc w:val="left"/>
      <w:pPr>
        <w:ind w:left="1080" w:hanging="360"/>
      </w:pPr>
      <w:rPr>
        <w:rFonts w:ascii="Symbol" w:hAnsi="Symbol"/>
      </w:rPr>
    </w:lvl>
    <w:lvl w:ilvl="5" w:tplc="1A6AA508">
      <w:start w:val="1"/>
      <w:numFmt w:val="bullet"/>
      <w:lvlText w:val=""/>
      <w:lvlJc w:val="left"/>
      <w:pPr>
        <w:ind w:left="1080" w:hanging="360"/>
      </w:pPr>
      <w:rPr>
        <w:rFonts w:ascii="Symbol" w:hAnsi="Symbol"/>
      </w:rPr>
    </w:lvl>
    <w:lvl w:ilvl="6" w:tplc="C78CF55C">
      <w:start w:val="1"/>
      <w:numFmt w:val="bullet"/>
      <w:lvlText w:val=""/>
      <w:lvlJc w:val="left"/>
      <w:pPr>
        <w:ind w:left="1080" w:hanging="360"/>
      </w:pPr>
      <w:rPr>
        <w:rFonts w:ascii="Symbol" w:hAnsi="Symbol"/>
      </w:rPr>
    </w:lvl>
    <w:lvl w:ilvl="7" w:tplc="531CDD0A">
      <w:start w:val="1"/>
      <w:numFmt w:val="bullet"/>
      <w:lvlText w:val=""/>
      <w:lvlJc w:val="left"/>
      <w:pPr>
        <w:ind w:left="1080" w:hanging="360"/>
      </w:pPr>
      <w:rPr>
        <w:rFonts w:ascii="Symbol" w:hAnsi="Symbol"/>
      </w:rPr>
    </w:lvl>
    <w:lvl w:ilvl="8" w:tplc="713C65B2">
      <w:start w:val="1"/>
      <w:numFmt w:val="bullet"/>
      <w:lvlText w:val=""/>
      <w:lvlJc w:val="left"/>
      <w:pPr>
        <w:ind w:left="1080" w:hanging="360"/>
      </w:pPr>
      <w:rPr>
        <w:rFonts w:ascii="Symbol" w:hAnsi="Symbol"/>
      </w:rPr>
    </w:lvl>
  </w:abstractNum>
  <w:abstractNum w:abstractNumId="5" w15:restartNumberingAfterBreak="0">
    <w:nsid w:val="186648D5"/>
    <w:multiLevelType w:val="multilevel"/>
    <w:tmpl w:val="A3F2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10579"/>
    <w:multiLevelType w:val="hybridMultilevel"/>
    <w:tmpl w:val="54745580"/>
    <w:lvl w:ilvl="0" w:tplc="8F342E7C">
      <w:start w:val="1"/>
      <w:numFmt w:val="lowerRoman"/>
      <w:lvlText w:val="(%1)"/>
      <w:lvlJc w:val="left"/>
      <w:pPr>
        <w:ind w:left="1428" w:hanging="720"/>
      </w:pPr>
      <w:rPr>
        <w:rFonts w:ascii="Arial" w:eastAsiaTheme="minorHAnsi" w:hAnsi="Arial" w:cs="Arial"/>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1D7F526D"/>
    <w:multiLevelType w:val="hybridMultilevel"/>
    <w:tmpl w:val="D1F67DE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21531348"/>
    <w:multiLevelType w:val="multilevel"/>
    <w:tmpl w:val="BCC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53523"/>
    <w:multiLevelType w:val="hybridMultilevel"/>
    <w:tmpl w:val="C3DE9496"/>
    <w:lvl w:ilvl="0" w:tplc="2B12C546">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0" w15:restartNumberingAfterBreak="0">
    <w:nsid w:val="2F06456E"/>
    <w:multiLevelType w:val="multilevel"/>
    <w:tmpl w:val="948A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07412F"/>
    <w:multiLevelType w:val="multilevel"/>
    <w:tmpl w:val="D80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72CD9"/>
    <w:multiLevelType w:val="multilevel"/>
    <w:tmpl w:val="6210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D0E19"/>
    <w:multiLevelType w:val="multilevel"/>
    <w:tmpl w:val="EDA6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F1BC4"/>
    <w:multiLevelType w:val="multilevel"/>
    <w:tmpl w:val="CB9C9D1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15" w15:restartNumberingAfterBreak="0">
    <w:nsid w:val="46BE194E"/>
    <w:multiLevelType w:val="hybridMultilevel"/>
    <w:tmpl w:val="EE9C56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8F06455"/>
    <w:multiLevelType w:val="multilevel"/>
    <w:tmpl w:val="A608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C6AC6"/>
    <w:multiLevelType w:val="hybridMultilevel"/>
    <w:tmpl w:val="D76CDA1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4CF0512A"/>
    <w:multiLevelType w:val="hybridMultilevel"/>
    <w:tmpl w:val="EF0E6D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15:restartNumberingAfterBreak="0">
    <w:nsid w:val="584468DB"/>
    <w:multiLevelType w:val="hybridMultilevel"/>
    <w:tmpl w:val="E91C9BC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589F1FE0"/>
    <w:multiLevelType w:val="hybridMultilevel"/>
    <w:tmpl w:val="6C0EDBC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8BB4F68"/>
    <w:multiLevelType w:val="hybridMultilevel"/>
    <w:tmpl w:val="14B48B82"/>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2" w15:restartNumberingAfterBreak="0">
    <w:nsid w:val="5A4F5AAE"/>
    <w:multiLevelType w:val="multilevel"/>
    <w:tmpl w:val="8DD0C7EE"/>
    <w:lvl w:ilvl="0">
      <w:start w:val="1"/>
      <w:numFmt w:val="decimal"/>
      <w:pStyle w:val="Ttulo1"/>
      <w:lvlText w:val="%1"/>
      <w:lvlJc w:val="left"/>
      <w:pPr>
        <w:ind w:left="1429" w:hanging="360"/>
      </w:pPr>
      <w:rPr>
        <w:rFonts w:hint="default"/>
      </w:rPr>
    </w:lvl>
    <w:lvl w:ilvl="1">
      <w:start w:val="1"/>
      <w:numFmt w:val="decimal"/>
      <w:pStyle w:val="Ttulo2"/>
      <w:isLgl/>
      <w:lvlText w:val="%1.%2"/>
      <w:lvlJc w:val="left"/>
      <w:pPr>
        <w:ind w:left="973" w:hanging="405"/>
      </w:pPr>
      <w:rPr>
        <w:rFonts w:hint="default"/>
      </w:rPr>
    </w:lvl>
    <w:lvl w:ilvl="2">
      <w:start w:val="1"/>
      <w:numFmt w:val="decimal"/>
      <w:pStyle w:val="Ttulo3"/>
      <w:isLgl/>
      <w:lvlText w:val="%1.%2.%3"/>
      <w:lvlJc w:val="left"/>
      <w:pPr>
        <w:ind w:left="1789" w:hanging="720"/>
      </w:pPr>
      <w:rPr>
        <w:rFonts w:hint="default"/>
        <w:b/>
        <w:bCs/>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23" w15:restartNumberingAfterBreak="0">
    <w:nsid w:val="5AFB20AD"/>
    <w:multiLevelType w:val="multilevel"/>
    <w:tmpl w:val="79A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8F4F29"/>
    <w:multiLevelType w:val="hybridMultilevel"/>
    <w:tmpl w:val="73D2A03A"/>
    <w:lvl w:ilvl="0" w:tplc="7A102DC0">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5" w15:restartNumberingAfterBreak="0">
    <w:nsid w:val="67DB1C01"/>
    <w:multiLevelType w:val="multilevel"/>
    <w:tmpl w:val="F08A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786BE0"/>
    <w:multiLevelType w:val="multilevel"/>
    <w:tmpl w:val="6E9C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B5541"/>
    <w:multiLevelType w:val="hybridMultilevel"/>
    <w:tmpl w:val="F47834A4"/>
    <w:lvl w:ilvl="0" w:tplc="53AC56C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F1B0240"/>
    <w:multiLevelType w:val="multilevel"/>
    <w:tmpl w:val="210C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686355">
    <w:abstractNumId w:val="22"/>
  </w:num>
  <w:num w:numId="2" w16cid:durableId="475879856">
    <w:abstractNumId w:val="1"/>
  </w:num>
  <w:num w:numId="3" w16cid:durableId="232812768">
    <w:abstractNumId w:val="3"/>
  </w:num>
  <w:num w:numId="4" w16cid:durableId="1536308551">
    <w:abstractNumId w:val="20"/>
  </w:num>
  <w:num w:numId="5" w16cid:durableId="712776715">
    <w:abstractNumId w:val="9"/>
  </w:num>
  <w:num w:numId="6" w16cid:durableId="84307116">
    <w:abstractNumId w:val="17"/>
  </w:num>
  <w:num w:numId="7" w16cid:durableId="1169827243">
    <w:abstractNumId w:val="15"/>
  </w:num>
  <w:num w:numId="8" w16cid:durableId="1841844459">
    <w:abstractNumId w:val="2"/>
  </w:num>
  <w:num w:numId="9" w16cid:durableId="1631131561">
    <w:abstractNumId w:val="28"/>
  </w:num>
  <w:num w:numId="10" w16cid:durableId="754085978">
    <w:abstractNumId w:val="23"/>
  </w:num>
  <w:num w:numId="11" w16cid:durableId="1757440872">
    <w:abstractNumId w:val="26"/>
  </w:num>
  <w:num w:numId="12" w16cid:durableId="1909881902">
    <w:abstractNumId w:val="16"/>
  </w:num>
  <w:num w:numId="13" w16cid:durableId="859902680">
    <w:abstractNumId w:val="12"/>
  </w:num>
  <w:num w:numId="14" w16cid:durableId="252738239">
    <w:abstractNumId w:val="25"/>
  </w:num>
  <w:num w:numId="15" w16cid:durableId="1839882219">
    <w:abstractNumId w:val="14"/>
  </w:num>
  <w:num w:numId="16" w16cid:durableId="146286639">
    <w:abstractNumId w:val="24"/>
  </w:num>
  <w:num w:numId="17" w16cid:durableId="2130589357">
    <w:abstractNumId w:val="18"/>
  </w:num>
  <w:num w:numId="18" w16cid:durableId="215313250">
    <w:abstractNumId w:val="10"/>
  </w:num>
  <w:num w:numId="19" w16cid:durableId="2026710915">
    <w:abstractNumId w:val="4"/>
  </w:num>
  <w:num w:numId="20" w16cid:durableId="1862551700">
    <w:abstractNumId w:val="7"/>
  </w:num>
  <w:num w:numId="21" w16cid:durableId="522743393">
    <w:abstractNumId w:val="21"/>
  </w:num>
  <w:num w:numId="22" w16cid:durableId="154806662">
    <w:abstractNumId w:val="6"/>
  </w:num>
  <w:num w:numId="23" w16cid:durableId="2095392294">
    <w:abstractNumId w:val="27"/>
  </w:num>
  <w:num w:numId="24" w16cid:durableId="1212116511">
    <w:abstractNumId w:val="11"/>
  </w:num>
  <w:num w:numId="25" w16cid:durableId="114912459">
    <w:abstractNumId w:val="0"/>
  </w:num>
  <w:num w:numId="26" w16cid:durableId="899054336">
    <w:abstractNumId w:val="13"/>
  </w:num>
  <w:num w:numId="27" w16cid:durableId="4886409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7805859">
    <w:abstractNumId w:val="22"/>
  </w:num>
  <w:num w:numId="29" w16cid:durableId="2138520302">
    <w:abstractNumId w:val="22"/>
  </w:num>
  <w:num w:numId="30" w16cid:durableId="60980127">
    <w:abstractNumId w:val="22"/>
  </w:num>
  <w:num w:numId="31" w16cid:durableId="43794073">
    <w:abstractNumId w:val="5"/>
  </w:num>
  <w:num w:numId="32" w16cid:durableId="2107068343">
    <w:abstractNumId w:val="19"/>
  </w:num>
  <w:num w:numId="33" w16cid:durableId="675301987">
    <w:abstractNumId w:val="22"/>
  </w:num>
  <w:num w:numId="34" w16cid:durableId="634991686">
    <w:abstractNumId w:val="22"/>
  </w:num>
  <w:num w:numId="35" w16cid:durableId="1640108138">
    <w:abstractNumId w:val="22"/>
  </w:num>
  <w:num w:numId="36" w16cid:durableId="1608998702">
    <w:abstractNumId w:val="22"/>
  </w:num>
  <w:num w:numId="37" w16cid:durableId="956761747">
    <w:abstractNumId w:val="22"/>
  </w:num>
  <w:num w:numId="38" w16cid:durableId="116922187">
    <w:abstractNumId w:val="8"/>
  </w:num>
  <w:num w:numId="39" w16cid:durableId="2123719246">
    <w:abstractNumId w:val="22"/>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na Cristina Braga">
    <w15:presenceInfo w15:providerId="Windows Live" w15:userId="066ce1a2389be8af"/>
  </w15:person>
  <w15:person w15:author="k2539">
    <w15:presenceInfo w15:providerId="AD" w15:userId="S::k2539@365adu.top::68316a9d-e946-4c2d-ab94-5a2a346039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93"/>
    <w:rsid w:val="00001318"/>
    <w:rsid w:val="00002790"/>
    <w:rsid w:val="00002D99"/>
    <w:rsid w:val="000059EB"/>
    <w:rsid w:val="000065A1"/>
    <w:rsid w:val="00006D46"/>
    <w:rsid w:val="00007AF4"/>
    <w:rsid w:val="000103E0"/>
    <w:rsid w:val="000106E8"/>
    <w:rsid w:val="00011425"/>
    <w:rsid w:val="00012AD7"/>
    <w:rsid w:val="00013B23"/>
    <w:rsid w:val="0001471D"/>
    <w:rsid w:val="00015104"/>
    <w:rsid w:val="00015226"/>
    <w:rsid w:val="00015663"/>
    <w:rsid w:val="00016BC0"/>
    <w:rsid w:val="00016EB6"/>
    <w:rsid w:val="00016FB4"/>
    <w:rsid w:val="000200ED"/>
    <w:rsid w:val="000205D1"/>
    <w:rsid w:val="0003010F"/>
    <w:rsid w:val="000307AE"/>
    <w:rsid w:val="0003196E"/>
    <w:rsid w:val="0003372D"/>
    <w:rsid w:val="000350AE"/>
    <w:rsid w:val="0003703A"/>
    <w:rsid w:val="000373C0"/>
    <w:rsid w:val="00037FF5"/>
    <w:rsid w:val="000437CB"/>
    <w:rsid w:val="000444B1"/>
    <w:rsid w:val="000466DB"/>
    <w:rsid w:val="000468C9"/>
    <w:rsid w:val="000500B9"/>
    <w:rsid w:val="00053120"/>
    <w:rsid w:val="000531D3"/>
    <w:rsid w:val="000557FD"/>
    <w:rsid w:val="00056012"/>
    <w:rsid w:val="00057139"/>
    <w:rsid w:val="00061392"/>
    <w:rsid w:val="00062AC3"/>
    <w:rsid w:val="0006568D"/>
    <w:rsid w:val="00066184"/>
    <w:rsid w:val="0006637E"/>
    <w:rsid w:val="00066A59"/>
    <w:rsid w:val="00066DF4"/>
    <w:rsid w:val="00070AE5"/>
    <w:rsid w:val="00071494"/>
    <w:rsid w:val="0007240B"/>
    <w:rsid w:val="000759A1"/>
    <w:rsid w:val="000760A5"/>
    <w:rsid w:val="00076CF2"/>
    <w:rsid w:val="00081BF7"/>
    <w:rsid w:val="00081D08"/>
    <w:rsid w:val="000828F9"/>
    <w:rsid w:val="0008570B"/>
    <w:rsid w:val="0009013E"/>
    <w:rsid w:val="00092F55"/>
    <w:rsid w:val="000A14F4"/>
    <w:rsid w:val="000A1F09"/>
    <w:rsid w:val="000A33A5"/>
    <w:rsid w:val="000A7580"/>
    <w:rsid w:val="000B0581"/>
    <w:rsid w:val="000B060D"/>
    <w:rsid w:val="000B14B0"/>
    <w:rsid w:val="000B2158"/>
    <w:rsid w:val="000B30C7"/>
    <w:rsid w:val="000B5CB5"/>
    <w:rsid w:val="000B6A18"/>
    <w:rsid w:val="000B6F5C"/>
    <w:rsid w:val="000B7BB4"/>
    <w:rsid w:val="000C04B8"/>
    <w:rsid w:val="000C0BDA"/>
    <w:rsid w:val="000C185D"/>
    <w:rsid w:val="000C45CB"/>
    <w:rsid w:val="000C5D9E"/>
    <w:rsid w:val="000C6071"/>
    <w:rsid w:val="000C76B4"/>
    <w:rsid w:val="000D0593"/>
    <w:rsid w:val="000D0724"/>
    <w:rsid w:val="000D0D67"/>
    <w:rsid w:val="000D0E85"/>
    <w:rsid w:val="000D0FD2"/>
    <w:rsid w:val="000D122B"/>
    <w:rsid w:val="000D1CC7"/>
    <w:rsid w:val="000D29E9"/>
    <w:rsid w:val="000D2EB3"/>
    <w:rsid w:val="000D4E27"/>
    <w:rsid w:val="000D4F56"/>
    <w:rsid w:val="000D77AA"/>
    <w:rsid w:val="000E0694"/>
    <w:rsid w:val="000E08BA"/>
    <w:rsid w:val="000E1A01"/>
    <w:rsid w:val="000E4A4C"/>
    <w:rsid w:val="000E4C74"/>
    <w:rsid w:val="000E525C"/>
    <w:rsid w:val="000E766E"/>
    <w:rsid w:val="000F0E90"/>
    <w:rsid w:val="000F41F5"/>
    <w:rsid w:val="000F5D86"/>
    <w:rsid w:val="000F67BF"/>
    <w:rsid w:val="00100BCD"/>
    <w:rsid w:val="00102897"/>
    <w:rsid w:val="001040ED"/>
    <w:rsid w:val="001053DD"/>
    <w:rsid w:val="00105814"/>
    <w:rsid w:val="00105BFC"/>
    <w:rsid w:val="00105E45"/>
    <w:rsid w:val="001067BC"/>
    <w:rsid w:val="00106912"/>
    <w:rsid w:val="00107727"/>
    <w:rsid w:val="00110BF7"/>
    <w:rsid w:val="00111575"/>
    <w:rsid w:val="00111D19"/>
    <w:rsid w:val="00113541"/>
    <w:rsid w:val="00114380"/>
    <w:rsid w:val="001148B2"/>
    <w:rsid w:val="00114CB4"/>
    <w:rsid w:val="001159A6"/>
    <w:rsid w:val="001168A8"/>
    <w:rsid w:val="00120FEC"/>
    <w:rsid w:val="00121F47"/>
    <w:rsid w:val="00122ABF"/>
    <w:rsid w:val="00122D41"/>
    <w:rsid w:val="0012559A"/>
    <w:rsid w:val="00125C96"/>
    <w:rsid w:val="0012660C"/>
    <w:rsid w:val="001266AD"/>
    <w:rsid w:val="00131293"/>
    <w:rsid w:val="00131B75"/>
    <w:rsid w:val="001326DE"/>
    <w:rsid w:val="00132C8B"/>
    <w:rsid w:val="00134BCD"/>
    <w:rsid w:val="00134E34"/>
    <w:rsid w:val="00135ECF"/>
    <w:rsid w:val="00137745"/>
    <w:rsid w:val="00141278"/>
    <w:rsid w:val="00141549"/>
    <w:rsid w:val="00141901"/>
    <w:rsid w:val="00141B6F"/>
    <w:rsid w:val="0014303B"/>
    <w:rsid w:val="00143E6A"/>
    <w:rsid w:val="00143E91"/>
    <w:rsid w:val="001477A3"/>
    <w:rsid w:val="00150016"/>
    <w:rsid w:val="00150546"/>
    <w:rsid w:val="00151C8D"/>
    <w:rsid w:val="00151D7F"/>
    <w:rsid w:val="0015205D"/>
    <w:rsid w:val="00152329"/>
    <w:rsid w:val="00152B5E"/>
    <w:rsid w:val="00154095"/>
    <w:rsid w:val="001548CB"/>
    <w:rsid w:val="00155850"/>
    <w:rsid w:val="00160387"/>
    <w:rsid w:val="00160DF5"/>
    <w:rsid w:val="001620B5"/>
    <w:rsid w:val="00162225"/>
    <w:rsid w:val="0016278B"/>
    <w:rsid w:val="00162E9C"/>
    <w:rsid w:val="00163D7A"/>
    <w:rsid w:val="001712CB"/>
    <w:rsid w:val="00172753"/>
    <w:rsid w:val="00173256"/>
    <w:rsid w:val="00174272"/>
    <w:rsid w:val="001745F6"/>
    <w:rsid w:val="00174FE2"/>
    <w:rsid w:val="00176BE7"/>
    <w:rsid w:val="001812FB"/>
    <w:rsid w:val="001814FE"/>
    <w:rsid w:val="00181E28"/>
    <w:rsid w:val="00181E61"/>
    <w:rsid w:val="001820B9"/>
    <w:rsid w:val="0018221E"/>
    <w:rsid w:val="001853E7"/>
    <w:rsid w:val="00186818"/>
    <w:rsid w:val="0019180D"/>
    <w:rsid w:val="001922B1"/>
    <w:rsid w:val="00192B47"/>
    <w:rsid w:val="00193353"/>
    <w:rsid w:val="00193AE8"/>
    <w:rsid w:val="00194806"/>
    <w:rsid w:val="00194FCC"/>
    <w:rsid w:val="0019505D"/>
    <w:rsid w:val="001960B7"/>
    <w:rsid w:val="0019755D"/>
    <w:rsid w:val="00197E3E"/>
    <w:rsid w:val="001A2530"/>
    <w:rsid w:val="001A2536"/>
    <w:rsid w:val="001A2D72"/>
    <w:rsid w:val="001A2D92"/>
    <w:rsid w:val="001A49BD"/>
    <w:rsid w:val="001A4A81"/>
    <w:rsid w:val="001A598D"/>
    <w:rsid w:val="001B2168"/>
    <w:rsid w:val="001B2BAD"/>
    <w:rsid w:val="001B3078"/>
    <w:rsid w:val="001B4066"/>
    <w:rsid w:val="001B47B6"/>
    <w:rsid w:val="001B4BCF"/>
    <w:rsid w:val="001B504D"/>
    <w:rsid w:val="001B60A5"/>
    <w:rsid w:val="001B7029"/>
    <w:rsid w:val="001B7697"/>
    <w:rsid w:val="001B7A0F"/>
    <w:rsid w:val="001B7BC8"/>
    <w:rsid w:val="001C1497"/>
    <w:rsid w:val="001C176A"/>
    <w:rsid w:val="001C21A6"/>
    <w:rsid w:val="001C31AB"/>
    <w:rsid w:val="001C3227"/>
    <w:rsid w:val="001C46B1"/>
    <w:rsid w:val="001C5A42"/>
    <w:rsid w:val="001C5EA2"/>
    <w:rsid w:val="001D018E"/>
    <w:rsid w:val="001D6247"/>
    <w:rsid w:val="001E087A"/>
    <w:rsid w:val="001E0F8B"/>
    <w:rsid w:val="001E1170"/>
    <w:rsid w:val="001E160A"/>
    <w:rsid w:val="001E3181"/>
    <w:rsid w:val="001E3452"/>
    <w:rsid w:val="001E3651"/>
    <w:rsid w:val="001E3F1F"/>
    <w:rsid w:val="001E620F"/>
    <w:rsid w:val="001E7375"/>
    <w:rsid w:val="001E76C2"/>
    <w:rsid w:val="001F0268"/>
    <w:rsid w:val="001F062C"/>
    <w:rsid w:val="001F11AE"/>
    <w:rsid w:val="001F54FC"/>
    <w:rsid w:val="001F7449"/>
    <w:rsid w:val="002004B3"/>
    <w:rsid w:val="0020181B"/>
    <w:rsid w:val="002023CD"/>
    <w:rsid w:val="00202734"/>
    <w:rsid w:val="00202BD1"/>
    <w:rsid w:val="0020349B"/>
    <w:rsid w:val="002035D9"/>
    <w:rsid w:val="002037B9"/>
    <w:rsid w:val="00203FC7"/>
    <w:rsid w:val="002051C9"/>
    <w:rsid w:val="0020544C"/>
    <w:rsid w:val="0020720D"/>
    <w:rsid w:val="00207363"/>
    <w:rsid w:val="0020769B"/>
    <w:rsid w:val="00207E1A"/>
    <w:rsid w:val="00207FEB"/>
    <w:rsid w:val="002100E6"/>
    <w:rsid w:val="00211CCC"/>
    <w:rsid w:val="002125DD"/>
    <w:rsid w:val="00212F5F"/>
    <w:rsid w:val="002144DB"/>
    <w:rsid w:val="00214C32"/>
    <w:rsid w:val="00216A3E"/>
    <w:rsid w:val="00222BAF"/>
    <w:rsid w:val="00226D1B"/>
    <w:rsid w:val="00230CA7"/>
    <w:rsid w:val="002312C7"/>
    <w:rsid w:val="00231BAD"/>
    <w:rsid w:val="0023207D"/>
    <w:rsid w:val="00232C77"/>
    <w:rsid w:val="00233C51"/>
    <w:rsid w:val="00233F47"/>
    <w:rsid w:val="00235528"/>
    <w:rsid w:val="00240987"/>
    <w:rsid w:val="00240D48"/>
    <w:rsid w:val="00241E0A"/>
    <w:rsid w:val="002454DD"/>
    <w:rsid w:val="00245C83"/>
    <w:rsid w:val="00250F80"/>
    <w:rsid w:val="002511EB"/>
    <w:rsid w:val="00254BEA"/>
    <w:rsid w:val="0025590E"/>
    <w:rsid w:val="002563C0"/>
    <w:rsid w:val="00261D9D"/>
    <w:rsid w:val="00263C8B"/>
    <w:rsid w:val="00267478"/>
    <w:rsid w:val="002713E0"/>
    <w:rsid w:val="00274CBD"/>
    <w:rsid w:val="00274E96"/>
    <w:rsid w:val="00275500"/>
    <w:rsid w:val="002770C7"/>
    <w:rsid w:val="00280F95"/>
    <w:rsid w:val="0028113A"/>
    <w:rsid w:val="002815EE"/>
    <w:rsid w:val="00281B53"/>
    <w:rsid w:val="00282550"/>
    <w:rsid w:val="002826B9"/>
    <w:rsid w:val="00285118"/>
    <w:rsid w:val="00286C3E"/>
    <w:rsid w:val="002872E5"/>
    <w:rsid w:val="00287ED3"/>
    <w:rsid w:val="00290BC6"/>
    <w:rsid w:val="00291BF0"/>
    <w:rsid w:val="00293074"/>
    <w:rsid w:val="002940A6"/>
    <w:rsid w:val="00294BDC"/>
    <w:rsid w:val="00294E96"/>
    <w:rsid w:val="002977EB"/>
    <w:rsid w:val="002A022A"/>
    <w:rsid w:val="002A0E29"/>
    <w:rsid w:val="002A1D02"/>
    <w:rsid w:val="002A1F9C"/>
    <w:rsid w:val="002A2342"/>
    <w:rsid w:val="002A25FA"/>
    <w:rsid w:val="002A615E"/>
    <w:rsid w:val="002A66A2"/>
    <w:rsid w:val="002A7672"/>
    <w:rsid w:val="002B07F6"/>
    <w:rsid w:val="002B1212"/>
    <w:rsid w:val="002B5ACE"/>
    <w:rsid w:val="002B5B2D"/>
    <w:rsid w:val="002B770E"/>
    <w:rsid w:val="002C0BD1"/>
    <w:rsid w:val="002C132F"/>
    <w:rsid w:val="002C1969"/>
    <w:rsid w:val="002C229F"/>
    <w:rsid w:val="002C27D5"/>
    <w:rsid w:val="002C34C6"/>
    <w:rsid w:val="002C3B46"/>
    <w:rsid w:val="002C3CE2"/>
    <w:rsid w:val="002C4122"/>
    <w:rsid w:val="002D0D5B"/>
    <w:rsid w:val="002D1093"/>
    <w:rsid w:val="002D2084"/>
    <w:rsid w:val="002D2C91"/>
    <w:rsid w:val="002D2E1E"/>
    <w:rsid w:val="002D4648"/>
    <w:rsid w:val="002D46B4"/>
    <w:rsid w:val="002D50CA"/>
    <w:rsid w:val="002D6A33"/>
    <w:rsid w:val="002E0C80"/>
    <w:rsid w:val="002E3A47"/>
    <w:rsid w:val="002E4C32"/>
    <w:rsid w:val="002E55A1"/>
    <w:rsid w:val="002E6C9A"/>
    <w:rsid w:val="002F01E1"/>
    <w:rsid w:val="002F219F"/>
    <w:rsid w:val="002F2E96"/>
    <w:rsid w:val="002F3069"/>
    <w:rsid w:val="002F35E7"/>
    <w:rsid w:val="002F3B95"/>
    <w:rsid w:val="002F4264"/>
    <w:rsid w:val="002F6366"/>
    <w:rsid w:val="002F6FBA"/>
    <w:rsid w:val="002F7885"/>
    <w:rsid w:val="00300BCB"/>
    <w:rsid w:val="00300F71"/>
    <w:rsid w:val="00301204"/>
    <w:rsid w:val="00302439"/>
    <w:rsid w:val="0030277F"/>
    <w:rsid w:val="0030318B"/>
    <w:rsid w:val="003036F7"/>
    <w:rsid w:val="003055F2"/>
    <w:rsid w:val="00307468"/>
    <w:rsid w:val="00310C77"/>
    <w:rsid w:val="00311C06"/>
    <w:rsid w:val="00311E8D"/>
    <w:rsid w:val="003126A0"/>
    <w:rsid w:val="00312CD6"/>
    <w:rsid w:val="00313AA7"/>
    <w:rsid w:val="00317BE6"/>
    <w:rsid w:val="00321D68"/>
    <w:rsid w:val="00321EFD"/>
    <w:rsid w:val="00322AF8"/>
    <w:rsid w:val="003251A2"/>
    <w:rsid w:val="0032551F"/>
    <w:rsid w:val="00325543"/>
    <w:rsid w:val="003260F7"/>
    <w:rsid w:val="00326C6D"/>
    <w:rsid w:val="003274CC"/>
    <w:rsid w:val="00327DAF"/>
    <w:rsid w:val="0033248B"/>
    <w:rsid w:val="00332A87"/>
    <w:rsid w:val="00332E6C"/>
    <w:rsid w:val="00334180"/>
    <w:rsid w:val="003371DB"/>
    <w:rsid w:val="0033721A"/>
    <w:rsid w:val="003438F2"/>
    <w:rsid w:val="00343D9B"/>
    <w:rsid w:val="003460A5"/>
    <w:rsid w:val="00346FCA"/>
    <w:rsid w:val="00347949"/>
    <w:rsid w:val="00353A18"/>
    <w:rsid w:val="00355C09"/>
    <w:rsid w:val="003564AA"/>
    <w:rsid w:val="00356C38"/>
    <w:rsid w:val="00360305"/>
    <w:rsid w:val="0036122A"/>
    <w:rsid w:val="00362069"/>
    <w:rsid w:val="003638F7"/>
    <w:rsid w:val="00363F4C"/>
    <w:rsid w:val="0036504E"/>
    <w:rsid w:val="00365609"/>
    <w:rsid w:val="00366748"/>
    <w:rsid w:val="00371A7B"/>
    <w:rsid w:val="003758A2"/>
    <w:rsid w:val="00376A7E"/>
    <w:rsid w:val="00376E7C"/>
    <w:rsid w:val="00376E93"/>
    <w:rsid w:val="00377FF4"/>
    <w:rsid w:val="003806E1"/>
    <w:rsid w:val="00381F0C"/>
    <w:rsid w:val="00385639"/>
    <w:rsid w:val="00385BB1"/>
    <w:rsid w:val="00386095"/>
    <w:rsid w:val="00386A7C"/>
    <w:rsid w:val="003879BB"/>
    <w:rsid w:val="0039157E"/>
    <w:rsid w:val="00393E0C"/>
    <w:rsid w:val="003955A4"/>
    <w:rsid w:val="0039566D"/>
    <w:rsid w:val="003A0CD1"/>
    <w:rsid w:val="003A26A5"/>
    <w:rsid w:val="003A2853"/>
    <w:rsid w:val="003A3422"/>
    <w:rsid w:val="003A3D9F"/>
    <w:rsid w:val="003A4D69"/>
    <w:rsid w:val="003A589B"/>
    <w:rsid w:val="003A7332"/>
    <w:rsid w:val="003B1491"/>
    <w:rsid w:val="003B1B6F"/>
    <w:rsid w:val="003B3F33"/>
    <w:rsid w:val="003B5C5D"/>
    <w:rsid w:val="003B659B"/>
    <w:rsid w:val="003B6C6E"/>
    <w:rsid w:val="003B79F0"/>
    <w:rsid w:val="003C1480"/>
    <w:rsid w:val="003C377B"/>
    <w:rsid w:val="003C3C94"/>
    <w:rsid w:val="003C4430"/>
    <w:rsid w:val="003C4AA2"/>
    <w:rsid w:val="003C5C5B"/>
    <w:rsid w:val="003C75CD"/>
    <w:rsid w:val="003D086C"/>
    <w:rsid w:val="003D0E41"/>
    <w:rsid w:val="003D0EAF"/>
    <w:rsid w:val="003D19F0"/>
    <w:rsid w:val="003D2265"/>
    <w:rsid w:val="003D3492"/>
    <w:rsid w:val="003D36DE"/>
    <w:rsid w:val="003D3CF3"/>
    <w:rsid w:val="003D41C6"/>
    <w:rsid w:val="003D7A2E"/>
    <w:rsid w:val="003E0AF4"/>
    <w:rsid w:val="003E1330"/>
    <w:rsid w:val="003E1E62"/>
    <w:rsid w:val="003E2C6C"/>
    <w:rsid w:val="003E3694"/>
    <w:rsid w:val="003E39E1"/>
    <w:rsid w:val="003E690A"/>
    <w:rsid w:val="003E7E4E"/>
    <w:rsid w:val="003F006E"/>
    <w:rsid w:val="003F0A49"/>
    <w:rsid w:val="003F2750"/>
    <w:rsid w:val="003F2D7D"/>
    <w:rsid w:val="003F49CC"/>
    <w:rsid w:val="003F55F2"/>
    <w:rsid w:val="003F7394"/>
    <w:rsid w:val="004004A0"/>
    <w:rsid w:val="00400A58"/>
    <w:rsid w:val="004017BB"/>
    <w:rsid w:val="00401C23"/>
    <w:rsid w:val="004022D9"/>
    <w:rsid w:val="0040392B"/>
    <w:rsid w:val="00403CBB"/>
    <w:rsid w:val="0040410A"/>
    <w:rsid w:val="00406144"/>
    <w:rsid w:val="00406A07"/>
    <w:rsid w:val="0040759C"/>
    <w:rsid w:val="0040764D"/>
    <w:rsid w:val="004123F0"/>
    <w:rsid w:val="00412CAD"/>
    <w:rsid w:val="00413871"/>
    <w:rsid w:val="00413FA3"/>
    <w:rsid w:val="00415480"/>
    <w:rsid w:val="00415EF5"/>
    <w:rsid w:val="00417744"/>
    <w:rsid w:val="00425855"/>
    <w:rsid w:val="00425C74"/>
    <w:rsid w:val="00425DE1"/>
    <w:rsid w:val="00426A5C"/>
    <w:rsid w:val="0042797E"/>
    <w:rsid w:val="0043017C"/>
    <w:rsid w:val="00430623"/>
    <w:rsid w:val="004324F1"/>
    <w:rsid w:val="00432976"/>
    <w:rsid w:val="00432BE0"/>
    <w:rsid w:val="00433144"/>
    <w:rsid w:val="0043405B"/>
    <w:rsid w:val="004365E9"/>
    <w:rsid w:val="00436FFC"/>
    <w:rsid w:val="004373A1"/>
    <w:rsid w:val="00440914"/>
    <w:rsid w:val="00440D2A"/>
    <w:rsid w:val="00443A92"/>
    <w:rsid w:val="00446357"/>
    <w:rsid w:val="00447891"/>
    <w:rsid w:val="0045216C"/>
    <w:rsid w:val="00452F29"/>
    <w:rsid w:val="00453002"/>
    <w:rsid w:val="0045367E"/>
    <w:rsid w:val="00453D03"/>
    <w:rsid w:val="004550D0"/>
    <w:rsid w:val="004553AD"/>
    <w:rsid w:val="004554EE"/>
    <w:rsid w:val="00457432"/>
    <w:rsid w:val="00460AE1"/>
    <w:rsid w:val="00460AED"/>
    <w:rsid w:val="00461AFC"/>
    <w:rsid w:val="004646D8"/>
    <w:rsid w:val="0046489D"/>
    <w:rsid w:val="00466FC3"/>
    <w:rsid w:val="004702D5"/>
    <w:rsid w:val="004702FA"/>
    <w:rsid w:val="00471A16"/>
    <w:rsid w:val="00471A8B"/>
    <w:rsid w:val="00474E68"/>
    <w:rsid w:val="0047528A"/>
    <w:rsid w:val="00477E53"/>
    <w:rsid w:val="00480527"/>
    <w:rsid w:val="00480C97"/>
    <w:rsid w:val="00480F02"/>
    <w:rsid w:val="0048517E"/>
    <w:rsid w:val="00487BE4"/>
    <w:rsid w:val="00487DAD"/>
    <w:rsid w:val="00487EFC"/>
    <w:rsid w:val="004912C0"/>
    <w:rsid w:val="00491B6A"/>
    <w:rsid w:val="00492C1C"/>
    <w:rsid w:val="00493ADE"/>
    <w:rsid w:val="00494E06"/>
    <w:rsid w:val="00496599"/>
    <w:rsid w:val="00496923"/>
    <w:rsid w:val="004969E7"/>
    <w:rsid w:val="004979F3"/>
    <w:rsid w:val="00497A4C"/>
    <w:rsid w:val="004A0787"/>
    <w:rsid w:val="004A08EA"/>
    <w:rsid w:val="004A172B"/>
    <w:rsid w:val="004A2569"/>
    <w:rsid w:val="004A3BD6"/>
    <w:rsid w:val="004A62F5"/>
    <w:rsid w:val="004A69CE"/>
    <w:rsid w:val="004A69E1"/>
    <w:rsid w:val="004A7033"/>
    <w:rsid w:val="004A707E"/>
    <w:rsid w:val="004B0FF9"/>
    <w:rsid w:val="004B16C5"/>
    <w:rsid w:val="004B256D"/>
    <w:rsid w:val="004B2EE0"/>
    <w:rsid w:val="004B3973"/>
    <w:rsid w:val="004B41B2"/>
    <w:rsid w:val="004B5ED0"/>
    <w:rsid w:val="004B688B"/>
    <w:rsid w:val="004C0254"/>
    <w:rsid w:val="004C03CF"/>
    <w:rsid w:val="004C0562"/>
    <w:rsid w:val="004C1562"/>
    <w:rsid w:val="004C1872"/>
    <w:rsid w:val="004C3E01"/>
    <w:rsid w:val="004C46CA"/>
    <w:rsid w:val="004C77E3"/>
    <w:rsid w:val="004D0F29"/>
    <w:rsid w:val="004D11D9"/>
    <w:rsid w:val="004D176E"/>
    <w:rsid w:val="004D19C0"/>
    <w:rsid w:val="004D1AFC"/>
    <w:rsid w:val="004D1EE0"/>
    <w:rsid w:val="004D2253"/>
    <w:rsid w:val="004D30C4"/>
    <w:rsid w:val="004D31A3"/>
    <w:rsid w:val="004D3DA4"/>
    <w:rsid w:val="004D4109"/>
    <w:rsid w:val="004D41BB"/>
    <w:rsid w:val="004E036E"/>
    <w:rsid w:val="004E0936"/>
    <w:rsid w:val="004E1D6A"/>
    <w:rsid w:val="004E23CD"/>
    <w:rsid w:val="004E2511"/>
    <w:rsid w:val="004E5B2C"/>
    <w:rsid w:val="004F0139"/>
    <w:rsid w:val="004F0A49"/>
    <w:rsid w:val="004F2854"/>
    <w:rsid w:val="004F2E59"/>
    <w:rsid w:val="004F35EB"/>
    <w:rsid w:val="004F4B2C"/>
    <w:rsid w:val="004F4FC3"/>
    <w:rsid w:val="004F55D5"/>
    <w:rsid w:val="005012F3"/>
    <w:rsid w:val="00501903"/>
    <w:rsid w:val="00501DCB"/>
    <w:rsid w:val="0050240B"/>
    <w:rsid w:val="00502565"/>
    <w:rsid w:val="005029A3"/>
    <w:rsid w:val="00503071"/>
    <w:rsid w:val="00506307"/>
    <w:rsid w:val="00506771"/>
    <w:rsid w:val="00506F18"/>
    <w:rsid w:val="005073D4"/>
    <w:rsid w:val="0051075A"/>
    <w:rsid w:val="00510863"/>
    <w:rsid w:val="005134E8"/>
    <w:rsid w:val="0051675C"/>
    <w:rsid w:val="00516F60"/>
    <w:rsid w:val="00517A94"/>
    <w:rsid w:val="00520699"/>
    <w:rsid w:val="00520985"/>
    <w:rsid w:val="0052153C"/>
    <w:rsid w:val="00521E29"/>
    <w:rsid w:val="00522D30"/>
    <w:rsid w:val="00523106"/>
    <w:rsid w:val="00523255"/>
    <w:rsid w:val="0052436F"/>
    <w:rsid w:val="005317E4"/>
    <w:rsid w:val="0053182E"/>
    <w:rsid w:val="005325E7"/>
    <w:rsid w:val="005331D1"/>
    <w:rsid w:val="005331F1"/>
    <w:rsid w:val="00533278"/>
    <w:rsid w:val="00533682"/>
    <w:rsid w:val="005346BB"/>
    <w:rsid w:val="00536140"/>
    <w:rsid w:val="00536F46"/>
    <w:rsid w:val="00540846"/>
    <w:rsid w:val="00544485"/>
    <w:rsid w:val="00544924"/>
    <w:rsid w:val="00544F4C"/>
    <w:rsid w:val="0054770A"/>
    <w:rsid w:val="00550381"/>
    <w:rsid w:val="00550573"/>
    <w:rsid w:val="00551B29"/>
    <w:rsid w:val="00563757"/>
    <w:rsid w:val="005651AB"/>
    <w:rsid w:val="0056687E"/>
    <w:rsid w:val="00567AB1"/>
    <w:rsid w:val="005706D6"/>
    <w:rsid w:val="00571365"/>
    <w:rsid w:val="00571EE8"/>
    <w:rsid w:val="00572DA1"/>
    <w:rsid w:val="00573A08"/>
    <w:rsid w:val="00577635"/>
    <w:rsid w:val="00577CEB"/>
    <w:rsid w:val="00580829"/>
    <w:rsid w:val="00580987"/>
    <w:rsid w:val="005814FB"/>
    <w:rsid w:val="00583241"/>
    <w:rsid w:val="005833F5"/>
    <w:rsid w:val="005852D5"/>
    <w:rsid w:val="00585808"/>
    <w:rsid w:val="00585EE6"/>
    <w:rsid w:val="005875F0"/>
    <w:rsid w:val="00587AD0"/>
    <w:rsid w:val="00587B4D"/>
    <w:rsid w:val="00590B08"/>
    <w:rsid w:val="0059120D"/>
    <w:rsid w:val="00595E40"/>
    <w:rsid w:val="005963C9"/>
    <w:rsid w:val="005A1A1E"/>
    <w:rsid w:val="005A1BFB"/>
    <w:rsid w:val="005A1FD2"/>
    <w:rsid w:val="005A2DF1"/>
    <w:rsid w:val="005A38A3"/>
    <w:rsid w:val="005A4271"/>
    <w:rsid w:val="005A4691"/>
    <w:rsid w:val="005A4F95"/>
    <w:rsid w:val="005A71CA"/>
    <w:rsid w:val="005A799A"/>
    <w:rsid w:val="005B02D4"/>
    <w:rsid w:val="005B0994"/>
    <w:rsid w:val="005B10F5"/>
    <w:rsid w:val="005B30C7"/>
    <w:rsid w:val="005B5D1A"/>
    <w:rsid w:val="005B5D43"/>
    <w:rsid w:val="005B627D"/>
    <w:rsid w:val="005B645F"/>
    <w:rsid w:val="005B670D"/>
    <w:rsid w:val="005C15FE"/>
    <w:rsid w:val="005C173C"/>
    <w:rsid w:val="005C1ACB"/>
    <w:rsid w:val="005C20E9"/>
    <w:rsid w:val="005C3A51"/>
    <w:rsid w:val="005C446C"/>
    <w:rsid w:val="005C54B7"/>
    <w:rsid w:val="005C66C5"/>
    <w:rsid w:val="005D0DE8"/>
    <w:rsid w:val="005D1812"/>
    <w:rsid w:val="005D42DD"/>
    <w:rsid w:val="005D4437"/>
    <w:rsid w:val="005D59A0"/>
    <w:rsid w:val="005D5CCE"/>
    <w:rsid w:val="005D6E48"/>
    <w:rsid w:val="005D6F7F"/>
    <w:rsid w:val="005D778A"/>
    <w:rsid w:val="005E494C"/>
    <w:rsid w:val="005E5A6A"/>
    <w:rsid w:val="005E6A49"/>
    <w:rsid w:val="005E6C09"/>
    <w:rsid w:val="005F0425"/>
    <w:rsid w:val="005F1298"/>
    <w:rsid w:val="005F1E87"/>
    <w:rsid w:val="005F21A8"/>
    <w:rsid w:val="005F235D"/>
    <w:rsid w:val="005F3E20"/>
    <w:rsid w:val="005F7219"/>
    <w:rsid w:val="005F7637"/>
    <w:rsid w:val="00600AC2"/>
    <w:rsid w:val="00600C91"/>
    <w:rsid w:val="00601AED"/>
    <w:rsid w:val="0060478E"/>
    <w:rsid w:val="006117F7"/>
    <w:rsid w:val="00611F92"/>
    <w:rsid w:val="00612854"/>
    <w:rsid w:val="0061444D"/>
    <w:rsid w:val="006152D4"/>
    <w:rsid w:val="0061571B"/>
    <w:rsid w:val="00620724"/>
    <w:rsid w:val="00621F78"/>
    <w:rsid w:val="006226C8"/>
    <w:rsid w:val="00623690"/>
    <w:rsid w:val="00626E1D"/>
    <w:rsid w:val="0063277D"/>
    <w:rsid w:val="00634719"/>
    <w:rsid w:val="00637141"/>
    <w:rsid w:val="006372B8"/>
    <w:rsid w:val="00641FF0"/>
    <w:rsid w:val="00642EB0"/>
    <w:rsid w:val="00644147"/>
    <w:rsid w:val="00644E76"/>
    <w:rsid w:val="0064644C"/>
    <w:rsid w:val="00647227"/>
    <w:rsid w:val="00651D11"/>
    <w:rsid w:val="0065463B"/>
    <w:rsid w:val="00654E06"/>
    <w:rsid w:val="0065572C"/>
    <w:rsid w:val="00656433"/>
    <w:rsid w:val="00656448"/>
    <w:rsid w:val="006577F2"/>
    <w:rsid w:val="00660755"/>
    <w:rsid w:val="00660EB8"/>
    <w:rsid w:val="0066392C"/>
    <w:rsid w:val="006643CF"/>
    <w:rsid w:val="00666F64"/>
    <w:rsid w:val="00667199"/>
    <w:rsid w:val="006679BC"/>
    <w:rsid w:val="0067086A"/>
    <w:rsid w:val="00671838"/>
    <w:rsid w:val="00672886"/>
    <w:rsid w:val="00674D0F"/>
    <w:rsid w:val="00674F07"/>
    <w:rsid w:val="00675AD9"/>
    <w:rsid w:val="0067744F"/>
    <w:rsid w:val="00677830"/>
    <w:rsid w:val="006779B9"/>
    <w:rsid w:val="0068258A"/>
    <w:rsid w:val="006826C6"/>
    <w:rsid w:val="00682887"/>
    <w:rsid w:val="00684327"/>
    <w:rsid w:val="00684B75"/>
    <w:rsid w:val="0068546C"/>
    <w:rsid w:val="006857B0"/>
    <w:rsid w:val="00686176"/>
    <w:rsid w:val="006862F8"/>
    <w:rsid w:val="00686918"/>
    <w:rsid w:val="006909CD"/>
    <w:rsid w:val="006911B9"/>
    <w:rsid w:val="00693A60"/>
    <w:rsid w:val="00693C2C"/>
    <w:rsid w:val="00694AF7"/>
    <w:rsid w:val="00695292"/>
    <w:rsid w:val="006958D8"/>
    <w:rsid w:val="006A0D69"/>
    <w:rsid w:val="006A1A4C"/>
    <w:rsid w:val="006A26D7"/>
    <w:rsid w:val="006A452E"/>
    <w:rsid w:val="006A4FD5"/>
    <w:rsid w:val="006A5C05"/>
    <w:rsid w:val="006A6787"/>
    <w:rsid w:val="006A72A8"/>
    <w:rsid w:val="006B0466"/>
    <w:rsid w:val="006B0C71"/>
    <w:rsid w:val="006B3C0B"/>
    <w:rsid w:val="006B441A"/>
    <w:rsid w:val="006B64F2"/>
    <w:rsid w:val="006C03B4"/>
    <w:rsid w:val="006C113C"/>
    <w:rsid w:val="006C2DFF"/>
    <w:rsid w:val="006C2FA2"/>
    <w:rsid w:val="006C4B6B"/>
    <w:rsid w:val="006C554A"/>
    <w:rsid w:val="006D38D3"/>
    <w:rsid w:val="006D4ED2"/>
    <w:rsid w:val="006D5418"/>
    <w:rsid w:val="006E0132"/>
    <w:rsid w:val="006E2038"/>
    <w:rsid w:val="006E2570"/>
    <w:rsid w:val="006E265A"/>
    <w:rsid w:val="006E2CCF"/>
    <w:rsid w:val="006E2DA5"/>
    <w:rsid w:val="006E3E29"/>
    <w:rsid w:val="006E5068"/>
    <w:rsid w:val="006E544D"/>
    <w:rsid w:val="006F0322"/>
    <w:rsid w:val="006F22D7"/>
    <w:rsid w:val="006F2EA5"/>
    <w:rsid w:val="006F59D4"/>
    <w:rsid w:val="006F6688"/>
    <w:rsid w:val="006F73AA"/>
    <w:rsid w:val="00700696"/>
    <w:rsid w:val="00700BCE"/>
    <w:rsid w:val="00701E22"/>
    <w:rsid w:val="00702542"/>
    <w:rsid w:val="00702D0C"/>
    <w:rsid w:val="0070535C"/>
    <w:rsid w:val="007053F1"/>
    <w:rsid w:val="00705942"/>
    <w:rsid w:val="0070602E"/>
    <w:rsid w:val="00710F84"/>
    <w:rsid w:val="00711D8E"/>
    <w:rsid w:val="00712290"/>
    <w:rsid w:val="00712B97"/>
    <w:rsid w:val="00713134"/>
    <w:rsid w:val="007143D3"/>
    <w:rsid w:val="00714EB7"/>
    <w:rsid w:val="00714FB0"/>
    <w:rsid w:val="00715E22"/>
    <w:rsid w:val="00717C0C"/>
    <w:rsid w:val="007217EC"/>
    <w:rsid w:val="007220C9"/>
    <w:rsid w:val="00723076"/>
    <w:rsid w:val="00723242"/>
    <w:rsid w:val="00724088"/>
    <w:rsid w:val="00727AA4"/>
    <w:rsid w:val="00730172"/>
    <w:rsid w:val="00731B72"/>
    <w:rsid w:val="00731F5A"/>
    <w:rsid w:val="00732396"/>
    <w:rsid w:val="007346A9"/>
    <w:rsid w:val="007355E5"/>
    <w:rsid w:val="00735895"/>
    <w:rsid w:val="00735E6B"/>
    <w:rsid w:val="007366EA"/>
    <w:rsid w:val="007367BF"/>
    <w:rsid w:val="00742C96"/>
    <w:rsid w:val="00743CE8"/>
    <w:rsid w:val="0074413B"/>
    <w:rsid w:val="00744427"/>
    <w:rsid w:val="00744EEC"/>
    <w:rsid w:val="00747ADD"/>
    <w:rsid w:val="00747CBE"/>
    <w:rsid w:val="00750BC4"/>
    <w:rsid w:val="00750CE4"/>
    <w:rsid w:val="007514E3"/>
    <w:rsid w:val="007532C4"/>
    <w:rsid w:val="00753C6A"/>
    <w:rsid w:val="00754549"/>
    <w:rsid w:val="00754BCB"/>
    <w:rsid w:val="00755606"/>
    <w:rsid w:val="007639F9"/>
    <w:rsid w:val="0076532A"/>
    <w:rsid w:val="00765787"/>
    <w:rsid w:val="00766F89"/>
    <w:rsid w:val="00770A76"/>
    <w:rsid w:val="00770D05"/>
    <w:rsid w:val="007732BF"/>
    <w:rsid w:val="007733B0"/>
    <w:rsid w:val="0077643B"/>
    <w:rsid w:val="00776B22"/>
    <w:rsid w:val="00780B13"/>
    <w:rsid w:val="00787D93"/>
    <w:rsid w:val="00791131"/>
    <w:rsid w:val="00792804"/>
    <w:rsid w:val="007930D2"/>
    <w:rsid w:val="0079337E"/>
    <w:rsid w:val="007967A5"/>
    <w:rsid w:val="00797CA3"/>
    <w:rsid w:val="00797FFD"/>
    <w:rsid w:val="007A0A46"/>
    <w:rsid w:val="007A0F23"/>
    <w:rsid w:val="007A2546"/>
    <w:rsid w:val="007A29D4"/>
    <w:rsid w:val="007A36DB"/>
    <w:rsid w:val="007A6505"/>
    <w:rsid w:val="007A6EBF"/>
    <w:rsid w:val="007A70EA"/>
    <w:rsid w:val="007B0312"/>
    <w:rsid w:val="007B0459"/>
    <w:rsid w:val="007B05A7"/>
    <w:rsid w:val="007B40D9"/>
    <w:rsid w:val="007B7448"/>
    <w:rsid w:val="007C0380"/>
    <w:rsid w:val="007C1BF0"/>
    <w:rsid w:val="007C2E4E"/>
    <w:rsid w:val="007C2ECA"/>
    <w:rsid w:val="007C4554"/>
    <w:rsid w:val="007C4A04"/>
    <w:rsid w:val="007C52B0"/>
    <w:rsid w:val="007C5697"/>
    <w:rsid w:val="007C63B3"/>
    <w:rsid w:val="007C6558"/>
    <w:rsid w:val="007C7E50"/>
    <w:rsid w:val="007D0E2C"/>
    <w:rsid w:val="007D1179"/>
    <w:rsid w:val="007D4C73"/>
    <w:rsid w:val="007D5422"/>
    <w:rsid w:val="007D57A6"/>
    <w:rsid w:val="007D6B4A"/>
    <w:rsid w:val="007D777F"/>
    <w:rsid w:val="007D7D5E"/>
    <w:rsid w:val="007E0507"/>
    <w:rsid w:val="007E075D"/>
    <w:rsid w:val="007E0A7D"/>
    <w:rsid w:val="007E232C"/>
    <w:rsid w:val="007E34B1"/>
    <w:rsid w:val="007E3990"/>
    <w:rsid w:val="007E5A3A"/>
    <w:rsid w:val="007E5C3A"/>
    <w:rsid w:val="007E6FC8"/>
    <w:rsid w:val="007E7970"/>
    <w:rsid w:val="007F08D3"/>
    <w:rsid w:val="007F258E"/>
    <w:rsid w:val="007F5110"/>
    <w:rsid w:val="007F5920"/>
    <w:rsid w:val="007F64E9"/>
    <w:rsid w:val="007F7B34"/>
    <w:rsid w:val="008010CC"/>
    <w:rsid w:val="008016B5"/>
    <w:rsid w:val="00802B8B"/>
    <w:rsid w:val="00804F8C"/>
    <w:rsid w:val="00805FDA"/>
    <w:rsid w:val="0080625C"/>
    <w:rsid w:val="008065A4"/>
    <w:rsid w:val="008066E4"/>
    <w:rsid w:val="00810287"/>
    <w:rsid w:val="00810B7E"/>
    <w:rsid w:val="0081142C"/>
    <w:rsid w:val="00811D4F"/>
    <w:rsid w:val="00811F56"/>
    <w:rsid w:val="00813746"/>
    <w:rsid w:val="00814D97"/>
    <w:rsid w:val="00815D7B"/>
    <w:rsid w:val="00820961"/>
    <w:rsid w:val="00821188"/>
    <w:rsid w:val="00822A9B"/>
    <w:rsid w:val="008235F3"/>
    <w:rsid w:val="00824B89"/>
    <w:rsid w:val="008250D2"/>
    <w:rsid w:val="00825B6A"/>
    <w:rsid w:val="00825F68"/>
    <w:rsid w:val="00827A32"/>
    <w:rsid w:val="00827CBE"/>
    <w:rsid w:val="00832288"/>
    <w:rsid w:val="00832423"/>
    <w:rsid w:val="0083359F"/>
    <w:rsid w:val="00834944"/>
    <w:rsid w:val="0083727A"/>
    <w:rsid w:val="00843B6A"/>
    <w:rsid w:val="00845021"/>
    <w:rsid w:val="0084585C"/>
    <w:rsid w:val="00845D9C"/>
    <w:rsid w:val="00850D24"/>
    <w:rsid w:val="00852711"/>
    <w:rsid w:val="00852AE0"/>
    <w:rsid w:val="00853A82"/>
    <w:rsid w:val="00853F3F"/>
    <w:rsid w:val="00853F8D"/>
    <w:rsid w:val="0085408A"/>
    <w:rsid w:val="008545E2"/>
    <w:rsid w:val="00856403"/>
    <w:rsid w:val="008615D1"/>
    <w:rsid w:val="00864086"/>
    <w:rsid w:val="0086444F"/>
    <w:rsid w:val="008644DB"/>
    <w:rsid w:val="00865117"/>
    <w:rsid w:val="0086524D"/>
    <w:rsid w:val="00865DB5"/>
    <w:rsid w:val="00865E09"/>
    <w:rsid w:val="008664FF"/>
    <w:rsid w:val="00866D26"/>
    <w:rsid w:val="008679EF"/>
    <w:rsid w:val="00872A68"/>
    <w:rsid w:val="00873D3E"/>
    <w:rsid w:val="0087401C"/>
    <w:rsid w:val="00874FF6"/>
    <w:rsid w:val="00875DE4"/>
    <w:rsid w:val="0087654C"/>
    <w:rsid w:val="00876942"/>
    <w:rsid w:val="00877939"/>
    <w:rsid w:val="0088087B"/>
    <w:rsid w:val="008839D8"/>
    <w:rsid w:val="008844CF"/>
    <w:rsid w:val="00884976"/>
    <w:rsid w:val="00884BA4"/>
    <w:rsid w:val="0088787B"/>
    <w:rsid w:val="0089028F"/>
    <w:rsid w:val="00891743"/>
    <w:rsid w:val="00892AE6"/>
    <w:rsid w:val="00893E53"/>
    <w:rsid w:val="00895634"/>
    <w:rsid w:val="00897057"/>
    <w:rsid w:val="0089748C"/>
    <w:rsid w:val="00897762"/>
    <w:rsid w:val="00897BB9"/>
    <w:rsid w:val="008A0074"/>
    <w:rsid w:val="008A20F0"/>
    <w:rsid w:val="008A20F2"/>
    <w:rsid w:val="008A22C8"/>
    <w:rsid w:val="008A36BC"/>
    <w:rsid w:val="008A4627"/>
    <w:rsid w:val="008A5621"/>
    <w:rsid w:val="008A6838"/>
    <w:rsid w:val="008A7B3F"/>
    <w:rsid w:val="008A7F7A"/>
    <w:rsid w:val="008B2739"/>
    <w:rsid w:val="008B34C0"/>
    <w:rsid w:val="008B4477"/>
    <w:rsid w:val="008C04C3"/>
    <w:rsid w:val="008C0A07"/>
    <w:rsid w:val="008C0A16"/>
    <w:rsid w:val="008C1BC7"/>
    <w:rsid w:val="008C2353"/>
    <w:rsid w:val="008C7725"/>
    <w:rsid w:val="008C7C60"/>
    <w:rsid w:val="008D229E"/>
    <w:rsid w:val="008D61EE"/>
    <w:rsid w:val="008D7352"/>
    <w:rsid w:val="008E193C"/>
    <w:rsid w:val="008E2636"/>
    <w:rsid w:val="008E2A3E"/>
    <w:rsid w:val="008E40AB"/>
    <w:rsid w:val="008E45DB"/>
    <w:rsid w:val="008E4DB4"/>
    <w:rsid w:val="008E6D87"/>
    <w:rsid w:val="008E6EBA"/>
    <w:rsid w:val="008F0653"/>
    <w:rsid w:val="008F1168"/>
    <w:rsid w:val="008F2394"/>
    <w:rsid w:val="008F2762"/>
    <w:rsid w:val="008F391C"/>
    <w:rsid w:val="008F5CE9"/>
    <w:rsid w:val="008F761F"/>
    <w:rsid w:val="0090146D"/>
    <w:rsid w:val="0090189C"/>
    <w:rsid w:val="00901CCB"/>
    <w:rsid w:val="00901EC8"/>
    <w:rsid w:val="00903CB1"/>
    <w:rsid w:val="00905143"/>
    <w:rsid w:val="0090563B"/>
    <w:rsid w:val="00905FDB"/>
    <w:rsid w:val="0090761B"/>
    <w:rsid w:val="00907D3E"/>
    <w:rsid w:val="00911DB1"/>
    <w:rsid w:val="00913B6F"/>
    <w:rsid w:val="00914137"/>
    <w:rsid w:val="00914438"/>
    <w:rsid w:val="00915C36"/>
    <w:rsid w:val="0091675E"/>
    <w:rsid w:val="00916D88"/>
    <w:rsid w:val="00916E6F"/>
    <w:rsid w:val="00917463"/>
    <w:rsid w:val="009205E3"/>
    <w:rsid w:val="00920E78"/>
    <w:rsid w:val="00920F65"/>
    <w:rsid w:val="00921EDD"/>
    <w:rsid w:val="009220DC"/>
    <w:rsid w:val="00923656"/>
    <w:rsid w:val="0092549A"/>
    <w:rsid w:val="00930A31"/>
    <w:rsid w:val="00930E86"/>
    <w:rsid w:val="009312B8"/>
    <w:rsid w:val="00932758"/>
    <w:rsid w:val="00932BB8"/>
    <w:rsid w:val="00933288"/>
    <w:rsid w:val="00937144"/>
    <w:rsid w:val="0093791A"/>
    <w:rsid w:val="00937A5A"/>
    <w:rsid w:val="00940535"/>
    <w:rsid w:val="00941C7F"/>
    <w:rsid w:val="009437AE"/>
    <w:rsid w:val="00944E6C"/>
    <w:rsid w:val="00944EFA"/>
    <w:rsid w:val="00947709"/>
    <w:rsid w:val="00950EC2"/>
    <w:rsid w:val="009511A9"/>
    <w:rsid w:val="00951376"/>
    <w:rsid w:val="00952347"/>
    <w:rsid w:val="00953D8D"/>
    <w:rsid w:val="00954054"/>
    <w:rsid w:val="00954903"/>
    <w:rsid w:val="00954E90"/>
    <w:rsid w:val="00955591"/>
    <w:rsid w:val="00955BD2"/>
    <w:rsid w:val="00955CF9"/>
    <w:rsid w:val="00955D9B"/>
    <w:rsid w:val="00957A4A"/>
    <w:rsid w:val="0096050E"/>
    <w:rsid w:val="00960EE6"/>
    <w:rsid w:val="00961FF7"/>
    <w:rsid w:val="00962F74"/>
    <w:rsid w:val="00963279"/>
    <w:rsid w:val="009654A4"/>
    <w:rsid w:val="0097111B"/>
    <w:rsid w:val="00973D9D"/>
    <w:rsid w:val="00975223"/>
    <w:rsid w:val="009754BE"/>
    <w:rsid w:val="0097674E"/>
    <w:rsid w:val="0097736E"/>
    <w:rsid w:val="0097756A"/>
    <w:rsid w:val="009775B4"/>
    <w:rsid w:val="00982551"/>
    <w:rsid w:val="00982E10"/>
    <w:rsid w:val="00983BAB"/>
    <w:rsid w:val="00984BA7"/>
    <w:rsid w:val="00984BE8"/>
    <w:rsid w:val="0098527D"/>
    <w:rsid w:val="00985BD5"/>
    <w:rsid w:val="009867BE"/>
    <w:rsid w:val="00986923"/>
    <w:rsid w:val="00986D7E"/>
    <w:rsid w:val="00987A44"/>
    <w:rsid w:val="00987C14"/>
    <w:rsid w:val="00987D5D"/>
    <w:rsid w:val="00987F76"/>
    <w:rsid w:val="00987FB5"/>
    <w:rsid w:val="0099023C"/>
    <w:rsid w:val="0099097B"/>
    <w:rsid w:val="00990BA7"/>
    <w:rsid w:val="00990D8F"/>
    <w:rsid w:val="00992022"/>
    <w:rsid w:val="009927CC"/>
    <w:rsid w:val="0099571A"/>
    <w:rsid w:val="0099720D"/>
    <w:rsid w:val="009972C2"/>
    <w:rsid w:val="00997AAE"/>
    <w:rsid w:val="009A00E5"/>
    <w:rsid w:val="009A0186"/>
    <w:rsid w:val="009A019C"/>
    <w:rsid w:val="009A1609"/>
    <w:rsid w:val="009A321B"/>
    <w:rsid w:val="009A3880"/>
    <w:rsid w:val="009A4903"/>
    <w:rsid w:val="009A4FA9"/>
    <w:rsid w:val="009A7FBC"/>
    <w:rsid w:val="009B0D2B"/>
    <w:rsid w:val="009B11DE"/>
    <w:rsid w:val="009B314E"/>
    <w:rsid w:val="009B31AF"/>
    <w:rsid w:val="009B4741"/>
    <w:rsid w:val="009B6ED5"/>
    <w:rsid w:val="009C0873"/>
    <w:rsid w:val="009C1506"/>
    <w:rsid w:val="009C210A"/>
    <w:rsid w:val="009C25D1"/>
    <w:rsid w:val="009C2D6D"/>
    <w:rsid w:val="009C3DE2"/>
    <w:rsid w:val="009C4DC7"/>
    <w:rsid w:val="009C7DB3"/>
    <w:rsid w:val="009C7DEE"/>
    <w:rsid w:val="009D06CA"/>
    <w:rsid w:val="009D1BF2"/>
    <w:rsid w:val="009D4254"/>
    <w:rsid w:val="009D42C3"/>
    <w:rsid w:val="009D4FC4"/>
    <w:rsid w:val="009D590E"/>
    <w:rsid w:val="009D7E03"/>
    <w:rsid w:val="009E1DBB"/>
    <w:rsid w:val="009E1EBB"/>
    <w:rsid w:val="009E274C"/>
    <w:rsid w:val="009E2B39"/>
    <w:rsid w:val="009E47AD"/>
    <w:rsid w:val="009E4A6D"/>
    <w:rsid w:val="009E4BE9"/>
    <w:rsid w:val="009E715F"/>
    <w:rsid w:val="009F34B1"/>
    <w:rsid w:val="009F44BC"/>
    <w:rsid w:val="009F7F3D"/>
    <w:rsid w:val="00A00408"/>
    <w:rsid w:val="00A00D47"/>
    <w:rsid w:val="00A01F33"/>
    <w:rsid w:val="00A03618"/>
    <w:rsid w:val="00A03985"/>
    <w:rsid w:val="00A044F4"/>
    <w:rsid w:val="00A05683"/>
    <w:rsid w:val="00A05B5A"/>
    <w:rsid w:val="00A05BCA"/>
    <w:rsid w:val="00A066AD"/>
    <w:rsid w:val="00A1045C"/>
    <w:rsid w:val="00A10676"/>
    <w:rsid w:val="00A117AA"/>
    <w:rsid w:val="00A11F6A"/>
    <w:rsid w:val="00A1320E"/>
    <w:rsid w:val="00A150F2"/>
    <w:rsid w:val="00A1546B"/>
    <w:rsid w:val="00A15686"/>
    <w:rsid w:val="00A15A8D"/>
    <w:rsid w:val="00A15EC2"/>
    <w:rsid w:val="00A208BF"/>
    <w:rsid w:val="00A20A60"/>
    <w:rsid w:val="00A22DBE"/>
    <w:rsid w:val="00A24286"/>
    <w:rsid w:val="00A2464A"/>
    <w:rsid w:val="00A25157"/>
    <w:rsid w:val="00A26001"/>
    <w:rsid w:val="00A27054"/>
    <w:rsid w:val="00A2776E"/>
    <w:rsid w:val="00A30AAF"/>
    <w:rsid w:val="00A319FC"/>
    <w:rsid w:val="00A32705"/>
    <w:rsid w:val="00A342F8"/>
    <w:rsid w:val="00A3666F"/>
    <w:rsid w:val="00A36BEA"/>
    <w:rsid w:val="00A423A9"/>
    <w:rsid w:val="00A43036"/>
    <w:rsid w:val="00A46894"/>
    <w:rsid w:val="00A516C9"/>
    <w:rsid w:val="00A520F4"/>
    <w:rsid w:val="00A53E0D"/>
    <w:rsid w:val="00A565AC"/>
    <w:rsid w:val="00A57961"/>
    <w:rsid w:val="00A57BF8"/>
    <w:rsid w:val="00A6332F"/>
    <w:rsid w:val="00A651ED"/>
    <w:rsid w:val="00A65D9E"/>
    <w:rsid w:val="00A66035"/>
    <w:rsid w:val="00A66F13"/>
    <w:rsid w:val="00A76457"/>
    <w:rsid w:val="00A80AA7"/>
    <w:rsid w:val="00A8256C"/>
    <w:rsid w:val="00A84136"/>
    <w:rsid w:val="00A85454"/>
    <w:rsid w:val="00A86C14"/>
    <w:rsid w:val="00A86CA8"/>
    <w:rsid w:val="00A87888"/>
    <w:rsid w:val="00A879E8"/>
    <w:rsid w:val="00A91473"/>
    <w:rsid w:val="00A939DD"/>
    <w:rsid w:val="00A9599D"/>
    <w:rsid w:val="00A9605E"/>
    <w:rsid w:val="00A96280"/>
    <w:rsid w:val="00A96AAB"/>
    <w:rsid w:val="00A974E4"/>
    <w:rsid w:val="00AA01DA"/>
    <w:rsid w:val="00AA17C7"/>
    <w:rsid w:val="00AA180F"/>
    <w:rsid w:val="00AA2359"/>
    <w:rsid w:val="00AA2527"/>
    <w:rsid w:val="00AA357C"/>
    <w:rsid w:val="00AA424B"/>
    <w:rsid w:val="00AA48DE"/>
    <w:rsid w:val="00AA5922"/>
    <w:rsid w:val="00AA5CF3"/>
    <w:rsid w:val="00AA6608"/>
    <w:rsid w:val="00AA794E"/>
    <w:rsid w:val="00AA7C57"/>
    <w:rsid w:val="00AB2AE4"/>
    <w:rsid w:val="00AB5402"/>
    <w:rsid w:val="00AB57DA"/>
    <w:rsid w:val="00AB5C6E"/>
    <w:rsid w:val="00AB6D1E"/>
    <w:rsid w:val="00AB77EE"/>
    <w:rsid w:val="00AB7801"/>
    <w:rsid w:val="00AB7B98"/>
    <w:rsid w:val="00AC0E67"/>
    <w:rsid w:val="00AC1626"/>
    <w:rsid w:val="00AC2312"/>
    <w:rsid w:val="00AC2898"/>
    <w:rsid w:val="00AC37EC"/>
    <w:rsid w:val="00AC4112"/>
    <w:rsid w:val="00AC43D1"/>
    <w:rsid w:val="00AC509D"/>
    <w:rsid w:val="00AC7A80"/>
    <w:rsid w:val="00AC7B39"/>
    <w:rsid w:val="00AD19C3"/>
    <w:rsid w:val="00AD1B87"/>
    <w:rsid w:val="00AD2198"/>
    <w:rsid w:val="00AD3AC2"/>
    <w:rsid w:val="00AD3B74"/>
    <w:rsid w:val="00AD70ED"/>
    <w:rsid w:val="00AD711D"/>
    <w:rsid w:val="00AD7194"/>
    <w:rsid w:val="00AD73B6"/>
    <w:rsid w:val="00AD77C5"/>
    <w:rsid w:val="00AD793F"/>
    <w:rsid w:val="00AE1ACA"/>
    <w:rsid w:val="00AE2574"/>
    <w:rsid w:val="00AE6983"/>
    <w:rsid w:val="00AF0657"/>
    <w:rsid w:val="00AF1BBD"/>
    <w:rsid w:val="00AF2D73"/>
    <w:rsid w:val="00AF388B"/>
    <w:rsid w:val="00AF475E"/>
    <w:rsid w:val="00AF5685"/>
    <w:rsid w:val="00AF604C"/>
    <w:rsid w:val="00AF71C2"/>
    <w:rsid w:val="00AF7DA3"/>
    <w:rsid w:val="00B01A0C"/>
    <w:rsid w:val="00B02724"/>
    <w:rsid w:val="00B032B4"/>
    <w:rsid w:val="00B0479D"/>
    <w:rsid w:val="00B05376"/>
    <w:rsid w:val="00B1069B"/>
    <w:rsid w:val="00B107F4"/>
    <w:rsid w:val="00B116A1"/>
    <w:rsid w:val="00B12309"/>
    <w:rsid w:val="00B12338"/>
    <w:rsid w:val="00B13AAA"/>
    <w:rsid w:val="00B13E92"/>
    <w:rsid w:val="00B178AF"/>
    <w:rsid w:val="00B17D44"/>
    <w:rsid w:val="00B206BA"/>
    <w:rsid w:val="00B24E3C"/>
    <w:rsid w:val="00B25E6F"/>
    <w:rsid w:val="00B2681A"/>
    <w:rsid w:val="00B3157F"/>
    <w:rsid w:val="00B31BF1"/>
    <w:rsid w:val="00B32B0B"/>
    <w:rsid w:val="00B3317C"/>
    <w:rsid w:val="00B33643"/>
    <w:rsid w:val="00B35C41"/>
    <w:rsid w:val="00B36151"/>
    <w:rsid w:val="00B3758B"/>
    <w:rsid w:val="00B4010A"/>
    <w:rsid w:val="00B40C30"/>
    <w:rsid w:val="00B41293"/>
    <w:rsid w:val="00B414F4"/>
    <w:rsid w:val="00B424CD"/>
    <w:rsid w:val="00B441CD"/>
    <w:rsid w:val="00B44D5D"/>
    <w:rsid w:val="00B44F24"/>
    <w:rsid w:val="00B460E7"/>
    <w:rsid w:val="00B4731C"/>
    <w:rsid w:val="00B477D9"/>
    <w:rsid w:val="00B50556"/>
    <w:rsid w:val="00B50608"/>
    <w:rsid w:val="00B50FF2"/>
    <w:rsid w:val="00B5139B"/>
    <w:rsid w:val="00B5217F"/>
    <w:rsid w:val="00B539B8"/>
    <w:rsid w:val="00B542F1"/>
    <w:rsid w:val="00B54E08"/>
    <w:rsid w:val="00B5504F"/>
    <w:rsid w:val="00B5556A"/>
    <w:rsid w:val="00B563F2"/>
    <w:rsid w:val="00B60BF3"/>
    <w:rsid w:val="00B61763"/>
    <w:rsid w:val="00B641D5"/>
    <w:rsid w:val="00B64E17"/>
    <w:rsid w:val="00B65485"/>
    <w:rsid w:val="00B66782"/>
    <w:rsid w:val="00B66DE8"/>
    <w:rsid w:val="00B7019F"/>
    <w:rsid w:val="00B72289"/>
    <w:rsid w:val="00B722CC"/>
    <w:rsid w:val="00B73041"/>
    <w:rsid w:val="00B74460"/>
    <w:rsid w:val="00B74B49"/>
    <w:rsid w:val="00B74DE3"/>
    <w:rsid w:val="00B75B72"/>
    <w:rsid w:val="00B7645E"/>
    <w:rsid w:val="00B770B6"/>
    <w:rsid w:val="00B77830"/>
    <w:rsid w:val="00B81123"/>
    <w:rsid w:val="00B817E8"/>
    <w:rsid w:val="00B83113"/>
    <w:rsid w:val="00B834FF"/>
    <w:rsid w:val="00B84492"/>
    <w:rsid w:val="00B86F77"/>
    <w:rsid w:val="00B87519"/>
    <w:rsid w:val="00B90B17"/>
    <w:rsid w:val="00B90B60"/>
    <w:rsid w:val="00B911A7"/>
    <w:rsid w:val="00B925DD"/>
    <w:rsid w:val="00B94C79"/>
    <w:rsid w:val="00B96F2E"/>
    <w:rsid w:val="00B974CE"/>
    <w:rsid w:val="00BA0694"/>
    <w:rsid w:val="00BA3700"/>
    <w:rsid w:val="00BA507B"/>
    <w:rsid w:val="00BA64CA"/>
    <w:rsid w:val="00BA66BF"/>
    <w:rsid w:val="00BA74CE"/>
    <w:rsid w:val="00BB2B16"/>
    <w:rsid w:val="00BB35D7"/>
    <w:rsid w:val="00BB3686"/>
    <w:rsid w:val="00BB57AD"/>
    <w:rsid w:val="00BB62D6"/>
    <w:rsid w:val="00BB6EB1"/>
    <w:rsid w:val="00BC0581"/>
    <w:rsid w:val="00BC1992"/>
    <w:rsid w:val="00BC1AD7"/>
    <w:rsid w:val="00BC3DAE"/>
    <w:rsid w:val="00BC4097"/>
    <w:rsid w:val="00BC4E26"/>
    <w:rsid w:val="00BC50E7"/>
    <w:rsid w:val="00BD0C8A"/>
    <w:rsid w:val="00BD0CA3"/>
    <w:rsid w:val="00BD119F"/>
    <w:rsid w:val="00BD3E97"/>
    <w:rsid w:val="00BD4D3B"/>
    <w:rsid w:val="00BD5B21"/>
    <w:rsid w:val="00BD6A68"/>
    <w:rsid w:val="00BD7D28"/>
    <w:rsid w:val="00BE06BD"/>
    <w:rsid w:val="00BE0DE8"/>
    <w:rsid w:val="00BE14AB"/>
    <w:rsid w:val="00BE36C9"/>
    <w:rsid w:val="00BE3BF3"/>
    <w:rsid w:val="00BE4E37"/>
    <w:rsid w:val="00BE6D4D"/>
    <w:rsid w:val="00BE7A92"/>
    <w:rsid w:val="00BF14CC"/>
    <w:rsid w:val="00BF1F0F"/>
    <w:rsid w:val="00BF1F27"/>
    <w:rsid w:val="00BF21FE"/>
    <w:rsid w:val="00BF2C1F"/>
    <w:rsid w:val="00BF4192"/>
    <w:rsid w:val="00BF42C7"/>
    <w:rsid w:val="00BF43E7"/>
    <w:rsid w:val="00BF518F"/>
    <w:rsid w:val="00BF6D98"/>
    <w:rsid w:val="00BF738B"/>
    <w:rsid w:val="00C01873"/>
    <w:rsid w:val="00C025E7"/>
    <w:rsid w:val="00C033E8"/>
    <w:rsid w:val="00C05A02"/>
    <w:rsid w:val="00C05EA3"/>
    <w:rsid w:val="00C07832"/>
    <w:rsid w:val="00C10D06"/>
    <w:rsid w:val="00C11AFB"/>
    <w:rsid w:val="00C120DB"/>
    <w:rsid w:val="00C12364"/>
    <w:rsid w:val="00C145DA"/>
    <w:rsid w:val="00C167EA"/>
    <w:rsid w:val="00C169FC"/>
    <w:rsid w:val="00C20782"/>
    <w:rsid w:val="00C25CB9"/>
    <w:rsid w:val="00C26E3C"/>
    <w:rsid w:val="00C302E4"/>
    <w:rsid w:val="00C30791"/>
    <w:rsid w:val="00C31796"/>
    <w:rsid w:val="00C320F3"/>
    <w:rsid w:val="00C329FF"/>
    <w:rsid w:val="00C33BA2"/>
    <w:rsid w:val="00C33E79"/>
    <w:rsid w:val="00C35FEE"/>
    <w:rsid w:val="00C36314"/>
    <w:rsid w:val="00C36B92"/>
    <w:rsid w:val="00C40073"/>
    <w:rsid w:val="00C406CF"/>
    <w:rsid w:val="00C429EF"/>
    <w:rsid w:val="00C42BA9"/>
    <w:rsid w:val="00C42D62"/>
    <w:rsid w:val="00C4310D"/>
    <w:rsid w:val="00C4323F"/>
    <w:rsid w:val="00C43E45"/>
    <w:rsid w:val="00C46DBC"/>
    <w:rsid w:val="00C46F5B"/>
    <w:rsid w:val="00C4764D"/>
    <w:rsid w:val="00C47BCC"/>
    <w:rsid w:val="00C47ED3"/>
    <w:rsid w:val="00C50212"/>
    <w:rsid w:val="00C50DD1"/>
    <w:rsid w:val="00C512A9"/>
    <w:rsid w:val="00C5176F"/>
    <w:rsid w:val="00C52F62"/>
    <w:rsid w:val="00C56543"/>
    <w:rsid w:val="00C5782F"/>
    <w:rsid w:val="00C60B9F"/>
    <w:rsid w:val="00C62D45"/>
    <w:rsid w:val="00C64031"/>
    <w:rsid w:val="00C64802"/>
    <w:rsid w:val="00C6528B"/>
    <w:rsid w:val="00C6709C"/>
    <w:rsid w:val="00C670F1"/>
    <w:rsid w:val="00C72780"/>
    <w:rsid w:val="00C72947"/>
    <w:rsid w:val="00C75F85"/>
    <w:rsid w:val="00C76648"/>
    <w:rsid w:val="00C76BD0"/>
    <w:rsid w:val="00C80038"/>
    <w:rsid w:val="00C8023B"/>
    <w:rsid w:val="00C82A12"/>
    <w:rsid w:val="00C83DAD"/>
    <w:rsid w:val="00C8559B"/>
    <w:rsid w:val="00C861FE"/>
    <w:rsid w:val="00C87B90"/>
    <w:rsid w:val="00C87C2A"/>
    <w:rsid w:val="00C87D3F"/>
    <w:rsid w:val="00C90A1F"/>
    <w:rsid w:val="00C919CF"/>
    <w:rsid w:val="00C92F88"/>
    <w:rsid w:val="00C941A8"/>
    <w:rsid w:val="00C94F59"/>
    <w:rsid w:val="00C9731B"/>
    <w:rsid w:val="00CA01A4"/>
    <w:rsid w:val="00CA339D"/>
    <w:rsid w:val="00CA4A85"/>
    <w:rsid w:val="00CA6F34"/>
    <w:rsid w:val="00CA71E6"/>
    <w:rsid w:val="00CA7996"/>
    <w:rsid w:val="00CB129B"/>
    <w:rsid w:val="00CB134B"/>
    <w:rsid w:val="00CB15B6"/>
    <w:rsid w:val="00CB17F8"/>
    <w:rsid w:val="00CB2751"/>
    <w:rsid w:val="00CB2C51"/>
    <w:rsid w:val="00CB506F"/>
    <w:rsid w:val="00CB61AE"/>
    <w:rsid w:val="00CB678D"/>
    <w:rsid w:val="00CB6C17"/>
    <w:rsid w:val="00CB751D"/>
    <w:rsid w:val="00CC013E"/>
    <w:rsid w:val="00CC1334"/>
    <w:rsid w:val="00CC2E02"/>
    <w:rsid w:val="00CC3DBB"/>
    <w:rsid w:val="00CC3E56"/>
    <w:rsid w:val="00CC4936"/>
    <w:rsid w:val="00CC4E8F"/>
    <w:rsid w:val="00CC50B9"/>
    <w:rsid w:val="00CC51AD"/>
    <w:rsid w:val="00CC534C"/>
    <w:rsid w:val="00CC5AFA"/>
    <w:rsid w:val="00CC617A"/>
    <w:rsid w:val="00CC7123"/>
    <w:rsid w:val="00CD24CC"/>
    <w:rsid w:val="00CD2AD0"/>
    <w:rsid w:val="00CD7DA0"/>
    <w:rsid w:val="00CE0070"/>
    <w:rsid w:val="00CE0D4E"/>
    <w:rsid w:val="00CE0DF9"/>
    <w:rsid w:val="00CE0E6F"/>
    <w:rsid w:val="00CE224B"/>
    <w:rsid w:val="00CE5118"/>
    <w:rsid w:val="00CE656C"/>
    <w:rsid w:val="00CE7972"/>
    <w:rsid w:val="00CE7EC5"/>
    <w:rsid w:val="00CF1396"/>
    <w:rsid w:val="00CF26EB"/>
    <w:rsid w:val="00CF2E5D"/>
    <w:rsid w:val="00CF3169"/>
    <w:rsid w:val="00CF3C6D"/>
    <w:rsid w:val="00CF53CC"/>
    <w:rsid w:val="00D0028A"/>
    <w:rsid w:val="00D00397"/>
    <w:rsid w:val="00D0098C"/>
    <w:rsid w:val="00D0140D"/>
    <w:rsid w:val="00D03FD6"/>
    <w:rsid w:val="00D05704"/>
    <w:rsid w:val="00D073FA"/>
    <w:rsid w:val="00D10CC4"/>
    <w:rsid w:val="00D10EAC"/>
    <w:rsid w:val="00D122D8"/>
    <w:rsid w:val="00D13157"/>
    <w:rsid w:val="00D13AC4"/>
    <w:rsid w:val="00D13F35"/>
    <w:rsid w:val="00D14957"/>
    <w:rsid w:val="00D14B1A"/>
    <w:rsid w:val="00D15F99"/>
    <w:rsid w:val="00D201C8"/>
    <w:rsid w:val="00D21F8A"/>
    <w:rsid w:val="00D262D5"/>
    <w:rsid w:val="00D32BA5"/>
    <w:rsid w:val="00D40BC5"/>
    <w:rsid w:val="00D41EF0"/>
    <w:rsid w:val="00D421B2"/>
    <w:rsid w:val="00D4272D"/>
    <w:rsid w:val="00D44A1C"/>
    <w:rsid w:val="00D44B5A"/>
    <w:rsid w:val="00D45742"/>
    <w:rsid w:val="00D53B97"/>
    <w:rsid w:val="00D56195"/>
    <w:rsid w:val="00D56FB8"/>
    <w:rsid w:val="00D570FF"/>
    <w:rsid w:val="00D57CD4"/>
    <w:rsid w:val="00D57EAE"/>
    <w:rsid w:val="00D60375"/>
    <w:rsid w:val="00D60A76"/>
    <w:rsid w:val="00D60F92"/>
    <w:rsid w:val="00D61DA7"/>
    <w:rsid w:val="00D63B54"/>
    <w:rsid w:val="00D65307"/>
    <w:rsid w:val="00D656BC"/>
    <w:rsid w:val="00D6646E"/>
    <w:rsid w:val="00D67224"/>
    <w:rsid w:val="00D727D0"/>
    <w:rsid w:val="00D73A50"/>
    <w:rsid w:val="00D73C06"/>
    <w:rsid w:val="00D74ED2"/>
    <w:rsid w:val="00D7599A"/>
    <w:rsid w:val="00D7620B"/>
    <w:rsid w:val="00D767D1"/>
    <w:rsid w:val="00D8280F"/>
    <w:rsid w:val="00D83167"/>
    <w:rsid w:val="00D83DAF"/>
    <w:rsid w:val="00D84972"/>
    <w:rsid w:val="00D8698C"/>
    <w:rsid w:val="00D87D54"/>
    <w:rsid w:val="00D87E54"/>
    <w:rsid w:val="00D90812"/>
    <w:rsid w:val="00D90E58"/>
    <w:rsid w:val="00D92541"/>
    <w:rsid w:val="00D92F63"/>
    <w:rsid w:val="00D931BB"/>
    <w:rsid w:val="00D94162"/>
    <w:rsid w:val="00D94220"/>
    <w:rsid w:val="00D94BB1"/>
    <w:rsid w:val="00D95BAE"/>
    <w:rsid w:val="00D95E0B"/>
    <w:rsid w:val="00D95E57"/>
    <w:rsid w:val="00D96BE5"/>
    <w:rsid w:val="00DA0570"/>
    <w:rsid w:val="00DA0EDE"/>
    <w:rsid w:val="00DA3E90"/>
    <w:rsid w:val="00DA4055"/>
    <w:rsid w:val="00DA491F"/>
    <w:rsid w:val="00DA494B"/>
    <w:rsid w:val="00DA5FD3"/>
    <w:rsid w:val="00DA6221"/>
    <w:rsid w:val="00DA6626"/>
    <w:rsid w:val="00DB1A02"/>
    <w:rsid w:val="00DB2265"/>
    <w:rsid w:val="00DB2A1C"/>
    <w:rsid w:val="00DB2AE8"/>
    <w:rsid w:val="00DB35A1"/>
    <w:rsid w:val="00DB4EF5"/>
    <w:rsid w:val="00DB6321"/>
    <w:rsid w:val="00DC09EF"/>
    <w:rsid w:val="00DC1277"/>
    <w:rsid w:val="00DC3017"/>
    <w:rsid w:val="00DC3465"/>
    <w:rsid w:val="00DC385C"/>
    <w:rsid w:val="00DC4105"/>
    <w:rsid w:val="00DC4791"/>
    <w:rsid w:val="00DC61E3"/>
    <w:rsid w:val="00DD0548"/>
    <w:rsid w:val="00DD2415"/>
    <w:rsid w:val="00DD248E"/>
    <w:rsid w:val="00DD3213"/>
    <w:rsid w:val="00DE5E64"/>
    <w:rsid w:val="00DF046B"/>
    <w:rsid w:val="00DF2875"/>
    <w:rsid w:val="00DF2EAC"/>
    <w:rsid w:val="00DF3D44"/>
    <w:rsid w:val="00DF437F"/>
    <w:rsid w:val="00DF4FF4"/>
    <w:rsid w:val="00DF5B23"/>
    <w:rsid w:val="00DF6461"/>
    <w:rsid w:val="00DF6FE4"/>
    <w:rsid w:val="00DF71E7"/>
    <w:rsid w:val="00DF7659"/>
    <w:rsid w:val="00DF7D8A"/>
    <w:rsid w:val="00E049AC"/>
    <w:rsid w:val="00E063EF"/>
    <w:rsid w:val="00E0654E"/>
    <w:rsid w:val="00E06950"/>
    <w:rsid w:val="00E07A86"/>
    <w:rsid w:val="00E1033B"/>
    <w:rsid w:val="00E1536F"/>
    <w:rsid w:val="00E2608D"/>
    <w:rsid w:val="00E26E8C"/>
    <w:rsid w:val="00E27AFB"/>
    <w:rsid w:val="00E27CB9"/>
    <w:rsid w:val="00E27ED7"/>
    <w:rsid w:val="00E30F4B"/>
    <w:rsid w:val="00E32381"/>
    <w:rsid w:val="00E33B3F"/>
    <w:rsid w:val="00E4231B"/>
    <w:rsid w:val="00E42D3E"/>
    <w:rsid w:val="00E438FA"/>
    <w:rsid w:val="00E43DE3"/>
    <w:rsid w:val="00E4538E"/>
    <w:rsid w:val="00E45AC3"/>
    <w:rsid w:val="00E474C2"/>
    <w:rsid w:val="00E479D5"/>
    <w:rsid w:val="00E50CD4"/>
    <w:rsid w:val="00E52506"/>
    <w:rsid w:val="00E56F7A"/>
    <w:rsid w:val="00E56FDF"/>
    <w:rsid w:val="00E60522"/>
    <w:rsid w:val="00E61FC4"/>
    <w:rsid w:val="00E63651"/>
    <w:rsid w:val="00E6527C"/>
    <w:rsid w:val="00E673E2"/>
    <w:rsid w:val="00E70FB2"/>
    <w:rsid w:val="00E72FF8"/>
    <w:rsid w:val="00E74A0B"/>
    <w:rsid w:val="00E76105"/>
    <w:rsid w:val="00E768CD"/>
    <w:rsid w:val="00E81D5F"/>
    <w:rsid w:val="00E82B76"/>
    <w:rsid w:val="00E8419F"/>
    <w:rsid w:val="00E846FC"/>
    <w:rsid w:val="00E87147"/>
    <w:rsid w:val="00E90150"/>
    <w:rsid w:val="00E906B6"/>
    <w:rsid w:val="00E91260"/>
    <w:rsid w:val="00E91442"/>
    <w:rsid w:val="00E92DC0"/>
    <w:rsid w:val="00E93BB9"/>
    <w:rsid w:val="00E95333"/>
    <w:rsid w:val="00E961F0"/>
    <w:rsid w:val="00E967B0"/>
    <w:rsid w:val="00E96C81"/>
    <w:rsid w:val="00EA179E"/>
    <w:rsid w:val="00EA19B9"/>
    <w:rsid w:val="00EA273B"/>
    <w:rsid w:val="00EA2A8F"/>
    <w:rsid w:val="00EA329D"/>
    <w:rsid w:val="00EA4091"/>
    <w:rsid w:val="00EA461E"/>
    <w:rsid w:val="00EA5127"/>
    <w:rsid w:val="00EB00A1"/>
    <w:rsid w:val="00EB1156"/>
    <w:rsid w:val="00EB1CED"/>
    <w:rsid w:val="00EB2D60"/>
    <w:rsid w:val="00EB33BA"/>
    <w:rsid w:val="00EB5FCF"/>
    <w:rsid w:val="00EB60CB"/>
    <w:rsid w:val="00EB6447"/>
    <w:rsid w:val="00EC06B2"/>
    <w:rsid w:val="00EC0E34"/>
    <w:rsid w:val="00EC2004"/>
    <w:rsid w:val="00EC2C2D"/>
    <w:rsid w:val="00EC50FF"/>
    <w:rsid w:val="00EC514E"/>
    <w:rsid w:val="00EC60C3"/>
    <w:rsid w:val="00EC6826"/>
    <w:rsid w:val="00ED1576"/>
    <w:rsid w:val="00ED1D1D"/>
    <w:rsid w:val="00ED1FF5"/>
    <w:rsid w:val="00ED2E93"/>
    <w:rsid w:val="00ED7ABB"/>
    <w:rsid w:val="00ED7C7A"/>
    <w:rsid w:val="00EE090F"/>
    <w:rsid w:val="00EE341C"/>
    <w:rsid w:val="00EE3CB4"/>
    <w:rsid w:val="00EE6484"/>
    <w:rsid w:val="00EE6749"/>
    <w:rsid w:val="00EE74FF"/>
    <w:rsid w:val="00EE7FC0"/>
    <w:rsid w:val="00EF053B"/>
    <w:rsid w:val="00EF2E81"/>
    <w:rsid w:val="00EF34E5"/>
    <w:rsid w:val="00EF3895"/>
    <w:rsid w:val="00EF4126"/>
    <w:rsid w:val="00EF4599"/>
    <w:rsid w:val="00EF7E6F"/>
    <w:rsid w:val="00F019DA"/>
    <w:rsid w:val="00F01DBD"/>
    <w:rsid w:val="00F03D5E"/>
    <w:rsid w:val="00F04728"/>
    <w:rsid w:val="00F054A0"/>
    <w:rsid w:val="00F06553"/>
    <w:rsid w:val="00F11A02"/>
    <w:rsid w:val="00F12417"/>
    <w:rsid w:val="00F14B52"/>
    <w:rsid w:val="00F16A3C"/>
    <w:rsid w:val="00F16F08"/>
    <w:rsid w:val="00F2619A"/>
    <w:rsid w:val="00F266AA"/>
    <w:rsid w:val="00F313D1"/>
    <w:rsid w:val="00F34BDF"/>
    <w:rsid w:val="00F3559E"/>
    <w:rsid w:val="00F35D4F"/>
    <w:rsid w:val="00F35E43"/>
    <w:rsid w:val="00F36362"/>
    <w:rsid w:val="00F36CE0"/>
    <w:rsid w:val="00F36E9A"/>
    <w:rsid w:val="00F400F3"/>
    <w:rsid w:val="00F40197"/>
    <w:rsid w:val="00F40D4D"/>
    <w:rsid w:val="00F40FF0"/>
    <w:rsid w:val="00F41704"/>
    <w:rsid w:val="00F437F9"/>
    <w:rsid w:val="00F445B4"/>
    <w:rsid w:val="00F474C0"/>
    <w:rsid w:val="00F47A66"/>
    <w:rsid w:val="00F50160"/>
    <w:rsid w:val="00F521DB"/>
    <w:rsid w:val="00F53A3B"/>
    <w:rsid w:val="00F5529C"/>
    <w:rsid w:val="00F55725"/>
    <w:rsid w:val="00F563B7"/>
    <w:rsid w:val="00F57E87"/>
    <w:rsid w:val="00F6096C"/>
    <w:rsid w:val="00F63326"/>
    <w:rsid w:val="00F67168"/>
    <w:rsid w:val="00F70203"/>
    <w:rsid w:val="00F705B8"/>
    <w:rsid w:val="00F705BD"/>
    <w:rsid w:val="00F71141"/>
    <w:rsid w:val="00F75BF2"/>
    <w:rsid w:val="00F76372"/>
    <w:rsid w:val="00F81DE9"/>
    <w:rsid w:val="00F82983"/>
    <w:rsid w:val="00F82F42"/>
    <w:rsid w:val="00F83639"/>
    <w:rsid w:val="00F85A1F"/>
    <w:rsid w:val="00F9120A"/>
    <w:rsid w:val="00F91A6D"/>
    <w:rsid w:val="00F92213"/>
    <w:rsid w:val="00F93539"/>
    <w:rsid w:val="00F9693E"/>
    <w:rsid w:val="00FA194E"/>
    <w:rsid w:val="00FA2F99"/>
    <w:rsid w:val="00FA4AA8"/>
    <w:rsid w:val="00FA524A"/>
    <w:rsid w:val="00FA5357"/>
    <w:rsid w:val="00FA583B"/>
    <w:rsid w:val="00FA60BF"/>
    <w:rsid w:val="00FB0465"/>
    <w:rsid w:val="00FB237B"/>
    <w:rsid w:val="00FB301B"/>
    <w:rsid w:val="00FB3E27"/>
    <w:rsid w:val="00FB4311"/>
    <w:rsid w:val="00FB49FC"/>
    <w:rsid w:val="00FB55FC"/>
    <w:rsid w:val="00FB627F"/>
    <w:rsid w:val="00FB6C78"/>
    <w:rsid w:val="00FB7332"/>
    <w:rsid w:val="00FB758C"/>
    <w:rsid w:val="00FB7CA2"/>
    <w:rsid w:val="00FC211E"/>
    <w:rsid w:val="00FC56E3"/>
    <w:rsid w:val="00FC573A"/>
    <w:rsid w:val="00FC5970"/>
    <w:rsid w:val="00FC5A1D"/>
    <w:rsid w:val="00FC7E5E"/>
    <w:rsid w:val="00FD201E"/>
    <w:rsid w:val="00FD435F"/>
    <w:rsid w:val="00FD48AF"/>
    <w:rsid w:val="00FD5369"/>
    <w:rsid w:val="00FD597A"/>
    <w:rsid w:val="00FD713E"/>
    <w:rsid w:val="00FE0858"/>
    <w:rsid w:val="00FE40F8"/>
    <w:rsid w:val="00FE4113"/>
    <w:rsid w:val="00FE4AB4"/>
    <w:rsid w:val="00FE567F"/>
    <w:rsid w:val="00FE5857"/>
    <w:rsid w:val="00FE724C"/>
    <w:rsid w:val="00FF238C"/>
    <w:rsid w:val="00FF2819"/>
    <w:rsid w:val="00FF2A8C"/>
    <w:rsid w:val="00FF33AB"/>
    <w:rsid w:val="00FF73FB"/>
    <w:rsid w:val="00FF7E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F6604"/>
  <w15:chartTrackingRefBased/>
  <w15:docId w15:val="{9E3989E2-59CB-4DE0-9227-F0D7001C2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78D"/>
  </w:style>
  <w:style w:type="paragraph" w:styleId="Ttulo1">
    <w:name w:val="heading 1"/>
    <w:basedOn w:val="PargrafodaLista"/>
    <w:next w:val="Normal"/>
    <w:link w:val="Ttulo1Char"/>
    <w:uiPriority w:val="9"/>
    <w:qFormat/>
    <w:rsid w:val="00487DAD"/>
    <w:pPr>
      <w:pageBreakBefore/>
      <w:numPr>
        <w:numId w:val="1"/>
      </w:numPr>
      <w:spacing w:after="360" w:line="360" w:lineRule="auto"/>
      <w:ind w:left="284" w:hanging="284"/>
      <w:outlineLvl w:val="0"/>
    </w:pPr>
    <w:rPr>
      <w:rFonts w:ascii="Arial" w:hAnsi="Arial" w:cs="Arial"/>
      <w:b/>
      <w:bCs/>
      <w:caps/>
      <w:sz w:val="24"/>
      <w:szCs w:val="24"/>
    </w:rPr>
  </w:style>
  <w:style w:type="paragraph" w:styleId="Ttulo2">
    <w:name w:val="heading 2"/>
    <w:basedOn w:val="PargrafodaLista"/>
    <w:next w:val="Normal"/>
    <w:link w:val="Ttulo2Char"/>
    <w:autoRedefine/>
    <w:uiPriority w:val="9"/>
    <w:unhideWhenUsed/>
    <w:qFormat/>
    <w:rsid w:val="00523255"/>
    <w:pPr>
      <w:numPr>
        <w:ilvl w:val="1"/>
        <w:numId w:val="1"/>
      </w:numPr>
      <w:spacing w:before="360" w:after="360" w:line="360" w:lineRule="auto"/>
      <w:ind w:left="403" w:hanging="403"/>
      <w:outlineLvl w:val="1"/>
    </w:pPr>
    <w:rPr>
      <w:rFonts w:ascii="Arial" w:hAnsi="Arial" w:cs="Arial"/>
      <w:b/>
      <w:bCs/>
      <w:sz w:val="24"/>
      <w:szCs w:val="24"/>
    </w:rPr>
  </w:style>
  <w:style w:type="paragraph" w:styleId="Ttulo3">
    <w:name w:val="heading 3"/>
    <w:basedOn w:val="PargrafodaLista"/>
    <w:next w:val="Normal"/>
    <w:link w:val="Ttulo3Char"/>
    <w:uiPriority w:val="9"/>
    <w:unhideWhenUsed/>
    <w:qFormat/>
    <w:rsid w:val="00487DAD"/>
    <w:pPr>
      <w:numPr>
        <w:ilvl w:val="2"/>
        <w:numId w:val="1"/>
      </w:numPr>
      <w:spacing w:before="240" w:after="240" w:line="360" w:lineRule="auto"/>
      <w:ind w:left="720"/>
      <w:outlineLvl w:val="2"/>
    </w:pPr>
    <w:rPr>
      <w:rFonts w:ascii="Arial" w:hAnsi="Arial" w:cs="Arial"/>
      <w:b/>
      <w:bCs/>
      <w:sz w:val="24"/>
      <w:szCs w:val="24"/>
    </w:rPr>
  </w:style>
  <w:style w:type="paragraph" w:styleId="Ttulo4">
    <w:name w:val="heading 4"/>
    <w:basedOn w:val="Normal"/>
    <w:next w:val="Normal"/>
    <w:link w:val="Ttulo4Char"/>
    <w:uiPriority w:val="9"/>
    <w:semiHidden/>
    <w:unhideWhenUsed/>
    <w:qFormat/>
    <w:rsid w:val="00952347"/>
    <w:pPr>
      <w:keepNext/>
      <w:keepLines/>
      <w:spacing w:before="280" w:after="80" w:line="276" w:lineRule="auto"/>
      <w:outlineLvl w:val="3"/>
    </w:pPr>
    <w:rPr>
      <w:rFonts w:ascii="Arial" w:eastAsia="Arial" w:hAnsi="Arial" w:cs="Arial"/>
      <w:color w:val="666666"/>
      <w:kern w:val="0"/>
      <w:sz w:val="24"/>
      <w:szCs w:val="24"/>
      <w:lang w:eastAsia="pt-BR"/>
      <w14:ligatures w14:val="none"/>
    </w:rPr>
  </w:style>
  <w:style w:type="paragraph" w:styleId="Ttulo5">
    <w:name w:val="heading 5"/>
    <w:basedOn w:val="Normal"/>
    <w:next w:val="Normal"/>
    <w:link w:val="Ttulo5Char"/>
    <w:uiPriority w:val="9"/>
    <w:semiHidden/>
    <w:unhideWhenUsed/>
    <w:qFormat/>
    <w:rsid w:val="00952347"/>
    <w:pPr>
      <w:keepNext/>
      <w:keepLines/>
      <w:spacing w:before="240" w:after="80" w:line="276" w:lineRule="auto"/>
      <w:outlineLvl w:val="4"/>
    </w:pPr>
    <w:rPr>
      <w:rFonts w:ascii="Arial" w:eastAsia="Arial" w:hAnsi="Arial" w:cs="Arial"/>
      <w:color w:val="666666"/>
      <w:kern w:val="0"/>
      <w:lang w:eastAsia="pt-BR"/>
      <w14:ligatures w14:val="none"/>
    </w:rPr>
  </w:style>
  <w:style w:type="paragraph" w:styleId="Ttulo6">
    <w:name w:val="heading 6"/>
    <w:basedOn w:val="Normal"/>
    <w:next w:val="Normal"/>
    <w:link w:val="Ttulo6Char"/>
    <w:uiPriority w:val="9"/>
    <w:semiHidden/>
    <w:unhideWhenUsed/>
    <w:qFormat/>
    <w:rsid w:val="00952347"/>
    <w:pPr>
      <w:keepNext/>
      <w:keepLines/>
      <w:spacing w:before="240" w:after="80" w:line="276" w:lineRule="auto"/>
      <w:outlineLvl w:val="5"/>
    </w:pPr>
    <w:rPr>
      <w:rFonts w:ascii="Arial" w:eastAsia="Arial" w:hAnsi="Arial" w:cs="Arial"/>
      <w:i/>
      <w:color w:val="666666"/>
      <w:kern w:val="0"/>
      <w:lang w:eastAsia="pt-BR"/>
      <w14:ligatures w14:val="none"/>
    </w:rPr>
  </w:style>
  <w:style w:type="paragraph" w:styleId="Ttulo7">
    <w:name w:val="heading 7"/>
    <w:basedOn w:val="Normal"/>
    <w:next w:val="Normal"/>
    <w:link w:val="Ttulo7Char"/>
    <w:uiPriority w:val="9"/>
    <w:semiHidden/>
    <w:unhideWhenUsed/>
    <w:qFormat/>
    <w:rsid w:val="00B44F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44F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44F2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B6ED5"/>
    <w:pPr>
      <w:ind w:left="720"/>
      <w:contextualSpacing/>
    </w:pPr>
  </w:style>
  <w:style w:type="character" w:customStyle="1" w:styleId="Ttulo1Char">
    <w:name w:val="Título 1 Char"/>
    <w:basedOn w:val="Fontepargpadro"/>
    <w:link w:val="Ttulo1"/>
    <w:uiPriority w:val="9"/>
    <w:rsid w:val="00487DAD"/>
    <w:rPr>
      <w:rFonts w:ascii="Arial" w:hAnsi="Arial" w:cs="Arial"/>
      <w:b/>
      <w:bCs/>
      <w:caps/>
      <w:sz w:val="24"/>
      <w:szCs w:val="24"/>
    </w:rPr>
  </w:style>
  <w:style w:type="character" w:customStyle="1" w:styleId="Ttulo2Char">
    <w:name w:val="Título 2 Char"/>
    <w:basedOn w:val="Fontepargpadro"/>
    <w:link w:val="Ttulo2"/>
    <w:uiPriority w:val="9"/>
    <w:rsid w:val="00523255"/>
    <w:rPr>
      <w:rFonts w:ascii="Arial" w:hAnsi="Arial" w:cs="Arial"/>
      <w:b/>
      <w:bCs/>
      <w:sz w:val="24"/>
      <w:szCs w:val="24"/>
    </w:rPr>
  </w:style>
  <w:style w:type="paragraph" w:styleId="CabealhodoSumrio">
    <w:name w:val="TOC Heading"/>
    <w:basedOn w:val="Ttulo1"/>
    <w:next w:val="Normal"/>
    <w:uiPriority w:val="39"/>
    <w:unhideWhenUsed/>
    <w:qFormat/>
    <w:rsid w:val="00BD6A68"/>
    <w:pPr>
      <w:keepNext/>
      <w:keepLines/>
      <w:numPr>
        <w:numId w:val="0"/>
      </w:numPr>
      <w:spacing w:before="240" w:line="259" w:lineRule="auto"/>
      <w:contextualSpacing w:val="0"/>
      <w:outlineLvl w:val="9"/>
    </w:pPr>
    <w:rPr>
      <w:rFonts w:asciiTheme="majorHAnsi" w:eastAsiaTheme="majorEastAsia" w:hAnsiTheme="majorHAnsi" w:cstheme="majorBidi"/>
      <w:b w:val="0"/>
      <w:bCs w:val="0"/>
      <w:color w:val="2F5496" w:themeColor="accent1" w:themeShade="BF"/>
      <w:kern w:val="0"/>
      <w:sz w:val="32"/>
      <w:szCs w:val="32"/>
      <w:lang w:eastAsia="pt-BR"/>
      <w14:ligatures w14:val="none"/>
    </w:rPr>
  </w:style>
  <w:style w:type="paragraph" w:styleId="Sumrio1">
    <w:name w:val="toc 1"/>
    <w:basedOn w:val="Normal"/>
    <w:next w:val="Normal"/>
    <w:autoRedefine/>
    <w:uiPriority w:val="39"/>
    <w:unhideWhenUsed/>
    <w:rsid w:val="00BD6A68"/>
    <w:pPr>
      <w:spacing w:after="100"/>
    </w:pPr>
  </w:style>
  <w:style w:type="paragraph" w:styleId="Sumrio2">
    <w:name w:val="toc 2"/>
    <w:basedOn w:val="Normal"/>
    <w:next w:val="Normal"/>
    <w:autoRedefine/>
    <w:uiPriority w:val="39"/>
    <w:unhideWhenUsed/>
    <w:rsid w:val="00BD6A68"/>
    <w:pPr>
      <w:spacing w:after="100"/>
      <w:ind w:left="220"/>
    </w:pPr>
  </w:style>
  <w:style w:type="character" w:styleId="Hyperlink">
    <w:name w:val="Hyperlink"/>
    <w:basedOn w:val="Fontepargpadro"/>
    <w:uiPriority w:val="99"/>
    <w:unhideWhenUsed/>
    <w:rsid w:val="00BD6A68"/>
    <w:rPr>
      <w:color w:val="0563C1" w:themeColor="hyperlink"/>
      <w:u w:val="single"/>
    </w:rPr>
  </w:style>
  <w:style w:type="paragraph" w:styleId="Cabealho">
    <w:name w:val="header"/>
    <w:basedOn w:val="Normal"/>
    <w:link w:val="CabealhoChar"/>
    <w:uiPriority w:val="99"/>
    <w:unhideWhenUsed/>
    <w:rsid w:val="00D61D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61DA7"/>
  </w:style>
  <w:style w:type="paragraph" w:styleId="Rodap">
    <w:name w:val="footer"/>
    <w:basedOn w:val="Normal"/>
    <w:link w:val="RodapChar"/>
    <w:uiPriority w:val="99"/>
    <w:unhideWhenUsed/>
    <w:rsid w:val="00D61DA7"/>
    <w:pPr>
      <w:tabs>
        <w:tab w:val="center" w:pos="4252"/>
        <w:tab w:val="right" w:pos="8504"/>
      </w:tabs>
      <w:spacing w:after="0" w:line="240" w:lineRule="auto"/>
    </w:pPr>
  </w:style>
  <w:style w:type="character" w:customStyle="1" w:styleId="RodapChar">
    <w:name w:val="Rodapé Char"/>
    <w:basedOn w:val="Fontepargpadro"/>
    <w:link w:val="Rodap"/>
    <w:uiPriority w:val="99"/>
    <w:rsid w:val="00D61DA7"/>
  </w:style>
  <w:style w:type="character" w:customStyle="1" w:styleId="Ttulo3Char">
    <w:name w:val="Título 3 Char"/>
    <w:basedOn w:val="Fontepargpadro"/>
    <w:link w:val="Ttulo3"/>
    <w:uiPriority w:val="9"/>
    <w:rsid w:val="00487DAD"/>
    <w:rPr>
      <w:rFonts w:ascii="Arial" w:hAnsi="Arial" w:cs="Arial"/>
      <w:b/>
      <w:bCs/>
      <w:sz w:val="24"/>
      <w:szCs w:val="24"/>
    </w:rPr>
  </w:style>
  <w:style w:type="character" w:customStyle="1" w:styleId="Ttulo4Char">
    <w:name w:val="Título 4 Char"/>
    <w:basedOn w:val="Fontepargpadro"/>
    <w:link w:val="Ttulo4"/>
    <w:uiPriority w:val="9"/>
    <w:semiHidden/>
    <w:rsid w:val="00952347"/>
    <w:rPr>
      <w:rFonts w:ascii="Arial" w:eastAsia="Arial" w:hAnsi="Arial" w:cs="Arial"/>
      <w:color w:val="666666"/>
      <w:kern w:val="0"/>
      <w:sz w:val="24"/>
      <w:szCs w:val="24"/>
      <w:lang w:eastAsia="pt-BR"/>
      <w14:ligatures w14:val="none"/>
    </w:rPr>
  </w:style>
  <w:style w:type="character" w:customStyle="1" w:styleId="Ttulo5Char">
    <w:name w:val="Título 5 Char"/>
    <w:basedOn w:val="Fontepargpadro"/>
    <w:link w:val="Ttulo5"/>
    <w:uiPriority w:val="9"/>
    <w:semiHidden/>
    <w:rsid w:val="00952347"/>
    <w:rPr>
      <w:rFonts w:ascii="Arial" w:eastAsia="Arial" w:hAnsi="Arial" w:cs="Arial"/>
      <w:color w:val="666666"/>
      <w:kern w:val="0"/>
      <w:lang w:eastAsia="pt-BR"/>
      <w14:ligatures w14:val="none"/>
    </w:rPr>
  </w:style>
  <w:style w:type="character" w:customStyle="1" w:styleId="Ttulo6Char">
    <w:name w:val="Título 6 Char"/>
    <w:basedOn w:val="Fontepargpadro"/>
    <w:link w:val="Ttulo6"/>
    <w:uiPriority w:val="9"/>
    <w:semiHidden/>
    <w:rsid w:val="00952347"/>
    <w:rPr>
      <w:rFonts w:ascii="Arial" w:eastAsia="Arial" w:hAnsi="Arial" w:cs="Arial"/>
      <w:i/>
      <w:color w:val="666666"/>
      <w:kern w:val="0"/>
      <w:lang w:eastAsia="pt-BR"/>
      <w14:ligatures w14:val="none"/>
    </w:rPr>
  </w:style>
  <w:style w:type="table" w:customStyle="1" w:styleId="TableNormal">
    <w:name w:val="Table Normal"/>
    <w:rsid w:val="00952347"/>
    <w:pPr>
      <w:spacing w:after="0" w:line="276" w:lineRule="auto"/>
    </w:pPr>
    <w:rPr>
      <w:rFonts w:ascii="Arial" w:eastAsia="Arial" w:hAnsi="Arial" w:cs="Arial"/>
      <w:kern w:val="0"/>
      <w:lang w:eastAsia="pt-BR"/>
      <w14:ligatures w14:val="none"/>
    </w:rPr>
    <w:tblPr>
      <w:tblCellMar>
        <w:top w:w="0" w:type="dxa"/>
        <w:left w:w="0" w:type="dxa"/>
        <w:bottom w:w="0" w:type="dxa"/>
        <w:right w:w="0" w:type="dxa"/>
      </w:tblCellMar>
    </w:tblPr>
  </w:style>
  <w:style w:type="paragraph" w:styleId="Ttulo">
    <w:name w:val="Title"/>
    <w:basedOn w:val="Normal"/>
    <w:next w:val="Normal"/>
    <w:link w:val="TtuloChar"/>
    <w:uiPriority w:val="10"/>
    <w:qFormat/>
    <w:rsid w:val="00952347"/>
    <w:pPr>
      <w:keepNext/>
      <w:keepLines/>
      <w:spacing w:after="60" w:line="276" w:lineRule="auto"/>
    </w:pPr>
    <w:rPr>
      <w:rFonts w:ascii="Arial" w:eastAsia="Arial" w:hAnsi="Arial" w:cs="Arial"/>
      <w:kern w:val="0"/>
      <w:sz w:val="52"/>
      <w:szCs w:val="52"/>
      <w:lang w:eastAsia="pt-BR"/>
      <w14:ligatures w14:val="none"/>
    </w:rPr>
  </w:style>
  <w:style w:type="character" w:customStyle="1" w:styleId="TtuloChar">
    <w:name w:val="Título Char"/>
    <w:basedOn w:val="Fontepargpadro"/>
    <w:link w:val="Ttulo"/>
    <w:uiPriority w:val="10"/>
    <w:rsid w:val="00952347"/>
    <w:rPr>
      <w:rFonts w:ascii="Arial" w:eastAsia="Arial" w:hAnsi="Arial" w:cs="Arial"/>
      <w:kern w:val="0"/>
      <w:sz w:val="52"/>
      <w:szCs w:val="52"/>
      <w:lang w:eastAsia="pt-BR"/>
      <w14:ligatures w14:val="none"/>
    </w:rPr>
  </w:style>
  <w:style w:type="paragraph" w:styleId="Subttulo">
    <w:name w:val="Subtitle"/>
    <w:basedOn w:val="Normal"/>
    <w:next w:val="Normal"/>
    <w:link w:val="SubttuloChar"/>
    <w:uiPriority w:val="11"/>
    <w:qFormat/>
    <w:rsid w:val="00952347"/>
    <w:pPr>
      <w:keepNext/>
      <w:keepLines/>
      <w:spacing w:after="320" w:line="276" w:lineRule="auto"/>
    </w:pPr>
    <w:rPr>
      <w:rFonts w:ascii="Arial" w:eastAsia="Arial" w:hAnsi="Arial" w:cs="Arial"/>
      <w:color w:val="666666"/>
      <w:kern w:val="0"/>
      <w:sz w:val="30"/>
      <w:szCs w:val="30"/>
      <w:lang w:eastAsia="pt-BR"/>
      <w14:ligatures w14:val="none"/>
    </w:rPr>
  </w:style>
  <w:style w:type="character" w:customStyle="1" w:styleId="SubttuloChar">
    <w:name w:val="Subtítulo Char"/>
    <w:basedOn w:val="Fontepargpadro"/>
    <w:link w:val="Subttulo"/>
    <w:uiPriority w:val="11"/>
    <w:rsid w:val="00952347"/>
    <w:rPr>
      <w:rFonts w:ascii="Arial" w:eastAsia="Arial" w:hAnsi="Arial" w:cs="Arial"/>
      <w:color w:val="666666"/>
      <w:kern w:val="0"/>
      <w:sz w:val="30"/>
      <w:szCs w:val="30"/>
      <w:lang w:eastAsia="pt-BR"/>
      <w14:ligatures w14:val="none"/>
    </w:rPr>
  </w:style>
  <w:style w:type="table" w:styleId="Tabelacomgrade">
    <w:name w:val="Table Grid"/>
    <w:basedOn w:val="Tabelanormal"/>
    <w:uiPriority w:val="39"/>
    <w:rsid w:val="00952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952347"/>
    <w:pPr>
      <w:spacing w:after="0" w:line="240" w:lineRule="auto"/>
    </w:pPr>
    <w:rPr>
      <w:rFonts w:ascii="Arial" w:eastAsia="Arial" w:hAnsi="Arial" w:cs="Arial"/>
      <w:kern w:val="0"/>
      <w:sz w:val="20"/>
      <w:szCs w:val="20"/>
      <w:lang w:eastAsia="pt-BR"/>
      <w14:ligatures w14:val="none"/>
    </w:rPr>
  </w:style>
  <w:style w:type="character" w:customStyle="1" w:styleId="TextodenotaderodapChar">
    <w:name w:val="Texto de nota de rodapé Char"/>
    <w:basedOn w:val="Fontepargpadro"/>
    <w:link w:val="Textodenotaderodap"/>
    <w:uiPriority w:val="99"/>
    <w:semiHidden/>
    <w:rsid w:val="00952347"/>
    <w:rPr>
      <w:rFonts w:ascii="Arial" w:eastAsia="Arial" w:hAnsi="Arial" w:cs="Arial"/>
      <w:kern w:val="0"/>
      <w:sz w:val="20"/>
      <w:szCs w:val="20"/>
      <w:lang w:eastAsia="pt-BR"/>
      <w14:ligatures w14:val="none"/>
    </w:rPr>
  </w:style>
  <w:style w:type="character" w:styleId="Refdenotaderodap">
    <w:name w:val="footnote reference"/>
    <w:basedOn w:val="Fontepargpadro"/>
    <w:uiPriority w:val="99"/>
    <w:semiHidden/>
    <w:unhideWhenUsed/>
    <w:rsid w:val="00952347"/>
    <w:rPr>
      <w:vertAlign w:val="superscript"/>
    </w:rPr>
  </w:style>
  <w:style w:type="paragraph" w:styleId="NormalWeb">
    <w:name w:val="Normal (Web)"/>
    <w:basedOn w:val="Normal"/>
    <w:uiPriority w:val="99"/>
    <w:semiHidden/>
    <w:unhideWhenUsed/>
    <w:rsid w:val="0095234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952347"/>
    <w:rPr>
      <w:b/>
      <w:bCs/>
    </w:rPr>
  </w:style>
  <w:style w:type="character" w:styleId="MenoPendente">
    <w:name w:val="Unresolved Mention"/>
    <w:basedOn w:val="Fontepargpadro"/>
    <w:uiPriority w:val="99"/>
    <w:semiHidden/>
    <w:unhideWhenUsed/>
    <w:rsid w:val="009A4903"/>
    <w:rPr>
      <w:color w:val="605E5C"/>
      <w:shd w:val="clear" w:color="auto" w:fill="E1DFDD"/>
    </w:rPr>
  </w:style>
  <w:style w:type="paragraph" w:styleId="Corpodetexto">
    <w:name w:val="Body Text"/>
    <w:basedOn w:val="Normal"/>
    <w:link w:val="CorpodetextoChar"/>
    <w:uiPriority w:val="1"/>
    <w:qFormat/>
    <w:rsid w:val="007B7448"/>
    <w:pPr>
      <w:widowControl w:val="0"/>
      <w:autoSpaceDE w:val="0"/>
      <w:autoSpaceDN w:val="0"/>
      <w:spacing w:after="0" w:line="240" w:lineRule="auto"/>
    </w:pPr>
    <w:rPr>
      <w:rFonts w:ascii="Cambria" w:eastAsia="Cambria" w:hAnsi="Cambria" w:cs="Cambria"/>
      <w:kern w:val="0"/>
      <w:lang w:val="pt-PT"/>
      <w14:ligatures w14:val="none"/>
    </w:rPr>
  </w:style>
  <w:style w:type="character" w:customStyle="1" w:styleId="CorpodetextoChar">
    <w:name w:val="Corpo de texto Char"/>
    <w:basedOn w:val="Fontepargpadro"/>
    <w:link w:val="Corpodetexto"/>
    <w:uiPriority w:val="1"/>
    <w:rsid w:val="007B7448"/>
    <w:rPr>
      <w:rFonts w:ascii="Cambria" w:eastAsia="Cambria" w:hAnsi="Cambria" w:cs="Cambria"/>
      <w:kern w:val="0"/>
      <w:lang w:val="pt-PT"/>
      <w14:ligatures w14:val="none"/>
    </w:rPr>
  </w:style>
  <w:style w:type="paragraph" w:styleId="Sumrio3">
    <w:name w:val="toc 3"/>
    <w:basedOn w:val="Normal"/>
    <w:next w:val="Normal"/>
    <w:autoRedefine/>
    <w:uiPriority w:val="39"/>
    <w:unhideWhenUsed/>
    <w:rsid w:val="00A319FC"/>
    <w:pPr>
      <w:spacing w:after="100"/>
      <w:ind w:left="440"/>
    </w:pPr>
  </w:style>
  <w:style w:type="paragraph" w:styleId="Reviso">
    <w:name w:val="Revision"/>
    <w:hidden/>
    <w:uiPriority w:val="99"/>
    <w:semiHidden/>
    <w:rsid w:val="00F67168"/>
    <w:pPr>
      <w:spacing w:after="0" w:line="240" w:lineRule="auto"/>
    </w:pPr>
  </w:style>
  <w:style w:type="character" w:styleId="Refdecomentrio">
    <w:name w:val="annotation reference"/>
    <w:basedOn w:val="Fontepargpadro"/>
    <w:uiPriority w:val="99"/>
    <w:semiHidden/>
    <w:unhideWhenUsed/>
    <w:rsid w:val="004702FA"/>
    <w:rPr>
      <w:sz w:val="16"/>
      <w:szCs w:val="16"/>
    </w:rPr>
  </w:style>
  <w:style w:type="paragraph" w:styleId="Textodecomentrio">
    <w:name w:val="annotation text"/>
    <w:basedOn w:val="Normal"/>
    <w:link w:val="TextodecomentrioChar"/>
    <w:uiPriority w:val="99"/>
    <w:unhideWhenUsed/>
    <w:rsid w:val="004702FA"/>
    <w:pPr>
      <w:spacing w:line="240" w:lineRule="auto"/>
    </w:pPr>
    <w:rPr>
      <w:sz w:val="20"/>
      <w:szCs w:val="20"/>
    </w:rPr>
  </w:style>
  <w:style w:type="character" w:customStyle="1" w:styleId="TextodecomentrioChar">
    <w:name w:val="Texto de comentário Char"/>
    <w:basedOn w:val="Fontepargpadro"/>
    <w:link w:val="Textodecomentrio"/>
    <w:uiPriority w:val="99"/>
    <w:rsid w:val="004702FA"/>
    <w:rPr>
      <w:sz w:val="20"/>
      <w:szCs w:val="20"/>
    </w:rPr>
  </w:style>
  <w:style w:type="paragraph" w:styleId="Assuntodocomentrio">
    <w:name w:val="annotation subject"/>
    <w:basedOn w:val="Textodecomentrio"/>
    <w:next w:val="Textodecomentrio"/>
    <w:link w:val="AssuntodocomentrioChar"/>
    <w:uiPriority w:val="99"/>
    <w:semiHidden/>
    <w:unhideWhenUsed/>
    <w:rsid w:val="004702FA"/>
    <w:rPr>
      <w:b/>
      <w:bCs/>
    </w:rPr>
  </w:style>
  <w:style w:type="character" w:customStyle="1" w:styleId="AssuntodocomentrioChar">
    <w:name w:val="Assunto do comentário Char"/>
    <w:basedOn w:val="TextodecomentrioChar"/>
    <w:link w:val="Assuntodocomentrio"/>
    <w:uiPriority w:val="99"/>
    <w:semiHidden/>
    <w:rsid w:val="004702FA"/>
    <w:rPr>
      <w:b/>
      <w:bCs/>
      <w:sz w:val="20"/>
      <w:szCs w:val="20"/>
    </w:rPr>
  </w:style>
  <w:style w:type="paragraph" w:styleId="Legenda">
    <w:name w:val="caption"/>
    <w:basedOn w:val="Normal"/>
    <w:next w:val="Normal"/>
    <w:autoRedefine/>
    <w:uiPriority w:val="35"/>
    <w:unhideWhenUsed/>
    <w:qFormat/>
    <w:rsid w:val="00A20A60"/>
    <w:pPr>
      <w:keepNext/>
      <w:spacing w:after="0" w:line="360" w:lineRule="auto"/>
    </w:pPr>
    <w:rPr>
      <w:rFonts w:ascii="Arial" w:hAnsi="Arial"/>
      <w:iCs/>
      <w:color w:val="000000" w:themeColor="text1"/>
    </w:rPr>
  </w:style>
  <w:style w:type="paragraph" w:styleId="ndicedeilustraes">
    <w:name w:val="table of figures"/>
    <w:basedOn w:val="Normal"/>
    <w:next w:val="Normal"/>
    <w:uiPriority w:val="99"/>
    <w:unhideWhenUsed/>
    <w:rsid w:val="005F7637"/>
    <w:pPr>
      <w:spacing w:after="0"/>
    </w:pPr>
  </w:style>
  <w:style w:type="character" w:customStyle="1" w:styleId="gmail-msocommentreference">
    <w:name w:val="gmail-msocommentreference"/>
    <w:basedOn w:val="Fontepargpadro"/>
    <w:rsid w:val="00FC211E"/>
  </w:style>
  <w:style w:type="paragraph" w:styleId="SemEspaamento">
    <w:name w:val="No Spacing"/>
    <w:uiPriority w:val="1"/>
    <w:qFormat/>
    <w:rsid w:val="002815EE"/>
    <w:pPr>
      <w:spacing w:after="0" w:line="240" w:lineRule="auto"/>
    </w:pPr>
  </w:style>
  <w:style w:type="character" w:customStyle="1" w:styleId="Ttulo7Char">
    <w:name w:val="Título 7 Char"/>
    <w:basedOn w:val="Fontepargpadro"/>
    <w:link w:val="Ttulo7"/>
    <w:uiPriority w:val="9"/>
    <w:semiHidden/>
    <w:rsid w:val="00B44F2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44F2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44F24"/>
    <w:rPr>
      <w:rFonts w:eastAsiaTheme="majorEastAsia" w:cstheme="majorBidi"/>
      <w:color w:val="272727" w:themeColor="text1" w:themeTint="D8"/>
    </w:rPr>
  </w:style>
  <w:style w:type="paragraph" w:styleId="Citao">
    <w:name w:val="Quote"/>
    <w:basedOn w:val="Normal"/>
    <w:next w:val="Normal"/>
    <w:link w:val="CitaoChar"/>
    <w:uiPriority w:val="29"/>
    <w:qFormat/>
    <w:rsid w:val="00B44F24"/>
    <w:pPr>
      <w:spacing w:before="160"/>
      <w:jc w:val="center"/>
    </w:pPr>
    <w:rPr>
      <w:i/>
      <w:iCs/>
      <w:color w:val="404040" w:themeColor="text1" w:themeTint="BF"/>
    </w:rPr>
  </w:style>
  <w:style w:type="character" w:customStyle="1" w:styleId="CitaoChar">
    <w:name w:val="Citação Char"/>
    <w:basedOn w:val="Fontepargpadro"/>
    <w:link w:val="Citao"/>
    <w:uiPriority w:val="29"/>
    <w:rsid w:val="00B44F24"/>
    <w:rPr>
      <w:i/>
      <w:iCs/>
      <w:color w:val="404040" w:themeColor="text1" w:themeTint="BF"/>
    </w:rPr>
  </w:style>
  <w:style w:type="character" w:styleId="nfaseIntensa">
    <w:name w:val="Intense Emphasis"/>
    <w:basedOn w:val="Fontepargpadro"/>
    <w:uiPriority w:val="21"/>
    <w:qFormat/>
    <w:rsid w:val="00B44F24"/>
    <w:rPr>
      <w:i/>
      <w:iCs/>
      <w:color w:val="2F5496" w:themeColor="accent1" w:themeShade="BF"/>
    </w:rPr>
  </w:style>
  <w:style w:type="paragraph" w:styleId="CitaoIntensa">
    <w:name w:val="Intense Quote"/>
    <w:basedOn w:val="Normal"/>
    <w:next w:val="Normal"/>
    <w:link w:val="CitaoIntensaChar"/>
    <w:uiPriority w:val="30"/>
    <w:qFormat/>
    <w:rsid w:val="00B44F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44F24"/>
    <w:rPr>
      <w:i/>
      <w:iCs/>
      <w:color w:val="2F5496" w:themeColor="accent1" w:themeShade="BF"/>
    </w:rPr>
  </w:style>
  <w:style w:type="character" w:styleId="RefernciaIntensa">
    <w:name w:val="Intense Reference"/>
    <w:basedOn w:val="Fontepargpadro"/>
    <w:uiPriority w:val="32"/>
    <w:qFormat/>
    <w:rsid w:val="00B44F24"/>
    <w:rPr>
      <w:b/>
      <w:bCs/>
      <w:smallCaps/>
      <w:color w:val="2F5496" w:themeColor="accent1" w:themeShade="BF"/>
      <w:spacing w:val="5"/>
    </w:rPr>
  </w:style>
  <w:style w:type="character" w:styleId="nfase">
    <w:name w:val="Emphasis"/>
    <w:basedOn w:val="Fontepargpadro"/>
    <w:uiPriority w:val="20"/>
    <w:qFormat/>
    <w:rsid w:val="00693C2C"/>
    <w:rPr>
      <w:i/>
      <w:iCs/>
    </w:rPr>
  </w:style>
  <w:style w:type="character" w:styleId="HiperlinkVisitado">
    <w:name w:val="FollowedHyperlink"/>
    <w:basedOn w:val="Fontepargpadro"/>
    <w:uiPriority w:val="99"/>
    <w:semiHidden/>
    <w:unhideWhenUsed/>
    <w:rsid w:val="00F36CE0"/>
    <w:rPr>
      <w:color w:val="954F72" w:themeColor="followedHyperlink"/>
      <w:u w:val="single"/>
    </w:rPr>
  </w:style>
  <w:style w:type="character" w:customStyle="1" w:styleId="whitespace-normal">
    <w:name w:val="whitespace-normal"/>
    <w:basedOn w:val="Fontepargpadro"/>
    <w:rsid w:val="00920E78"/>
  </w:style>
  <w:style w:type="paragraph" w:styleId="Sumrio4">
    <w:name w:val="toc 4"/>
    <w:basedOn w:val="Normal"/>
    <w:next w:val="Normal"/>
    <w:autoRedefine/>
    <w:uiPriority w:val="39"/>
    <w:unhideWhenUsed/>
    <w:rsid w:val="00DE5E64"/>
    <w:pPr>
      <w:spacing w:after="100" w:line="278" w:lineRule="auto"/>
      <w:ind w:left="720"/>
    </w:pPr>
    <w:rPr>
      <w:rFonts w:eastAsiaTheme="minorEastAsia"/>
      <w:sz w:val="24"/>
      <w:szCs w:val="24"/>
      <w:lang w:eastAsia="pt-BR"/>
    </w:rPr>
  </w:style>
  <w:style w:type="paragraph" w:styleId="Sumrio5">
    <w:name w:val="toc 5"/>
    <w:basedOn w:val="Normal"/>
    <w:next w:val="Normal"/>
    <w:autoRedefine/>
    <w:uiPriority w:val="39"/>
    <w:unhideWhenUsed/>
    <w:rsid w:val="00DE5E64"/>
    <w:pPr>
      <w:spacing w:after="100" w:line="278" w:lineRule="auto"/>
      <w:ind w:left="960"/>
    </w:pPr>
    <w:rPr>
      <w:rFonts w:eastAsiaTheme="minorEastAsia"/>
      <w:sz w:val="24"/>
      <w:szCs w:val="24"/>
      <w:lang w:eastAsia="pt-BR"/>
    </w:rPr>
  </w:style>
  <w:style w:type="paragraph" w:styleId="Sumrio6">
    <w:name w:val="toc 6"/>
    <w:basedOn w:val="Normal"/>
    <w:next w:val="Normal"/>
    <w:autoRedefine/>
    <w:uiPriority w:val="39"/>
    <w:unhideWhenUsed/>
    <w:rsid w:val="00DE5E64"/>
    <w:pPr>
      <w:spacing w:after="100" w:line="278" w:lineRule="auto"/>
      <w:ind w:left="1200"/>
    </w:pPr>
    <w:rPr>
      <w:rFonts w:eastAsiaTheme="minorEastAsia"/>
      <w:sz w:val="24"/>
      <w:szCs w:val="24"/>
      <w:lang w:eastAsia="pt-BR"/>
    </w:rPr>
  </w:style>
  <w:style w:type="paragraph" w:styleId="Sumrio7">
    <w:name w:val="toc 7"/>
    <w:basedOn w:val="Normal"/>
    <w:next w:val="Normal"/>
    <w:autoRedefine/>
    <w:uiPriority w:val="39"/>
    <w:unhideWhenUsed/>
    <w:rsid w:val="00DE5E64"/>
    <w:pPr>
      <w:spacing w:after="100" w:line="278" w:lineRule="auto"/>
      <w:ind w:left="1440"/>
    </w:pPr>
    <w:rPr>
      <w:rFonts w:eastAsiaTheme="minorEastAsia"/>
      <w:sz w:val="24"/>
      <w:szCs w:val="24"/>
      <w:lang w:eastAsia="pt-BR"/>
    </w:rPr>
  </w:style>
  <w:style w:type="paragraph" w:styleId="Sumrio8">
    <w:name w:val="toc 8"/>
    <w:basedOn w:val="Normal"/>
    <w:next w:val="Normal"/>
    <w:autoRedefine/>
    <w:uiPriority w:val="39"/>
    <w:unhideWhenUsed/>
    <w:rsid w:val="00DE5E64"/>
    <w:pPr>
      <w:spacing w:after="100" w:line="278" w:lineRule="auto"/>
      <w:ind w:left="1680"/>
    </w:pPr>
    <w:rPr>
      <w:rFonts w:eastAsiaTheme="minorEastAsia"/>
      <w:sz w:val="24"/>
      <w:szCs w:val="24"/>
      <w:lang w:eastAsia="pt-BR"/>
    </w:rPr>
  </w:style>
  <w:style w:type="paragraph" w:styleId="Sumrio9">
    <w:name w:val="toc 9"/>
    <w:basedOn w:val="Normal"/>
    <w:next w:val="Normal"/>
    <w:autoRedefine/>
    <w:uiPriority w:val="39"/>
    <w:unhideWhenUsed/>
    <w:rsid w:val="00DE5E64"/>
    <w:pPr>
      <w:spacing w:after="100" w:line="278" w:lineRule="auto"/>
      <w:ind w:left="1920"/>
    </w:pPr>
    <w:rPr>
      <w:rFonts w:eastAsiaTheme="minorEastAsia"/>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735948">
      <w:bodyDiv w:val="1"/>
      <w:marLeft w:val="0"/>
      <w:marRight w:val="0"/>
      <w:marTop w:val="0"/>
      <w:marBottom w:val="0"/>
      <w:divBdr>
        <w:top w:val="none" w:sz="0" w:space="0" w:color="auto"/>
        <w:left w:val="none" w:sz="0" w:space="0" w:color="auto"/>
        <w:bottom w:val="none" w:sz="0" w:space="0" w:color="auto"/>
        <w:right w:val="none" w:sz="0" w:space="0" w:color="auto"/>
      </w:divBdr>
    </w:div>
    <w:div w:id="1335524211">
      <w:bodyDiv w:val="1"/>
      <w:marLeft w:val="0"/>
      <w:marRight w:val="0"/>
      <w:marTop w:val="0"/>
      <w:marBottom w:val="0"/>
      <w:divBdr>
        <w:top w:val="none" w:sz="0" w:space="0" w:color="auto"/>
        <w:left w:val="none" w:sz="0" w:space="0" w:color="auto"/>
        <w:bottom w:val="none" w:sz="0" w:space="0" w:color="auto"/>
        <w:right w:val="none" w:sz="0" w:space="0" w:color="auto"/>
      </w:divBdr>
    </w:div>
    <w:div w:id="146623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chart" Target="charts/chart36.xml"/><Relationship Id="rId21" Type="http://schemas.openxmlformats.org/officeDocument/2006/relationships/image" Target="media/image8.png"/><Relationship Id="rId42" Type="http://schemas.openxmlformats.org/officeDocument/2006/relationships/image" Target="media/image19.jpeg"/><Relationship Id="rId47" Type="http://schemas.openxmlformats.org/officeDocument/2006/relationships/image" Target="media/image24.png"/><Relationship Id="rId63" Type="http://schemas.openxmlformats.org/officeDocument/2006/relationships/hyperlink" Target="http://www.planalto.gov.br/ccivil_03/_ato2015-2018/2015/lei/l13146.htm" TargetMode="External"/><Relationship Id="rId68" Type="http://schemas.openxmlformats.org/officeDocument/2006/relationships/hyperlink" Target="https://www.google.com/search?q=https://www.sidi.org.br/guiadeacessibilidade/" TargetMode="External"/><Relationship Id="rId84" Type="http://schemas.openxmlformats.org/officeDocument/2006/relationships/image" Target="media/image35.jpg"/><Relationship Id="rId89" Type="http://schemas.openxmlformats.org/officeDocument/2006/relationships/image" Target="media/image40.png"/><Relationship Id="rId112" Type="http://schemas.openxmlformats.org/officeDocument/2006/relationships/chart" Target="charts/chart31.xml"/><Relationship Id="rId16" Type="http://schemas.openxmlformats.org/officeDocument/2006/relationships/image" Target="media/image3.png"/><Relationship Id="rId107" Type="http://schemas.openxmlformats.org/officeDocument/2006/relationships/chart" Target="charts/chart26.xml"/><Relationship Id="rId11" Type="http://schemas.openxmlformats.org/officeDocument/2006/relationships/diagramData" Target="diagrams/data1.xml"/><Relationship Id="rId32" Type="http://schemas.openxmlformats.org/officeDocument/2006/relationships/diagramLayout" Target="diagrams/layout2.xml"/><Relationship Id="rId37" Type="http://schemas.openxmlformats.org/officeDocument/2006/relationships/diagramLayout" Target="diagrams/layout3.xml"/><Relationship Id="rId53" Type="http://schemas.openxmlformats.org/officeDocument/2006/relationships/chart" Target="charts/chart3.xml"/><Relationship Id="rId58" Type="http://schemas.openxmlformats.org/officeDocument/2006/relationships/chart" Target="charts/chart8.xml"/><Relationship Id="rId74" Type="http://schemas.openxmlformats.org/officeDocument/2006/relationships/hyperlink" Target="https://www.w3.org/TR/WCAG22/" TargetMode="External"/><Relationship Id="rId79" Type="http://schemas.openxmlformats.org/officeDocument/2006/relationships/image" Target="media/image30.png"/><Relationship Id="rId102" Type="http://schemas.openxmlformats.org/officeDocument/2006/relationships/chart" Target="charts/chart21.xml"/><Relationship Id="rId123"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chart" Target="charts/chart11.xml"/><Relationship Id="rId82" Type="http://schemas.openxmlformats.org/officeDocument/2006/relationships/image" Target="media/image33.jpg"/><Relationship Id="rId90" Type="http://schemas.openxmlformats.org/officeDocument/2006/relationships/image" Target="media/image41.png"/><Relationship Id="rId95" Type="http://schemas.openxmlformats.org/officeDocument/2006/relationships/chart" Target="charts/chart14.xml"/><Relationship Id="rId19" Type="http://schemas.openxmlformats.org/officeDocument/2006/relationships/image" Target="media/image6.png"/><Relationship Id="rId14" Type="http://schemas.openxmlformats.org/officeDocument/2006/relationships/diagramColors" Target="diagrams/colors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microsoft.com/office/2007/relationships/diagramDrawing" Target="diagrams/drawing2.xml"/><Relationship Id="rId43" Type="http://schemas.openxmlformats.org/officeDocument/2006/relationships/image" Target="media/image20.jpeg"/><Relationship Id="rId48" Type="http://schemas.openxmlformats.org/officeDocument/2006/relationships/image" Target="media/image25.png"/><Relationship Id="rId56" Type="http://schemas.openxmlformats.org/officeDocument/2006/relationships/chart" Target="charts/chart6.xml"/><Relationship Id="rId64" Type="http://schemas.openxmlformats.org/officeDocument/2006/relationships/hyperlink" Target="https://design.ncsu.edu/research/center-for-universal-design/" TargetMode="External"/><Relationship Id="rId69" Type="http://schemas.openxmlformats.org/officeDocument/2006/relationships/hyperlink" Target="https://www.ibge.gov.br/estatisticas/sociais/populacao/22827-censo-demografico-2022.html" TargetMode="External"/><Relationship Id="rId77" Type="http://schemas.openxmlformats.org/officeDocument/2006/relationships/image" Target="media/image28.png"/><Relationship Id="rId100" Type="http://schemas.openxmlformats.org/officeDocument/2006/relationships/chart" Target="charts/chart19.xml"/><Relationship Id="rId105" Type="http://schemas.openxmlformats.org/officeDocument/2006/relationships/chart" Target="charts/chart24.xml"/><Relationship Id="rId113" Type="http://schemas.openxmlformats.org/officeDocument/2006/relationships/chart" Target="charts/chart32.xml"/><Relationship Id="rId118" Type="http://schemas.openxmlformats.org/officeDocument/2006/relationships/chart" Target="charts/chart37.xml"/><Relationship Id="rId8" Type="http://schemas.openxmlformats.org/officeDocument/2006/relationships/image" Target="media/image1.png"/><Relationship Id="rId51" Type="http://schemas.openxmlformats.org/officeDocument/2006/relationships/chart" Target="charts/chart1.xml"/><Relationship Id="rId72" Type="http://schemas.openxmlformats.org/officeDocument/2006/relationships/hyperlink" Target="https://www.google.com/search?q=https://www.researchgate.net/publication/398554141" TargetMode="External"/><Relationship Id="rId80" Type="http://schemas.openxmlformats.org/officeDocument/2006/relationships/image" Target="media/image31.png"/><Relationship Id="rId85" Type="http://schemas.openxmlformats.org/officeDocument/2006/relationships/image" Target="media/image36.jpg"/><Relationship Id="rId93" Type="http://schemas.openxmlformats.org/officeDocument/2006/relationships/chart" Target="charts/chart12.xml"/><Relationship Id="rId98" Type="http://schemas.openxmlformats.org/officeDocument/2006/relationships/chart" Target="charts/chart17.xml"/><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diagramQuickStyle" Target="diagrams/quickStyle2.xml"/><Relationship Id="rId38" Type="http://schemas.openxmlformats.org/officeDocument/2006/relationships/diagramQuickStyle" Target="diagrams/quickStyle3.xml"/><Relationship Id="rId46" Type="http://schemas.openxmlformats.org/officeDocument/2006/relationships/image" Target="media/image23.png"/><Relationship Id="rId59" Type="http://schemas.openxmlformats.org/officeDocument/2006/relationships/chart" Target="charts/chart9.xml"/><Relationship Id="rId67" Type="http://schemas.openxmlformats.org/officeDocument/2006/relationships/hyperlink" Target="https://emag.governoeletronico.gov.br/" TargetMode="External"/><Relationship Id="rId103" Type="http://schemas.openxmlformats.org/officeDocument/2006/relationships/chart" Target="charts/chart22.xml"/><Relationship Id="rId108" Type="http://schemas.openxmlformats.org/officeDocument/2006/relationships/chart" Target="charts/chart27.xml"/><Relationship Id="rId116" Type="http://schemas.openxmlformats.org/officeDocument/2006/relationships/chart" Target="charts/chart35.xml"/><Relationship Id="rId20" Type="http://schemas.openxmlformats.org/officeDocument/2006/relationships/image" Target="media/image7.png"/><Relationship Id="rId41" Type="http://schemas.openxmlformats.org/officeDocument/2006/relationships/image" Target="media/image18.jpeg"/><Relationship Id="rId54" Type="http://schemas.openxmlformats.org/officeDocument/2006/relationships/chart" Target="charts/chart4.xml"/><Relationship Id="rId62" Type="http://schemas.openxmlformats.org/officeDocument/2006/relationships/hyperlink" Target="https://github.com/carloscoletto-academic/MobileDU/tree/main/MobileDU/Source/DU" TargetMode="External"/><Relationship Id="rId70" Type="http://schemas.openxmlformats.org/officeDocument/2006/relationships/hyperlink" Target="https://research.netflix.com/research-area/recommendations" TargetMode="External"/><Relationship Id="rId75" Type="http://schemas.openxmlformats.org/officeDocument/2006/relationships/hyperlink" Target="https://github.com/carloscoletto-academic/MobileDU/tree/main/Tese/Planilhas" TargetMode="External"/><Relationship Id="rId83" Type="http://schemas.openxmlformats.org/officeDocument/2006/relationships/image" Target="media/image34.jpg"/><Relationship Id="rId88" Type="http://schemas.openxmlformats.org/officeDocument/2006/relationships/image" Target="media/image39.png"/><Relationship Id="rId91" Type="http://schemas.openxmlformats.org/officeDocument/2006/relationships/image" Target="media/image42.png"/><Relationship Id="rId96" Type="http://schemas.openxmlformats.org/officeDocument/2006/relationships/chart" Target="charts/chart15.xml"/><Relationship Id="rId111" Type="http://schemas.openxmlformats.org/officeDocument/2006/relationships/chart" Target="charts/chart30.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diagramData" Target="diagrams/data3.xml"/><Relationship Id="rId49" Type="http://schemas.openxmlformats.org/officeDocument/2006/relationships/image" Target="media/image26.png"/><Relationship Id="rId57" Type="http://schemas.openxmlformats.org/officeDocument/2006/relationships/chart" Target="charts/chart7.xml"/><Relationship Id="rId106" Type="http://schemas.openxmlformats.org/officeDocument/2006/relationships/chart" Target="charts/chart25.xml"/><Relationship Id="rId114" Type="http://schemas.openxmlformats.org/officeDocument/2006/relationships/chart" Target="charts/chart33.xml"/><Relationship Id="rId119" Type="http://schemas.openxmlformats.org/officeDocument/2006/relationships/chart" Target="charts/chart38.xml"/><Relationship Id="rId10" Type="http://schemas.openxmlformats.org/officeDocument/2006/relationships/header" Target="header1.xml"/><Relationship Id="rId31" Type="http://schemas.openxmlformats.org/officeDocument/2006/relationships/diagramData" Target="diagrams/data2.xml"/><Relationship Id="rId44" Type="http://schemas.openxmlformats.org/officeDocument/2006/relationships/image" Target="media/image21.jpeg"/><Relationship Id="rId52" Type="http://schemas.openxmlformats.org/officeDocument/2006/relationships/chart" Target="charts/chart2.xml"/><Relationship Id="rId60" Type="http://schemas.openxmlformats.org/officeDocument/2006/relationships/chart" Target="charts/chart10.xml"/><Relationship Id="rId65" Type="http://schemas.openxmlformats.org/officeDocument/2006/relationships/hyperlink" Target="https://github.com/carloscoletto-academic/MobileDU" TargetMode="External"/><Relationship Id="rId73" Type="http://schemas.openxmlformats.org/officeDocument/2006/relationships/hyperlink" Target="https://gs.statcounter.com/os-market-share/mobile/worldwide" TargetMode="External"/><Relationship Id="rId78" Type="http://schemas.openxmlformats.org/officeDocument/2006/relationships/image" Target="media/image29.png"/><Relationship Id="rId81" Type="http://schemas.openxmlformats.org/officeDocument/2006/relationships/image" Target="media/image32.png"/><Relationship Id="rId86" Type="http://schemas.openxmlformats.org/officeDocument/2006/relationships/image" Target="media/image37.jpg"/><Relationship Id="rId94" Type="http://schemas.openxmlformats.org/officeDocument/2006/relationships/chart" Target="charts/chart13.xml"/><Relationship Id="rId99" Type="http://schemas.openxmlformats.org/officeDocument/2006/relationships/chart" Target="charts/chart18.xml"/><Relationship Id="rId101" Type="http://schemas.openxmlformats.org/officeDocument/2006/relationships/chart" Target="charts/chart20.xml"/><Relationship Id="rId122"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diagramQuickStyle" Target="diagrams/quickStyle1.xml"/><Relationship Id="rId18" Type="http://schemas.openxmlformats.org/officeDocument/2006/relationships/image" Target="media/image5.png"/><Relationship Id="rId39" Type="http://schemas.openxmlformats.org/officeDocument/2006/relationships/diagramColors" Target="diagrams/colors3.xml"/><Relationship Id="rId109" Type="http://schemas.openxmlformats.org/officeDocument/2006/relationships/chart" Target="charts/chart28.xml"/><Relationship Id="rId34" Type="http://schemas.openxmlformats.org/officeDocument/2006/relationships/diagramColors" Target="diagrams/colors2.xml"/><Relationship Id="rId50" Type="http://schemas.openxmlformats.org/officeDocument/2006/relationships/image" Target="media/image27.png"/><Relationship Id="rId55" Type="http://schemas.openxmlformats.org/officeDocument/2006/relationships/chart" Target="charts/chart5.xml"/><Relationship Id="rId76" Type="http://schemas.openxmlformats.org/officeDocument/2006/relationships/hyperlink" Target="https://github.com/carloscoletto-academic/MobileDU/tree/main/Tese/SQL" TargetMode="External"/><Relationship Id="rId97" Type="http://schemas.openxmlformats.org/officeDocument/2006/relationships/chart" Target="charts/chart16.xml"/><Relationship Id="rId104" Type="http://schemas.openxmlformats.org/officeDocument/2006/relationships/chart" Target="charts/chart23.xml"/><Relationship Id="rId120"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www.nngroup.com/articles/personalization-is-over-rated/" TargetMode="External"/><Relationship Id="rId92" Type="http://schemas.openxmlformats.org/officeDocument/2006/relationships/image" Target="media/image43.jpe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microsoft.com/office/2007/relationships/diagramDrawing" Target="diagrams/drawing3.xml"/><Relationship Id="rId45" Type="http://schemas.openxmlformats.org/officeDocument/2006/relationships/image" Target="media/image22.jpeg"/><Relationship Id="rId66" Type="http://schemas.openxmlformats.org/officeDocument/2006/relationships/hyperlink" Target="https://design.ncsu.edu/wp-content/uploads/2022/11/principles-of-universal-design.pdf" TargetMode="External"/><Relationship Id="rId87" Type="http://schemas.openxmlformats.org/officeDocument/2006/relationships/image" Target="media/image38.png"/><Relationship Id="rId110" Type="http://schemas.openxmlformats.org/officeDocument/2006/relationships/chart" Target="charts/chart29.xml"/><Relationship Id="rId115" Type="http://schemas.openxmlformats.org/officeDocument/2006/relationships/chart" Target="charts/chart34.xml"/></Relationships>
</file>

<file path=word/_rels/footnotes.xml.rels><?xml version="1.0" encoding="UTF-8" standalone="yes"?>
<Relationships xmlns="http://schemas.openxmlformats.org/package/2006/relationships"><Relationship Id="rId1" Type="http://schemas.openxmlformats.org/officeDocument/2006/relationships/hyperlink" Target="https://moodlearquivo.ufabc.edu.br/course/view.php?id=4296"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carlo\OneDrive\Desktop\FechamentoCurso\AppAcessivel%20Notas%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arlo\OneDrive\Desktop\FechamentoCurso\AppAcessivel%20Notas%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7.xml"/><Relationship Id="rId1" Type="http://schemas.microsoft.com/office/2011/relationships/chartStyle" Target="style37.xml"/></Relationships>
</file>

<file path=word/charts/_rels/chart38.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8.xml"/><Relationship Id="rId1" Type="http://schemas.microsoft.com/office/2011/relationships/chartStyle" Target="style3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pt-BR"/>
              <a:t>Distribuição dos Participantes por Perfil</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pt-BR"/>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9181-4B80-9BDC-D6C2DA97B94E}"/>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9181-4B80-9BDC-D6C2DA97B94E}"/>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9181-4B80-9BDC-D6C2DA97B94E}"/>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pt-B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Planilha2!$B$3:$B$5</c:f>
              <c:strCache>
                <c:ptCount val="3"/>
                <c:pt idx="0">
                  <c:v>Estudantes do Ensino Superior</c:v>
                </c:pt>
                <c:pt idx="1">
                  <c:v>Profissionais da Área de desenvolvimento de Software</c:v>
                </c:pt>
                <c:pt idx="2">
                  <c:v>Professores</c:v>
                </c:pt>
              </c:strCache>
            </c:strRef>
          </c:cat>
          <c:val>
            <c:numRef>
              <c:f>Planilha2!$C$3:$C$5</c:f>
              <c:numCache>
                <c:formatCode>General</c:formatCode>
                <c:ptCount val="3"/>
                <c:pt idx="0">
                  <c:v>22</c:v>
                </c:pt>
                <c:pt idx="1">
                  <c:v>16</c:v>
                </c:pt>
                <c:pt idx="2">
                  <c:v>3</c:v>
                </c:pt>
              </c:numCache>
            </c:numRef>
          </c:val>
          <c:extLst>
            <c:ext xmlns:c16="http://schemas.microsoft.com/office/drawing/2014/chart" uri="{C3380CC4-5D6E-409C-BE32-E72D297353CC}">
              <c16:uniqueId val="{00000006-9181-4B80-9BDC-D6C2DA97B94E}"/>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r>
              <a:rPr lang="pt-BR"/>
              <a:t>Nível de Conhecimento em Programação</a:t>
            </a:r>
          </a:p>
        </c:rich>
      </c:tx>
      <c:overlay val="0"/>
      <c:spPr>
        <a:noFill/>
        <a:ln>
          <a:noFill/>
        </a:ln>
        <a:effectLst/>
      </c:spPr>
      <c:txPr>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endParaRPr lang="pt-BR"/>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888888888888889E-2"/>
          <c:y val="0.29606481481481484"/>
          <c:w val="0.63555030621172348"/>
          <c:h val="0.65300925925925923"/>
        </c:manualLayout>
      </c:layout>
      <c:pie3DChart>
        <c:varyColors val="1"/>
        <c:ser>
          <c:idx val="1"/>
          <c:order val="0"/>
          <c:tx>
            <c:strRef>
              <c:f>Planilha2!$C$22</c:f>
              <c:strCache>
                <c:ptCount val="1"/>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40A0-4EFB-86E7-D5829692C5BA}"/>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40A0-4EFB-86E7-D5829692C5BA}"/>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40A0-4EFB-86E7-D5829692C5BA}"/>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pt-B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Planilha2!$B$23:$B$25</c:f>
              <c:strCache>
                <c:ptCount val="3"/>
                <c:pt idx="0">
                  <c:v>Básico</c:v>
                </c:pt>
                <c:pt idx="1">
                  <c:v>Intermediário</c:v>
                </c:pt>
                <c:pt idx="2">
                  <c:v>Avançado</c:v>
                </c:pt>
              </c:strCache>
            </c:strRef>
          </c:cat>
          <c:val>
            <c:numRef>
              <c:f>Planilha2!$C$23:$C$25</c:f>
              <c:numCache>
                <c:formatCode>General</c:formatCode>
                <c:ptCount val="3"/>
                <c:pt idx="0">
                  <c:v>17</c:v>
                </c:pt>
                <c:pt idx="1">
                  <c:v>16</c:v>
                </c:pt>
                <c:pt idx="2">
                  <c:v>8</c:v>
                </c:pt>
              </c:numCache>
            </c:numRef>
          </c:val>
          <c:extLst>
            <c:ext xmlns:c16="http://schemas.microsoft.com/office/drawing/2014/chart" uri="{C3380CC4-5D6E-409C-BE32-E72D297353CC}">
              <c16:uniqueId val="{00000006-40A0-4EFB-86E7-D5829692C5BA}"/>
            </c:ext>
          </c:extLst>
        </c:ser>
        <c:dLbls>
          <c:dLblPos val="ctr"/>
          <c:showLegendKey val="0"/>
          <c:showVal val="0"/>
          <c:showCatName val="0"/>
          <c:showSerName val="0"/>
          <c:showPercent val="1"/>
          <c:showBubbleSize val="0"/>
          <c:showLeaderLines val="1"/>
        </c:dLbls>
      </c:pie3DChart>
      <c:spPr>
        <a:noFill/>
        <a:ln>
          <a:noFill/>
        </a:ln>
        <a:effectLst/>
      </c:spPr>
    </c:plotArea>
    <c:legend>
      <c:legendPos val="r"/>
      <c:layout>
        <c:manualLayout>
          <c:xMode val="edge"/>
          <c:yMode val="edge"/>
          <c:x val="0.70221697287839024"/>
          <c:y val="0.35433763487897346"/>
          <c:w val="0.28667191601049868"/>
          <c:h val="0.5364632545931759"/>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pt-BR"/>
        </a:p>
      </c:txPr>
    </c:legend>
    <c:plotVisOnly val="1"/>
    <c:dispBlanksAs val="gap"/>
    <c:showDLblsOverMax val="0"/>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pt-BR" sz="900"/>
              <a:t>2.1. O curso cumpriu seu objetivo de me fazer compreender a importância do Design Universal (DU) no contexto do desenvolvimento </a:t>
            </a:r>
            <a:r>
              <a:rPr lang="pt-BR" sz="900" i="1"/>
              <a:t>mobile</a:t>
            </a:r>
            <a:r>
              <a:rPr lang="pt-BR" sz="900"/>
              <a:t>.</a:t>
            </a:r>
          </a:p>
        </c:rich>
      </c:tx>
      <c:layout>
        <c:manualLayout>
          <c:xMode val="edge"/>
          <c:yMode val="edge"/>
          <c:x val="0.10809733158355206"/>
          <c:y val="4.1666666666666664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1CE3-43B1-BE73-4EA554735912}"/>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1CE3-43B1-BE73-4EA554735912}"/>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1CE3-43B1-BE73-4EA554735912}"/>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1CE3-43B1-BE73-4EA554735912}"/>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1CE3-43B1-BE73-4EA55473591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Planilha1!$G$2:$G$6</c:f>
              <c:numCache>
                <c:formatCode>General</c:formatCode>
                <c:ptCount val="5"/>
                <c:pt idx="0">
                  <c:v>0</c:v>
                </c:pt>
                <c:pt idx="1">
                  <c:v>0</c:v>
                </c:pt>
                <c:pt idx="2">
                  <c:v>0</c:v>
                </c:pt>
                <c:pt idx="3">
                  <c:v>4</c:v>
                </c:pt>
                <c:pt idx="4">
                  <c:v>37</c:v>
                </c:pt>
              </c:numCache>
            </c:numRef>
          </c:val>
          <c:extLst>
            <c:ext xmlns:c16="http://schemas.microsoft.com/office/drawing/2014/chart" uri="{C3380CC4-5D6E-409C-BE32-E72D297353CC}">
              <c16:uniqueId val="{0000000A-1CE3-43B1-BE73-4EA554735912}"/>
            </c:ext>
          </c:extLst>
        </c:ser>
        <c:dLbls>
          <c:dLblPos val="inEnd"/>
          <c:showLegendKey val="0"/>
          <c:showVal val="1"/>
          <c:showCatName val="0"/>
          <c:showSerName val="0"/>
          <c:showPercent val="0"/>
          <c:showBubbleSize val="0"/>
        </c:dLbls>
        <c:gapWidth val="100"/>
        <c:axId val="1569341872"/>
        <c:axId val="1569335392"/>
      </c:barChart>
      <c:catAx>
        <c:axId val="156934187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35392"/>
        <c:crosses val="autoZero"/>
        <c:auto val="1"/>
        <c:lblAlgn val="ctr"/>
        <c:lblOffset val="100"/>
        <c:noMultiLvlLbl val="0"/>
      </c:catAx>
      <c:valAx>
        <c:axId val="1569335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41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2.3. Após o curso, ficou clara a distinção entre a Acessibilidade (remover barreiras específicas) e o Design Universal (abordagem proativa que projeta para todos desde o início).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1465-4F7C-B3C8-C60F5E8A4561}"/>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1465-4F7C-B3C8-C60F5E8A4561}"/>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1465-4F7C-B3C8-C60F5E8A4561}"/>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1465-4F7C-B3C8-C60F5E8A4561}"/>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1465-4F7C-B3C8-C60F5E8A456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Planilha1!$I$2:$I$6</c:f>
              <c:numCache>
                <c:formatCode>General</c:formatCode>
                <c:ptCount val="5"/>
                <c:pt idx="0">
                  <c:v>0</c:v>
                </c:pt>
                <c:pt idx="1">
                  <c:v>1</c:v>
                </c:pt>
                <c:pt idx="2">
                  <c:v>1</c:v>
                </c:pt>
                <c:pt idx="3">
                  <c:v>4</c:v>
                </c:pt>
                <c:pt idx="4">
                  <c:v>35</c:v>
                </c:pt>
              </c:numCache>
            </c:numRef>
          </c:val>
          <c:extLst>
            <c:ext xmlns:c16="http://schemas.microsoft.com/office/drawing/2014/chart" uri="{C3380CC4-5D6E-409C-BE32-E72D297353CC}">
              <c16:uniqueId val="{0000000A-1465-4F7C-B3C8-C60F5E8A4561}"/>
            </c:ext>
          </c:extLst>
        </c:ser>
        <c:dLbls>
          <c:dLblPos val="inEnd"/>
          <c:showLegendKey val="0"/>
          <c:showVal val="1"/>
          <c:showCatName val="0"/>
          <c:showSerName val="0"/>
          <c:showPercent val="0"/>
          <c:showBubbleSize val="0"/>
        </c:dLbls>
        <c:gapWidth val="100"/>
        <c:axId val="1729636144"/>
        <c:axId val="1729632184"/>
      </c:barChart>
      <c:catAx>
        <c:axId val="172963614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32184"/>
        <c:crosses val="autoZero"/>
        <c:auto val="1"/>
        <c:lblAlgn val="ctr"/>
        <c:lblOffset val="100"/>
        <c:noMultiLvlLbl val="0"/>
      </c:catAx>
      <c:valAx>
        <c:axId val="1729632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361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4.1. A integração da MobileDU ao projeto IMCApp (Atividade 12) foi um processo simples e rápido, facilitando a adição de recursos de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007D-4E99-8ACE-8A60FCEA35F9}"/>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007D-4E99-8ACE-8A60FCEA35F9}"/>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007D-4E99-8ACE-8A60FCEA35F9}"/>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007D-4E99-8ACE-8A60FCEA35F9}"/>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007D-4E99-8ACE-8A60FCEA35F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Planilha1!$Q$2:$Q$6</c:f>
              <c:numCache>
                <c:formatCode>General</c:formatCode>
                <c:ptCount val="5"/>
                <c:pt idx="0">
                  <c:v>0</c:v>
                </c:pt>
                <c:pt idx="1">
                  <c:v>1</c:v>
                </c:pt>
                <c:pt idx="2">
                  <c:v>1</c:v>
                </c:pt>
                <c:pt idx="3">
                  <c:v>7</c:v>
                </c:pt>
                <c:pt idx="4">
                  <c:v>32</c:v>
                </c:pt>
              </c:numCache>
            </c:numRef>
          </c:val>
          <c:extLst>
            <c:ext xmlns:c16="http://schemas.microsoft.com/office/drawing/2014/chart" uri="{C3380CC4-5D6E-409C-BE32-E72D297353CC}">
              <c16:uniqueId val="{0000000A-007D-4E99-8ACE-8A60FCEA35F9}"/>
            </c:ext>
          </c:extLst>
        </c:ser>
        <c:dLbls>
          <c:dLblPos val="inEnd"/>
          <c:showLegendKey val="0"/>
          <c:showVal val="1"/>
          <c:showCatName val="0"/>
          <c:showSerName val="0"/>
          <c:showPercent val="0"/>
          <c:showBubbleSize val="0"/>
        </c:dLbls>
        <c:gapWidth val="100"/>
        <c:axId val="1729642624"/>
        <c:axId val="1729640464"/>
      </c:barChart>
      <c:catAx>
        <c:axId val="172964262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40464"/>
        <c:crosses val="autoZero"/>
        <c:auto val="1"/>
        <c:lblAlgn val="ctr"/>
        <c:lblOffset val="100"/>
        <c:noMultiLvlLbl val="0"/>
      </c:catAx>
      <c:valAx>
        <c:axId val="1729640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426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4.2.  A MobileDU demonstrou ser uma ferramenta que reduz o retrabalho para o desenvolvedor, ao automatizar a aplicação das diretrizes de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874A-4170-8E3D-AE95C9FF4E48}"/>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874A-4170-8E3D-AE95C9FF4E48}"/>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874A-4170-8E3D-AE95C9FF4E48}"/>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874A-4170-8E3D-AE95C9FF4E48}"/>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874A-4170-8E3D-AE95C9FF4E4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Planilha1!$R$2:$R$6</c:f>
              <c:numCache>
                <c:formatCode>General</c:formatCode>
                <c:ptCount val="5"/>
                <c:pt idx="0">
                  <c:v>0</c:v>
                </c:pt>
                <c:pt idx="1">
                  <c:v>2</c:v>
                </c:pt>
                <c:pt idx="2">
                  <c:v>3</c:v>
                </c:pt>
                <c:pt idx="3">
                  <c:v>3</c:v>
                </c:pt>
                <c:pt idx="4">
                  <c:v>33</c:v>
                </c:pt>
              </c:numCache>
            </c:numRef>
          </c:val>
          <c:extLst>
            <c:ext xmlns:c16="http://schemas.microsoft.com/office/drawing/2014/chart" uri="{C3380CC4-5D6E-409C-BE32-E72D297353CC}">
              <c16:uniqueId val="{0000000A-874A-4170-8E3D-AE95C9FF4E48}"/>
            </c:ext>
          </c:extLst>
        </c:ser>
        <c:dLbls>
          <c:dLblPos val="inEnd"/>
          <c:showLegendKey val="0"/>
          <c:showVal val="1"/>
          <c:showCatName val="0"/>
          <c:showSerName val="0"/>
          <c:showPercent val="0"/>
          <c:showBubbleSize val="0"/>
        </c:dLbls>
        <c:gapWidth val="100"/>
        <c:axId val="1729631104"/>
        <c:axId val="1729637224"/>
      </c:barChart>
      <c:catAx>
        <c:axId val="17296311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37224"/>
        <c:crosses val="autoZero"/>
        <c:auto val="1"/>
        <c:lblAlgn val="ctr"/>
        <c:lblOffset val="100"/>
        <c:noMultiLvlLbl val="0"/>
      </c:catAx>
      <c:valAx>
        <c:axId val="17296372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311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4.4.  . Em comparação com o uso exclusivo dos recursos nativos do Android Studio (pesquisados na Atividade 11), a MobileDU ofereceu uma solução mais integrada e direta para promover a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AB28-4D7B-9B2D-DF237CB2807F}"/>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AB28-4D7B-9B2D-DF237CB2807F}"/>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AB28-4D7B-9B2D-DF237CB2807F}"/>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AB28-4D7B-9B2D-DF237CB2807F}"/>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AB28-4D7B-9B2D-DF237CB2807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Planilha1!$T$2:$T$6</c:f>
              <c:numCache>
                <c:formatCode>General</c:formatCode>
                <c:ptCount val="5"/>
                <c:pt idx="0">
                  <c:v>2</c:v>
                </c:pt>
                <c:pt idx="1">
                  <c:v>0</c:v>
                </c:pt>
                <c:pt idx="2">
                  <c:v>3</c:v>
                </c:pt>
                <c:pt idx="3">
                  <c:v>6</c:v>
                </c:pt>
                <c:pt idx="4">
                  <c:v>30</c:v>
                </c:pt>
              </c:numCache>
            </c:numRef>
          </c:val>
          <c:extLst>
            <c:ext xmlns:c16="http://schemas.microsoft.com/office/drawing/2014/chart" uri="{C3380CC4-5D6E-409C-BE32-E72D297353CC}">
              <c16:uniqueId val="{0000000A-AB28-4D7B-9B2D-DF237CB2807F}"/>
            </c:ext>
          </c:extLst>
        </c:ser>
        <c:dLbls>
          <c:dLblPos val="inEnd"/>
          <c:showLegendKey val="0"/>
          <c:showVal val="1"/>
          <c:showCatName val="0"/>
          <c:showSerName val="0"/>
          <c:showPercent val="0"/>
          <c:showBubbleSize val="0"/>
        </c:dLbls>
        <c:gapWidth val="100"/>
        <c:axId val="1123316184"/>
        <c:axId val="1123316544"/>
      </c:barChart>
      <c:catAx>
        <c:axId val="112331618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23316544"/>
        <c:crosses val="autoZero"/>
        <c:auto val="1"/>
        <c:lblAlgn val="ctr"/>
        <c:lblOffset val="100"/>
        <c:noMultiLvlLbl val="0"/>
      </c:catAx>
      <c:valAx>
        <c:axId val="11233165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233161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5.1. A MobileDU traduziu eficazmente as diretrizes teóricas de acessibilidade estudadas no curso em soluções reais e funcionais para o desenvolvimento </a:t>
            </a:r>
            <a:r>
              <a:rPr lang="pt-BR" sz="900" i="1"/>
              <a:t>mobile</a:t>
            </a:r>
            <a:r>
              <a:rPr lang="pt-BR" sz="900"/>
              <a: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3B6B-4BB5-AEFC-14662CB87F43}"/>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3B6B-4BB5-AEFC-14662CB87F43}"/>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3B6B-4BB5-AEFC-14662CB87F43}"/>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3B6B-4BB5-AEFC-14662CB87F43}"/>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3B6B-4BB5-AEFC-14662CB87F4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Planilha1!$V$2:$V$6</c:f>
              <c:numCache>
                <c:formatCode>General</c:formatCode>
                <c:ptCount val="5"/>
                <c:pt idx="0">
                  <c:v>0</c:v>
                </c:pt>
                <c:pt idx="1">
                  <c:v>1</c:v>
                </c:pt>
                <c:pt idx="2">
                  <c:v>3</c:v>
                </c:pt>
                <c:pt idx="3">
                  <c:v>10</c:v>
                </c:pt>
                <c:pt idx="4">
                  <c:v>27</c:v>
                </c:pt>
              </c:numCache>
            </c:numRef>
          </c:val>
          <c:extLst>
            <c:ext xmlns:c16="http://schemas.microsoft.com/office/drawing/2014/chart" uri="{C3380CC4-5D6E-409C-BE32-E72D297353CC}">
              <c16:uniqueId val="{0000000A-3B6B-4BB5-AEFC-14662CB87F43}"/>
            </c:ext>
          </c:extLst>
        </c:ser>
        <c:dLbls>
          <c:dLblPos val="inEnd"/>
          <c:showLegendKey val="0"/>
          <c:showVal val="1"/>
          <c:showCatName val="0"/>
          <c:showSerName val="0"/>
          <c:showPercent val="0"/>
          <c:showBubbleSize val="0"/>
        </c:dLbls>
        <c:gapWidth val="100"/>
        <c:axId val="1042846728"/>
        <c:axId val="1042839168"/>
      </c:barChart>
      <c:catAx>
        <c:axId val="104284672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42839168"/>
        <c:crosses val="autoZero"/>
        <c:auto val="1"/>
        <c:lblAlgn val="ctr"/>
        <c:lblOffset val="100"/>
        <c:noMultiLvlLbl val="0"/>
      </c:catAx>
      <c:valAx>
        <c:axId val="1042839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428467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5.4. A MobileDU ajudou a eliminar barreiras de usabilidade no IMCApp que seriam difíceis de resolver sem essa biblioteca (Reflexão pós-teste, Atividade 12).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8693-4EDA-99DB-C8BAD7E78FC7}"/>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8693-4EDA-99DB-C8BAD7E78FC7}"/>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8693-4EDA-99DB-C8BAD7E78FC7}"/>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8693-4EDA-99DB-C8BAD7E78FC7}"/>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8693-4EDA-99DB-C8BAD7E78FC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Planilha1!$Y$2:$Y$6</c:f>
              <c:numCache>
                <c:formatCode>General</c:formatCode>
                <c:ptCount val="5"/>
                <c:pt idx="0">
                  <c:v>1</c:v>
                </c:pt>
                <c:pt idx="1">
                  <c:v>0</c:v>
                </c:pt>
                <c:pt idx="2">
                  <c:v>4</c:v>
                </c:pt>
                <c:pt idx="3">
                  <c:v>10</c:v>
                </c:pt>
                <c:pt idx="4">
                  <c:v>26</c:v>
                </c:pt>
              </c:numCache>
            </c:numRef>
          </c:val>
          <c:extLst>
            <c:ext xmlns:c16="http://schemas.microsoft.com/office/drawing/2014/chart" uri="{C3380CC4-5D6E-409C-BE32-E72D297353CC}">
              <c16:uniqueId val="{0000000A-8693-4EDA-99DB-C8BAD7E78FC7}"/>
            </c:ext>
          </c:extLst>
        </c:ser>
        <c:dLbls>
          <c:dLblPos val="inEnd"/>
          <c:showLegendKey val="0"/>
          <c:showVal val="1"/>
          <c:showCatName val="0"/>
          <c:showSerName val="0"/>
          <c:showPercent val="0"/>
          <c:showBubbleSize val="0"/>
        </c:dLbls>
        <c:gapWidth val="100"/>
        <c:axId val="161742904"/>
        <c:axId val="161740024"/>
      </c:barChart>
      <c:catAx>
        <c:axId val="1617429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40024"/>
        <c:crosses val="autoZero"/>
        <c:auto val="1"/>
        <c:lblAlgn val="ctr"/>
        <c:lblOffset val="100"/>
        <c:noMultiLvlLbl val="0"/>
      </c:catAx>
      <c:valAx>
        <c:axId val="161740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429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5.2. O painel de configurações da MobileDU (Texto, Ambiente, Contraste, Som) permitiu que eu implementasse rapidamente as diretrizes configuráveis que permitem ao usuário adaptar o ambiente às suas próprias condições.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86BB-436A-A682-912149282F27}"/>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86BB-436A-A682-912149282F27}"/>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86BB-436A-A682-912149282F27}"/>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86BB-436A-A682-912149282F27}"/>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86BB-436A-A682-912149282F2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Planilha1!$W$2:$W$6</c:f>
              <c:numCache>
                <c:formatCode>General</c:formatCode>
                <c:ptCount val="5"/>
                <c:pt idx="0">
                  <c:v>0</c:v>
                </c:pt>
                <c:pt idx="1">
                  <c:v>0</c:v>
                </c:pt>
                <c:pt idx="2">
                  <c:v>3</c:v>
                </c:pt>
                <c:pt idx="3">
                  <c:v>9</c:v>
                </c:pt>
                <c:pt idx="4">
                  <c:v>29</c:v>
                </c:pt>
              </c:numCache>
            </c:numRef>
          </c:val>
          <c:extLst>
            <c:ext xmlns:c16="http://schemas.microsoft.com/office/drawing/2014/chart" uri="{C3380CC4-5D6E-409C-BE32-E72D297353CC}">
              <c16:uniqueId val="{0000000A-86BB-436A-A682-912149282F27}"/>
            </c:ext>
          </c:extLst>
        </c:ser>
        <c:dLbls>
          <c:dLblPos val="inEnd"/>
          <c:showLegendKey val="0"/>
          <c:showVal val="1"/>
          <c:showCatName val="0"/>
          <c:showSerName val="0"/>
          <c:showPercent val="0"/>
          <c:showBubbleSize val="0"/>
        </c:dLbls>
        <c:gapWidth val="100"/>
        <c:axId val="161754424"/>
        <c:axId val="161753344"/>
      </c:barChart>
      <c:catAx>
        <c:axId val="16175442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53344"/>
        <c:crosses val="autoZero"/>
        <c:auto val="1"/>
        <c:lblAlgn val="ctr"/>
        <c:lblOffset val="100"/>
        <c:noMultiLvlLbl val="0"/>
      </c:catAx>
      <c:valAx>
        <c:axId val="161753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544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a:t>6.2. Caso eu desenvolva um novo aplicativo Android, eu integraria a biblioteca MobileDU para agilizar a implementação das configurações de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a:noFill/>
            </a:ln>
            <a:effectLst/>
          </c:spPr>
          <c:invertIfNegative val="0"/>
          <c:dPt>
            <c:idx val="0"/>
            <c:invertIfNegative val="0"/>
            <c:bubble3D val="0"/>
            <c:extLst>
              <c:ext xmlns:c16="http://schemas.microsoft.com/office/drawing/2014/chart" uri="{C3380CC4-5D6E-409C-BE32-E72D297353CC}">
                <c16:uniqueId val="{00000001-6BC4-4B3A-9DA0-C031F7ACD2BD}"/>
              </c:ext>
            </c:extLst>
          </c:dPt>
          <c:dPt>
            <c:idx val="1"/>
            <c:invertIfNegative val="0"/>
            <c:bubble3D val="0"/>
            <c:extLst>
              <c:ext xmlns:c16="http://schemas.microsoft.com/office/drawing/2014/chart" uri="{C3380CC4-5D6E-409C-BE32-E72D297353CC}">
                <c16:uniqueId val="{00000003-6BC4-4B3A-9DA0-C031F7ACD2BD}"/>
              </c:ext>
            </c:extLst>
          </c:dPt>
          <c:dPt>
            <c:idx val="2"/>
            <c:invertIfNegative val="0"/>
            <c:bubble3D val="0"/>
            <c:extLst>
              <c:ext xmlns:c16="http://schemas.microsoft.com/office/drawing/2014/chart" uri="{C3380CC4-5D6E-409C-BE32-E72D297353CC}">
                <c16:uniqueId val="{00000005-6BC4-4B3A-9DA0-C031F7ACD2BD}"/>
              </c:ext>
            </c:extLst>
          </c:dPt>
          <c:dPt>
            <c:idx val="3"/>
            <c:invertIfNegative val="0"/>
            <c:bubble3D val="0"/>
            <c:extLst>
              <c:ext xmlns:c16="http://schemas.microsoft.com/office/drawing/2014/chart" uri="{C3380CC4-5D6E-409C-BE32-E72D297353CC}">
                <c16:uniqueId val="{00000007-6BC4-4B3A-9DA0-C031F7ACD2BD}"/>
              </c:ext>
            </c:extLst>
          </c:dPt>
          <c:dPt>
            <c:idx val="4"/>
            <c:invertIfNegative val="0"/>
            <c:bubble3D val="0"/>
            <c:extLst>
              <c:ext xmlns:c16="http://schemas.microsoft.com/office/drawing/2014/chart" uri="{C3380CC4-5D6E-409C-BE32-E72D297353CC}">
                <c16:uniqueId val="{00000009-6BC4-4B3A-9DA0-C031F7ACD2B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Planilha1!$AB$2:$AB$6</c:f>
              <c:numCache>
                <c:formatCode>General</c:formatCode>
                <c:ptCount val="5"/>
                <c:pt idx="0">
                  <c:v>0</c:v>
                </c:pt>
                <c:pt idx="1">
                  <c:v>1</c:v>
                </c:pt>
                <c:pt idx="2">
                  <c:v>3</c:v>
                </c:pt>
                <c:pt idx="3">
                  <c:v>10</c:v>
                </c:pt>
                <c:pt idx="4">
                  <c:v>27</c:v>
                </c:pt>
              </c:numCache>
            </c:numRef>
          </c:val>
          <c:extLst>
            <c:ext xmlns:c16="http://schemas.microsoft.com/office/drawing/2014/chart" uri="{C3380CC4-5D6E-409C-BE32-E72D297353CC}">
              <c16:uniqueId val="{0000000A-6BC4-4B3A-9DA0-C031F7ACD2BD}"/>
            </c:ext>
          </c:extLst>
        </c:ser>
        <c:dLbls>
          <c:dLblPos val="inEnd"/>
          <c:showLegendKey val="0"/>
          <c:showVal val="1"/>
          <c:showCatName val="0"/>
          <c:showSerName val="0"/>
          <c:showPercent val="0"/>
          <c:showBubbleSize val="0"/>
        </c:dLbls>
        <c:gapWidth val="219"/>
        <c:overlap val="-27"/>
        <c:axId val="1729646224"/>
        <c:axId val="1729645504"/>
      </c:barChart>
      <c:catAx>
        <c:axId val="1729646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45504"/>
        <c:crosses val="autoZero"/>
        <c:auto val="1"/>
        <c:lblAlgn val="ctr"/>
        <c:lblOffset val="100"/>
        <c:noMultiLvlLbl val="0"/>
      </c:catAx>
      <c:valAx>
        <c:axId val="1729645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462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pt-BR" sz="900" b="0" i="0" u="none" strike="noStrike" baseline="0">
                <a:effectLst/>
              </a:rPr>
              <a:t>1.1. A carga horária total de 30 horas distribuída ao longo das 10 semanas foi adequada para a assimilação do conteúdo proposto </a:t>
            </a:r>
            <a:endParaRPr lang="pt-BR" sz="900"/>
          </a:p>
        </c:rich>
      </c:tx>
      <c:layout>
        <c:manualLayout>
          <c:xMode val="edge"/>
          <c:yMode val="edge"/>
          <c:x val="0.11600000000000001"/>
          <c:y val="3.7037037037037035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8462-44B8-945B-AD2590B5FD41}"/>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8462-44B8-945B-AD2590B5FD41}"/>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8462-44B8-945B-AD2590B5FD41}"/>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8462-44B8-945B-AD2590B5FD41}"/>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8462-44B8-945B-AD2590B5FD4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Planilha1!$B$2:$B$6</c:f>
              <c:numCache>
                <c:formatCode>General</c:formatCode>
                <c:ptCount val="5"/>
                <c:pt idx="0">
                  <c:v>0</c:v>
                </c:pt>
                <c:pt idx="1">
                  <c:v>0</c:v>
                </c:pt>
                <c:pt idx="2">
                  <c:v>0</c:v>
                </c:pt>
                <c:pt idx="3">
                  <c:v>12</c:v>
                </c:pt>
                <c:pt idx="4">
                  <c:v>29</c:v>
                </c:pt>
              </c:numCache>
            </c:numRef>
          </c:val>
          <c:extLst>
            <c:ext xmlns:c16="http://schemas.microsoft.com/office/drawing/2014/chart" uri="{C3380CC4-5D6E-409C-BE32-E72D297353CC}">
              <c16:uniqueId val="{0000000A-8462-44B8-945B-AD2590B5FD41}"/>
            </c:ext>
          </c:extLst>
        </c:ser>
        <c:dLbls>
          <c:dLblPos val="inEnd"/>
          <c:showLegendKey val="0"/>
          <c:showVal val="1"/>
          <c:showCatName val="0"/>
          <c:showSerName val="0"/>
          <c:showPercent val="0"/>
          <c:showBubbleSize val="0"/>
        </c:dLbls>
        <c:gapWidth val="100"/>
        <c:axId val="1101550976"/>
        <c:axId val="1101558176"/>
      </c:barChart>
      <c:catAx>
        <c:axId val="110155097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01558176"/>
        <c:crosses val="autoZero"/>
        <c:auto val="1"/>
        <c:lblAlgn val="ctr"/>
        <c:lblOffset val="100"/>
        <c:noMultiLvlLbl val="0"/>
      </c:catAx>
      <c:valAx>
        <c:axId val="11015581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015509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pt-BR" sz="900"/>
              <a:t>1.2. O formato de aulas predominantemente assíncronas via plataforma Moodle, com dedicação de 3 horas semanais, facilitou o estudo no meu ritmo e horário.</a:t>
            </a:r>
          </a:p>
        </c:rich>
      </c:tx>
      <c:layout>
        <c:manualLayout>
          <c:xMode val="edge"/>
          <c:yMode val="edge"/>
          <c:x val="9.6749999999999989E-2"/>
          <c:y val="3.2407407407407406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360D-4740-9778-02D59254FB86}"/>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360D-4740-9778-02D59254FB86}"/>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360D-4740-9778-02D59254FB86}"/>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360D-4740-9778-02D59254FB86}"/>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360D-4740-9778-02D59254FB8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Planilha1!$C$2:$C$6</c:f>
              <c:numCache>
                <c:formatCode>General</c:formatCode>
                <c:ptCount val="5"/>
                <c:pt idx="0">
                  <c:v>0</c:v>
                </c:pt>
                <c:pt idx="1">
                  <c:v>1</c:v>
                </c:pt>
                <c:pt idx="2">
                  <c:v>0</c:v>
                </c:pt>
                <c:pt idx="3">
                  <c:v>7</c:v>
                </c:pt>
                <c:pt idx="4">
                  <c:v>33</c:v>
                </c:pt>
              </c:numCache>
            </c:numRef>
          </c:val>
          <c:extLst>
            <c:ext xmlns:c16="http://schemas.microsoft.com/office/drawing/2014/chart" uri="{C3380CC4-5D6E-409C-BE32-E72D297353CC}">
              <c16:uniqueId val="{0000000A-360D-4740-9778-02D59254FB86}"/>
            </c:ext>
          </c:extLst>
        </c:ser>
        <c:dLbls>
          <c:dLblPos val="inEnd"/>
          <c:showLegendKey val="0"/>
          <c:showVal val="1"/>
          <c:showCatName val="0"/>
          <c:showSerName val="0"/>
          <c:showPercent val="0"/>
          <c:showBubbleSize val="0"/>
        </c:dLbls>
        <c:gapWidth val="100"/>
        <c:axId val="1569342952"/>
        <c:axId val="1569336832"/>
      </c:barChart>
      <c:catAx>
        <c:axId val="156934295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36832"/>
        <c:crosses val="autoZero"/>
        <c:auto val="1"/>
        <c:lblAlgn val="ctr"/>
        <c:lblOffset val="100"/>
        <c:noMultiLvlLbl val="0"/>
      </c:catAx>
      <c:valAx>
        <c:axId val="15693368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429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pt-BR" sz="900"/>
              <a:t>1.3. O material disponibilizado (textos, vídeos, bibliografias) foi de fácil acesso e qualidade para o aprendizado.</a:t>
            </a:r>
          </a:p>
        </c:rich>
      </c:tx>
      <c:layout>
        <c:manualLayout>
          <c:xMode val="edge"/>
          <c:yMode val="edge"/>
          <c:x val="0.10731955380577429"/>
          <c:y val="4.6296296296296294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2477-4CA6-B4D8-66554C242750}"/>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2477-4CA6-B4D8-66554C242750}"/>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2477-4CA6-B4D8-66554C242750}"/>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2477-4CA6-B4D8-66554C242750}"/>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2477-4CA6-B4D8-66554C24275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Planilha1!$D$2:$D$6</c:f>
              <c:numCache>
                <c:formatCode>General</c:formatCode>
                <c:ptCount val="5"/>
                <c:pt idx="0">
                  <c:v>1</c:v>
                </c:pt>
                <c:pt idx="1">
                  <c:v>2</c:v>
                </c:pt>
                <c:pt idx="2">
                  <c:v>1</c:v>
                </c:pt>
                <c:pt idx="3">
                  <c:v>10</c:v>
                </c:pt>
                <c:pt idx="4">
                  <c:v>27</c:v>
                </c:pt>
              </c:numCache>
            </c:numRef>
          </c:val>
          <c:extLst>
            <c:ext xmlns:c16="http://schemas.microsoft.com/office/drawing/2014/chart" uri="{C3380CC4-5D6E-409C-BE32-E72D297353CC}">
              <c16:uniqueId val="{0000000A-2477-4CA6-B4D8-66554C242750}"/>
            </c:ext>
          </c:extLst>
        </c:ser>
        <c:dLbls>
          <c:dLblPos val="inEnd"/>
          <c:showLegendKey val="0"/>
          <c:showVal val="1"/>
          <c:showCatName val="0"/>
          <c:showSerName val="0"/>
          <c:showPercent val="0"/>
          <c:showBubbleSize val="0"/>
        </c:dLbls>
        <c:gapWidth val="100"/>
        <c:axId val="1569346192"/>
        <c:axId val="1569344752"/>
      </c:barChart>
      <c:catAx>
        <c:axId val="156934619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44752"/>
        <c:crosses val="autoZero"/>
        <c:auto val="1"/>
        <c:lblAlgn val="ctr"/>
        <c:lblOffset val="100"/>
        <c:noMultiLvlLbl val="0"/>
      </c:catAx>
      <c:valAx>
        <c:axId val="1569344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461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1.4. O suporte da equipe de tutores, incluindo o prazo de resposta de 24 horas e os plantões síncronos, foi satisfatório para o esclarecimento de dúvidas e correção de atividades.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FB60-47CE-A086-66A7BCD0A37C}"/>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FB60-47CE-A086-66A7BCD0A37C}"/>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FB60-47CE-A086-66A7BCD0A37C}"/>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FB60-47CE-A086-66A7BCD0A37C}"/>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FB60-47CE-A086-66A7BCD0A37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Planilha1!$E$2:$E$6</c:f>
              <c:numCache>
                <c:formatCode>General</c:formatCode>
                <c:ptCount val="5"/>
                <c:pt idx="0">
                  <c:v>0</c:v>
                </c:pt>
                <c:pt idx="1">
                  <c:v>0</c:v>
                </c:pt>
                <c:pt idx="2">
                  <c:v>3</c:v>
                </c:pt>
                <c:pt idx="3">
                  <c:v>5</c:v>
                </c:pt>
                <c:pt idx="4">
                  <c:v>33</c:v>
                </c:pt>
              </c:numCache>
            </c:numRef>
          </c:val>
          <c:extLst>
            <c:ext xmlns:c16="http://schemas.microsoft.com/office/drawing/2014/chart" uri="{C3380CC4-5D6E-409C-BE32-E72D297353CC}">
              <c16:uniqueId val="{0000000A-FB60-47CE-A086-66A7BCD0A37C}"/>
            </c:ext>
          </c:extLst>
        </c:ser>
        <c:dLbls>
          <c:dLblPos val="inEnd"/>
          <c:showLegendKey val="0"/>
          <c:showVal val="1"/>
          <c:showCatName val="0"/>
          <c:showSerName val="0"/>
          <c:showPercent val="0"/>
          <c:showBubbleSize val="0"/>
        </c:dLbls>
        <c:gapWidth val="100"/>
        <c:axId val="1569332872"/>
        <c:axId val="1569333232"/>
      </c:barChart>
      <c:catAx>
        <c:axId val="156933287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33232"/>
        <c:crosses val="autoZero"/>
        <c:auto val="1"/>
        <c:lblAlgn val="ctr"/>
        <c:lblOffset val="100"/>
        <c:noMultiLvlLbl val="0"/>
      </c:catAx>
      <c:valAx>
        <c:axId val="1569333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32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1.5.  O requisito de conhecimentos básicos de informática e programação foi condizente com o nível técnico exigido pelas atividades do curso (ex: instalação do Android Studio, lógica de programação).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E1D2-4A56-8895-0AA0DC5109C3}"/>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E1D2-4A56-8895-0AA0DC5109C3}"/>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E1D2-4A56-8895-0AA0DC5109C3}"/>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E1D2-4A56-8895-0AA0DC5109C3}"/>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E1D2-4A56-8895-0AA0DC5109C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Planilha1!$F$2:$F$6</c:f>
              <c:numCache>
                <c:formatCode>General</c:formatCode>
                <c:ptCount val="5"/>
                <c:pt idx="0">
                  <c:v>0</c:v>
                </c:pt>
                <c:pt idx="1">
                  <c:v>0</c:v>
                </c:pt>
                <c:pt idx="2">
                  <c:v>1</c:v>
                </c:pt>
                <c:pt idx="3">
                  <c:v>6</c:v>
                </c:pt>
                <c:pt idx="4">
                  <c:v>34</c:v>
                </c:pt>
              </c:numCache>
            </c:numRef>
          </c:val>
          <c:extLst>
            <c:ext xmlns:c16="http://schemas.microsoft.com/office/drawing/2014/chart" uri="{C3380CC4-5D6E-409C-BE32-E72D297353CC}">
              <c16:uniqueId val="{0000000A-E1D2-4A56-8895-0AA0DC5109C3}"/>
            </c:ext>
          </c:extLst>
        </c:ser>
        <c:dLbls>
          <c:dLblPos val="inEnd"/>
          <c:showLegendKey val="0"/>
          <c:showVal val="1"/>
          <c:showCatName val="0"/>
          <c:showSerName val="0"/>
          <c:showPercent val="0"/>
          <c:showBubbleSize val="0"/>
        </c:dLbls>
        <c:gapWidth val="100"/>
        <c:axId val="1574274448"/>
        <c:axId val="1574273368"/>
      </c:barChart>
      <c:catAx>
        <c:axId val="1574274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74273368"/>
        <c:crosses val="autoZero"/>
        <c:auto val="1"/>
        <c:lblAlgn val="ctr"/>
        <c:lblOffset val="100"/>
        <c:noMultiLvlLbl val="0"/>
      </c:catAx>
      <c:valAx>
        <c:axId val="1574273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742744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pt-BR" sz="900"/>
              <a:t>2.1. O curso cumpriu seu objetivo de me fazer compreender a importância do Design Universal (DU) no contexto do desenvolvimento mobile.</a:t>
            </a:r>
          </a:p>
        </c:rich>
      </c:tx>
      <c:layout>
        <c:manualLayout>
          <c:xMode val="edge"/>
          <c:yMode val="edge"/>
          <c:x val="0.10809733158355206"/>
          <c:y val="4.1666666666666664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F8F2-45B3-A353-8F2E8CBEFF8F}"/>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F8F2-45B3-A353-8F2E8CBEFF8F}"/>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F8F2-45B3-A353-8F2E8CBEFF8F}"/>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F8F2-45B3-A353-8F2E8CBEFF8F}"/>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F8F2-45B3-A353-8F2E8CBEFF8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Planilha1!$G$2:$G$6</c:f>
              <c:numCache>
                <c:formatCode>General</c:formatCode>
                <c:ptCount val="5"/>
                <c:pt idx="0">
                  <c:v>0</c:v>
                </c:pt>
                <c:pt idx="1">
                  <c:v>0</c:v>
                </c:pt>
                <c:pt idx="2">
                  <c:v>0</c:v>
                </c:pt>
                <c:pt idx="3">
                  <c:v>4</c:v>
                </c:pt>
                <c:pt idx="4">
                  <c:v>37</c:v>
                </c:pt>
              </c:numCache>
            </c:numRef>
          </c:val>
          <c:extLst>
            <c:ext xmlns:c16="http://schemas.microsoft.com/office/drawing/2014/chart" uri="{C3380CC4-5D6E-409C-BE32-E72D297353CC}">
              <c16:uniqueId val="{0000000A-F8F2-45B3-A353-8F2E8CBEFF8F}"/>
            </c:ext>
          </c:extLst>
        </c:ser>
        <c:dLbls>
          <c:dLblPos val="inEnd"/>
          <c:showLegendKey val="0"/>
          <c:showVal val="1"/>
          <c:showCatName val="0"/>
          <c:showSerName val="0"/>
          <c:showPercent val="0"/>
          <c:showBubbleSize val="0"/>
        </c:dLbls>
        <c:gapWidth val="100"/>
        <c:axId val="1574265448"/>
        <c:axId val="1574270488"/>
      </c:barChart>
      <c:catAx>
        <c:axId val="1574265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74270488"/>
        <c:crosses val="autoZero"/>
        <c:auto val="1"/>
        <c:lblAlgn val="ctr"/>
        <c:lblOffset val="100"/>
        <c:noMultiLvlLbl val="0"/>
      </c:catAx>
      <c:valAx>
        <c:axId val="15742704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742654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2.2. O conteúdo ajudou a reconhecer o Design Universal como uma responsabilidade social e ética, e não apenas técnica.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ACD0-4810-BB76-39979D17DB27}"/>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ACD0-4810-BB76-39979D17DB27}"/>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ACD0-4810-BB76-39979D17DB27}"/>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ACD0-4810-BB76-39979D17DB27}"/>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ACD0-4810-BB76-39979D17DB2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Planilha1!$H$2:$H$6</c:f>
              <c:numCache>
                <c:formatCode>General</c:formatCode>
                <c:ptCount val="5"/>
                <c:pt idx="0">
                  <c:v>0</c:v>
                </c:pt>
                <c:pt idx="1">
                  <c:v>0</c:v>
                </c:pt>
                <c:pt idx="2">
                  <c:v>1</c:v>
                </c:pt>
                <c:pt idx="3">
                  <c:v>1</c:v>
                </c:pt>
                <c:pt idx="4">
                  <c:v>39</c:v>
                </c:pt>
              </c:numCache>
            </c:numRef>
          </c:val>
          <c:extLst>
            <c:ext xmlns:c16="http://schemas.microsoft.com/office/drawing/2014/chart" uri="{C3380CC4-5D6E-409C-BE32-E72D297353CC}">
              <c16:uniqueId val="{0000000A-ACD0-4810-BB76-39979D17DB27}"/>
            </c:ext>
          </c:extLst>
        </c:ser>
        <c:dLbls>
          <c:dLblPos val="inEnd"/>
          <c:showLegendKey val="0"/>
          <c:showVal val="1"/>
          <c:showCatName val="0"/>
          <c:showSerName val="0"/>
          <c:showPercent val="0"/>
          <c:showBubbleSize val="0"/>
        </c:dLbls>
        <c:gapWidth val="100"/>
        <c:axId val="1569339352"/>
        <c:axId val="1569338632"/>
      </c:barChart>
      <c:catAx>
        <c:axId val="156933935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38632"/>
        <c:crosses val="autoZero"/>
        <c:auto val="1"/>
        <c:lblAlgn val="ctr"/>
        <c:lblOffset val="100"/>
        <c:noMultiLvlLbl val="0"/>
      </c:catAx>
      <c:valAx>
        <c:axId val="15693386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393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2.3. Após o curso, ficou clara a distinção entre a Acessibilidade (remover barreiras específicas) e o Design Universal (abordagem proativa que projeta para todos desde o início).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908F-4203-AC43-71964828EDBA}"/>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908F-4203-AC43-71964828EDBA}"/>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908F-4203-AC43-71964828EDBA}"/>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908F-4203-AC43-71964828EDBA}"/>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908F-4203-AC43-71964828EDB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Planilha1!$I$2:$I$6</c:f>
              <c:numCache>
                <c:formatCode>General</c:formatCode>
                <c:ptCount val="5"/>
                <c:pt idx="0">
                  <c:v>0</c:v>
                </c:pt>
                <c:pt idx="1">
                  <c:v>1</c:v>
                </c:pt>
                <c:pt idx="2">
                  <c:v>1</c:v>
                </c:pt>
                <c:pt idx="3">
                  <c:v>4</c:v>
                </c:pt>
                <c:pt idx="4">
                  <c:v>35</c:v>
                </c:pt>
              </c:numCache>
            </c:numRef>
          </c:val>
          <c:extLst>
            <c:ext xmlns:c16="http://schemas.microsoft.com/office/drawing/2014/chart" uri="{C3380CC4-5D6E-409C-BE32-E72D297353CC}">
              <c16:uniqueId val="{0000000A-908F-4203-AC43-71964828EDBA}"/>
            </c:ext>
          </c:extLst>
        </c:ser>
        <c:dLbls>
          <c:dLblPos val="inEnd"/>
          <c:showLegendKey val="0"/>
          <c:showVal val="1"/>
          <c:showCatName val="0"/>
          <c:showSerName val="0"/>
          <c:showPercent val="0"/>
          <c:showBubbleSize val="0"/>
        </c:dLbls>
        <c:gapWidth val="100"/>
        <c:axId val="161746144"/>
        <c:axId val="161739304"/>
      </c:barChart>
      <c:catAx>
        <c:axId val="16174614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39304"/>
        <c:crosses val="autoZero"/>
        <c:auto val="1"/>
        <c:lblAlgn val="ctr"/>
        <c:lblOffset val="100"/>
        <c:noMultiLvlLbl val="0"/>
      </c:catAx>
      <c:valAx>
        <c:axId val="161739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461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2.4. A abordagem do curso sobre diretrizes nacionais e internacionais (WCAG, GDAMA, NBR 17060) foi suficiente para embasar projetos práticos.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1DD8-4558-8608-C95B4FBA844A}"/>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1DD8-4558-8608-C95B4FBA844A}"/>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1DD8-4558-8608-C95B4FBA844A}"/>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1DD8-4558-8608-C95B4FBA844A}"/>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1DD8-4558-8608-C95B4FBA844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Planilha1!$J$2:$J$6</c:f>
              <c:numCache>
                <c:formatCode>General</c:formatCode>
                <c:ptCount val="5"/>
                <c:pt idx="0">
                  <c:v>1</c:v>
                </c:pt>
                <c:pt idx="1">
                  <c:v>2</c:v>
                </c:pt>
                <c:pt idx="2">
                  <c:v>3</c:v>
                </c:pt>
                <c:pt idx="3">
                  <c:v>12</c:v>
                </c:pt>
                <c:pt idx="4">
                  <c:v>23</c:v>
                </c:pt>
              </c:numCache>
            </c:numRef>
          </c:val>
          <c:extLst>
            <c:ext xmlns:c16="http://schemas.microsoft.com/office/drawing/2014/chart" uri="{C3380CC4-5D6E-409C-BE32-E72D297353CC}">
              <c16:uniqueId val="{0000000A-1DD8-4558-8608-C95B4FBA844A}"/>
            </c:ext>
          </c:extLst>
        </c:ser>
        <c:dLbls>
          <c:dLblPos val="inEnd"/>
          <c:showLegendKey val="0"/>
          <c:showVal val="1"/>
          <c:showCatName val="0"/>
          <c:showSerName val="0"/>
          <c:showPercent val="0"/>
          <c:showBubbleSize val="0"/>
        </c:dLbls>
        <c:gapWidth val="100"/>
        <c:axId val="1729656304"/>
        <c:axId val="1729632904"/>
      </c:barChart>
      <c:catAx>
        <c:axId val="17296563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32904"/>
        <c:crosses val="autoZero"/>
        <c:auto val="1"/>
        <c:lblAlgn val="ctr"/>
        <c:lblOffset val="100"/>
        <c:noMultiLvlLbl val="0"/>
      </c:catAx>
      <c:valAx>
        <c:axId val="1729632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563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2.5. Foi eficaz a ênfase dada à necessidade de projetar aplicativos desde a concepção sob a perspectiva do Desenho Universal.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B5E9-40AF-9127-EDE24934965B}"/>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B5E9-40AF-9127-EDE24934965B}"/>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B5E9-40AF-9127-EDE24934965B}"/>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B5E9-40AF-9127-EDE24934965B}"/>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B5E9-40AF-9127-EDE24934965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Planilha1!$K$2:$K$6</c:f>
              <c:numCache>
                <c:formatCode>General</c:formatCode>
                <c:ptCount val="5"/>
                <c:pt idx="0">
                  <c:v>0</c:v>
                </c:pt>
                <c:pt idx="1">
                  <c:v>0</c:v>
                </c:pt>
                <c:pt idx="2">
                  <c:v>0</c:v>
                </c:pt>
                <c:pt idx="3">
                  <c:v>6</c:v>
                </c:pt>
                <c:pt idx="4">
                  <c:v>35</c:v>
                </c:pt>
              </c:numCache>
            </c:numRef>
          </c:val>
          <c:extLst>
            <c:ext xmlns:c16="http://schemas.microsoft.com/office/drawing/2014/chart" uri="{C3380CC4-5D6E-409C-BE32-E72D297353CC}">
              <c16:uniqueId val="{0000000A-B5E9-40AF-9127-EDE24934965B}"/>
            </c:ext>
          </c:extLst>
        </c:ser>
        <c:dLbls>
          <c:dLblPos val="inEnd"/>
          <c:showLegendKey val="0"/>
          <c:showVal val="1"/>
          <c:showCatName val="0"/>
          <c:showSerName val="0"/>
          <c:showPercent val="0"/>
          <c:showBubbleSize val="0"/>
        </c:dLbls>
        <c:gapWidth val="100"/>
        <c:axId val="1729654504"/>
        <c:axId val="1729651984"/>
      </c:barChart>
      <c:catAx>
        <c:axId val="17296545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51984"/>
        <c:crosses val="autoZero"/>
        <c:auto val="1"/>
        <c:lblAlgn val="ctr"/>
        <c:lblOffset val="100"/>
        <c:noMultiLvlLbl val="0"/>
      </c:catAx>
      <c:valAx>
        <c:axId val="17296519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545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3.1. O conhecimento sobre a biblioteca MobileDU (Aula 8) demonstrou ser uma ferramenta prática e eficaz para a personalização e inclusão dos aplicativos.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27B0-4096-90E2-8E1DE2B36147}"/>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27B0-4096-90E2-8E1DE2B36147}"/>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27B0-4096-90E2-8E1DE2B36147}"/>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27B0-4096-90E2-8E1DE2B36147}"/>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27B0-4096-90E2-8E1DE2B3614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Planilha1!$L$2:$L$6</c:f>
              <c:numCache>
                <c:formatCode>General</c:formatCode>
                <c:ptCount val="5"/>
                <c:pt idx="0">
                  <c:v>0</c:v>
                </c:pt>
                <c:pt idx="1">
                  <c:v>1</c:v>
                </c:pt>
                <c:pt idx="2">
                  <c:v>1</c:v>
                </c:pt>
                <c:pt idx="3">
                  <c:v>8</c:v>
                </c:pt>
                <c:pt idx="4">
                  <c:v>31</c:v>
                </c:pt>
              </c:numCache>
            </c:numRef>
          </c:val>
          <c:extLst>
            <c:ext xmlns:c16="http://schemas.microsoft.com/office/drawing/2014/chart" uri="{C3380CC4-5D6E-409C-BE32-E72D297353CC}">
              <c16:uniqueId val="{0000000A-27B0-4096-90E2-8E1DE2B36147}"/>
            </c:ext>
          </c:extLst>
        </c:ser>
        <c:dLbls>
          <c:dLblPos val="inEnd"/>
          <c:showLegendKey val="0"/>
          <c:showVal val="1"/>
          <c:showCatName val="0"/>
          <c:showSerName val="0"/>
          <c:showPercent val="0"/>
          <c:showBubbleSize val="0"/>
        </c:dLbls>
        <c:gapWidth val="100"/>
        <c:axId val="1729641544"/>
        <c:axId val="1729643704"/>
      </c:barChart>
      <c:catAx>
        <c:axId val="172964154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43704"/>
        <c:crosses val="autoZero"/>
        <c:auto val="1"/>
        <c:lblAlgn val="ctr"/>
        <c:lblOffset val="100"/>
        <c:noMultiLvlLbl val="0"/>
      </c:catAx>
      <c:valAx>
        <c:axId val="17296437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415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pt-BR" sz="900"/>
              <a:t>3.2. A compreensão das Diretrizes Configuráveis (Configurações de Texto, Ambiente, Som, Entrada de Dados, etc.) foi útil para entender como o usuário pode adaptar o ambiente digital às suas necessidades.</a:t>
            </a:r>
          </a:p>
        </c:rich>
      </c:tx>
      <c:layout>
        <c:manualLayout>
          <c:xMode val="edge"/>
          <c:yMode val="edge"/>
          <c:x val="0.10769444444444443"/>
          <c:y val="5.5555555555555552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DA80-4DBC-81E1-4943D8B26A7A}"/>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DA80-4DBC-81E1-4943D8B26A7A}"/>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DA80-4DBC-81E1-4943D8B26A7A}"/>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DA80-4DBC-81E1-4943D8B26A7A}"/>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DA80-4DBC-81E1-4943D8B26A7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Planilha1!$M$2:$M$6</c:f>
              <c:numCache>
                <c:formatCode>General</c:formatCode>
                <c:ptCount val="5"/>
                <c:pt idx="0">
                  <c:v>0</c:v>
                </c:pt>
                <c:pt idx="1">
                  <c:v>1</c:v>
                </c:pt>
                <c:pt idx="2">
                  <c:v>0</c:v>
                </c:pt>
                <c:pt idx="3">
                  <c:v>6</c:v>
                </c:pt>
                <c:pt idx="4">
                  <c:v>33</c:v>
                </c:pt>
              </c:numCache>
            </c:numRef>
          </c:val>
          <c:extLst>
            <c:ext xmlns:c16="http://schemas.microsoft.com/office/drawing/2014/chart" uri="{C3380CC4-5D6E-409C-BE32-E72D297353CC}">
              <c16:uniqueId val="{0000000A-DA80-4DBC-81E1-4943D8B26A7A}"/>
            </c:ext>
          </c:extLst>
        </c:ser>
        <c:dLbls>
          <c:dLblPos val="inEnd"/>
          <c:showLegendKey val="0"/>
          <c:showVal val="1"/>
          <c:showCatName val="0"/>
          <c:showSerName val="0"/>
          <c:showPercent val="0"/>
          <c:showBubbleSize val="0"/>
        </c:dLbls>
        <c:gapWidth val="100"/>
        <c:axId val="1582687056"/>
        <c:axId val="1582696056"/>
      </c:barChart>
      <c:catAx>
        <c:axId val="158268705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82696056"/>
        <c:crosses val="autoZero"/>
        <c:auto val="1"/>
        <c:lblAlgn val="ctr"/>
        <c:lblOffset val="100"/>
        <c:noMultiLvlLbl val="0"/>
      </c:catAx>
      <c:valAx>
        <c:axId val="1582696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826870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3.3. O curso me capacitou para promover aplicativos acessíveis desde a concepção, traduzindo os princípios do Design Universal em projetos reais.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FE5A-4DBA-8679-AECF546072E5}"/>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FE5A-4DBA-8679-AECF546072E5}"/>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FE5A-4DBA-8679-AECF546072E5}"/>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FE5A-4DBA-8679-AECF546072E5}"/>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FE5A-4DBA-8679-AECF546072E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Planilha1!$N$2:$N$6</c:f>
              <c:numCache>
                <c:formatCode>General</c:formatCode>
                <c:ptCount val="5"/>
                <c:pt idx="0">
                  <c:v>0</c:v>
                </c:pt>
                <c:pt idx="1">
                  <c:v>3</c:v>
                </c:pt>
                <c:pt idx="2">
                  <c:v>2</c:v>
                </c:pt>
                <c:pt idx="3">
                  <c:v>12</c:v>
                </c:pt>
                <c:pt idx="4">
                  <c:v>24</c:v>
                </c:pt>
              </c:numCache>
            </c:numRef>
          </c:val>
          <c:extLst>
            <c:ext xmlns:c16="http://schemas.microsoft.com/office/drawing/2014/chart" uri="{C3380CC4-5D6E-409C-BE32-E72D297353CC}">
              <c16:uniqueId val="{0000000A-FE5A-4DBA-8679-AECF546072E5}"/>
            </c:ext>
          </c:extLst>
        </c:ser>
        <c:dLbls>
          <c:dLblPos val="inEnd"/>
          <c:showLegendKey val="0"/>
          <c:showVal val="1"/>
          <c:showCatName val="0"/>
          <c:showSerName val="0"/>
          <c:showPercent val="0"/>
          <c:showBubbleSize val="0"/>
        </c:dLbls>
        <c:gapWidth val="100"/>
        <c:axId val="1582688496"/>
        <c:axId val="1582689216"/>
      </c:barChart>
      <c:catAx>
        <c:axId val="158268849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82689216"/>
        <c:crosses val="autoZero"/>
        <c:auto val="1"/>
        <c:lblAlgn val="ctr"/>
        <c:lblOffset val="100"/>
        <c:noMultiLvlLbl val="0"/>
      </c:catAx>
      <c:valAx>
        <c:axId val="1582689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826884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3.4. De maneira geral, o curso de capacitação atendeu plenamente minhas expectativas de aprendizado sobre Design Universal e desenvolvimento de apps acessíveis.</a:t>
            </a:r>
            <a:endParaRPr lang="pt-B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A59D-4CE4-9181-AE361DFD63DD}"/>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A59D-4CE4-9181-AE361DFD63DD}"/>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A59D-4CE4-9181-AE361DFD63DD}"/>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A59D-4CE4-9181-AE361DFD63DD}"/>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A59D-4CE4-9181-AE361DFD63D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Planilha1!$O$2:$O$6</c:f>
              <c:numCache>
                <c:formatCode>General</c:formatCode>
                <c:ptCount val="5"/>
                <c:pt idx="0">
                  <c:v>1</c:v>
                </c:pt>
                <c:pt idx="1">
                  <c:v>2</c:v>
                </c:pt>
                <c:pt idx="2">
                  <c:v>1</c:v>
                </c:pt>
                <c:pt idx="3">
                  <c:v>13</c:v>
                </c:pt>
                <c:pt idx="4">
                  <c:v>24</c:v>
                </c:pt>
              </c:numCache>
            </c:numRef>
          </c:val>
          <c:extLst>
            <c:ext xmlns:c16="http://schemas.microsoft.com/office/drawing/2014/chart" uri="{C3380CC4-5D6E-409C-BE32-E72D297353CC}">
              <c16:uniqueId val="{0000000A-A59D-4CE4-9181-AE361DFD63DD}"/>
            </c:ext>
          </c:extLst>
        </c:ser>
        <c:dLbls>
          <c:dLblPos val="inEnd"/>
          <c:showLegendKey val="0"/>
          <c:showVal val="1"/>
          <c:showCatName val="0"/>
          <c:showSerName val="0"/>
          <c:showPercent val="0"/>
          <c:showBubbleSize val="0"/>
        </c:dLbls>
        <c:gapWidth val="100"/>
        <c:axId val="1582693536"/>
        <c:axId val="1582690656"/>
      </c:barChart>
      <c:catAx>
        <c:axId val="158269353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82690656"/>
        <c:crosses val="autoZero"/>
        <c:auto val="1"/>
        <c:lblAlgn val="ctr"/>
        <c:lblOffset val="100"/>
        <c:noMultiLvlLbl val="0"/>
      </c:catAx>
      <c:valAx>
        <c:axId val="1582690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82693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3.5. Eu recomendaria este curso para outros desenvolvedores e designers interessados em acessibilidade digital.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1-B50B-484A-ACC9-028D7A4D7C62}"/>
              </c:ext>
            </c:extLst>
          </c:dPt>
          <c:dPt>
            <c:idx val="1"/>
            <c:invertIfNegative val="0"/>
            <c:bubble3D val="0"/>
            <c:extLst>
              <c:ext xmlns:c16="http://schemas.microsoft.com/office/drawing/2014/chart" uri="{C3380CC4-5D6E-409C-BE32-E72D297353CC}">
                <c16:uniqueId val="{00000003-B50B-484A-ACC9-028D7A4D7C62}"/>
              </c:ext>
            </c:extLst>
          </c:dPt>
          <c:dPt>
            <c:idx val="2"/>
            <c:invertIfNegative val="0"/>
            <c:bubble3D val="0"/>
            <c:extLst>
              <c:ext xmlns:c16="http://schemas.microsoft.com/office/drawing/2014/chart" uri="{C3380CC4-5D6E-409C-BE32-E72D297353CC}">
                <c16:uniqueId val="{00000005-B50B-484A-ACC9-028D7A4D7C62}"/>
              </c:ext>
            </c:extLst>
          </c:dPt>
          <c:dPt>
            <c:idx val="3"/>
            <c:invertIfNegative val="0"/>
            <c:bubble3D val="0"/>
            <c:extLst>
              <c:ext xmlns:c16="http://schemas.microsoft.com/office/drawing/2014/chart" uri="{C3380CC4-5D6E-409C-BE32-E72D297353CC}">
                <c16:uniqueId val="{00000007-B50B-484A-ACC9-028D7A4D7C62}"/>
              </c:ext>
            </c:extLst>
          </c:dPt>
          <c:dPt>
            <c:idx val="4"/>
            <c:invertIfNegative val="0"/>
            <c:bubble3D val="0"/>
            <c:extLst>
              <c:ext xmlns:c16="http://schemas.microsoft.com/office/drawing/2014/chart" uri="{C3380CC4-5D6E-409C-BE32-E72D297353CC}">
                <c16:uniqueId val="{00000009-B50B-484A-ACC9-028D7A4D7C6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Planilha1!$P$2:$P$6</c:f>
              <c:numCache>
                <c:formatCode>General</c:formatCode>
                <c:ptCount val="5"/>
                <c:pt idx="0">
                  <c:v>1</c:v>
                </c:pt>
                <c:pt idx="1">
                  <c:v>0</c:v>
                </c:pt>
                <c:pt idx="2">
                  <c:v>2</c:v>
                </c:pt>
                <c:pt idx="3">
                  <c:v>4</c:v>
                </c:pt>
                <c:pt idx="4">
                  <c:v>34</c:v>
                </c:pt>
              </c:numCache>
            </c:numRef>
          </c:val>
          <c:extLst>
            <c:ext xmlns:c16="http://schemas.microsoft.com/office/drawing/2014/chart" uri="{C3380CC4-5D6E-409C-BE32-E72D297353CC}">
              <c16:uniqueId val="{0000000A-B50B-484A-ACC9-028D7A4D7C62}"/>
            </c:ext>
          </c:extLst>
        </c:ser>
        <c:dLbls>
          <c:dLblPos val="inEnd"/>
          <c:showLegendKey val="0"/>
          <c:showVal val="1"/>
          <c:showCatName val="0"/>
          <c:showSerName val="0"/>
          <c:showPercent val="0"/>
          <c:showBubbleSize val="0"/>
        </c:dLbls>
        <c:gapWidth val="100"/>
        <c:axId val="961725328"/>
        <c:axId val="961717768"/>
      </c:barChart>
      <c:catAx>
        <c:axId val="96172532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61717768"/>
        <c:crosses val="autoZero"/>
        <c:auto val="1"/>
        <c:lblAlgn val="ctr"/>
        <c:lblOffset val="100"/>
        <c:noMultiLvlLbl val="0"/>
      </c:catAx>
      <c:valAx>
        <c:axId val="961717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617253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4.1. A integração da MobileDU ao projeto IMCApp (Atividade 12) foi um processo simples e rápido, facilitando a adição de recursos de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6444-4460-B46C-4A17A2EF2654}"/>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6444-4460-B46C-4A17A2EF2654}"/>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6444-4460-B46C-4A17A2EF2654}"/>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6444-4460-B46C-4A17A2EF2654}"/>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6444-4460-B46C-4A17A2EF265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Planilha1!$Q$2:$Q$6</c:f>
              <c:numCache>
                <c:formatCode>General</c:formatCode>
                <c:ptCount val="5"/>
                <c:pt idx="0">
                  <c:v>0</c:v>
                </c:pt>
                <c:pt idx="1">
                  <c:v>1</c:v>
                </c:pt>
                <c:pt idx="2">
                  <c:v>1</c:v>
                </c:pt>
                <c:pt idx="3">
                  <c:v>7</c:v>
                </c:pt>
                <c:pt idx="4">
                  <c:v>32</c:v>
                </c:pt>
              </c:numCache>
            </c:numRef>
          </c:val>
          <c:extLst>
            <c:ext xmlns:c16="http://schemas.microsoft.com/office/drawing/2014/chart" uri="{C3380CC4-5D6E-409C-BE32-E72D297353CC}">
              <c16:uniqueId val="{0000000A-6444-4460-B46C-4A17A2EF2654}"/>
            </c:ext>
          </c:extLst>
        </c:ser>
        <c:dLbls>
          <c:dLblPos val="inEnd"/>
          <c:showLegendKey val="0"/>
          <c:showVal val="1"/>
          <c:showCatName val="0"/>
          <c:showSerName val="0"/>
          <c:showPercent val="0"/>
          <c:showBubbleSize val="0"/>
        </c:dLbls>
        <c:gapWidth val="100"/>
        <c:axId val="961723528"/>
        <c:axId val="961721728"/>
      </c:barChart>
      <c:catAx>
        <c:axId val="96172352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61721728"/>
        <c:crosses val="autoZero"/>
        <c:auto val="1"/>
        <c:lblAlgn val="ctr"/>
        <c:lblOffset val="100"/>
        <c:noMultiLvlLbl val="0"/>
      </c:catAx>
      <c:valAx>
        <c:axId val="9617217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617235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4.2.  A MobileDU demonstrou ser uma ferramenta que reduz o retrabalho para o desenvolvedor, ao automatizar a aplicação das diretrizes de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09B5-4C9A-A286-B14A0FF6BE06}"/>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09B5-4C9A-A286-B14A0FF6BE06}"/>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09B5-4C9A-A286-B14A0FF6BE06}"/>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09B5-4C9A-A286-B14A0FF6BE06}"/>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09B5-4C9A-A286-B14A0FF6BE0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Planilha1!$R$2:$R$6</c:f>
              <c:numCache>
                <c:formatCode>General</c:formatCode>
                <c:ptCount val="5"/>
                <c:pt idx="0">
                  <c:v>0</c:v>
                </c:pt>
                <c:pt idx="1">
                  <c:v>2</c:v>
                </c:pt>
                <c:pt idx="2">
                  <c:v>3</c:v>
                </c:pt>
                <c:pt idx="3">
                  <c:v>3</c:v>
                </c:pt>
                <c:pt idx="4">
                  <c:v>33</c:v>
                </c:pt>
              </c:numCache>
            </c:numRef>
          </c:val>
          <c:extLst>
            <c:ext xmlns:c16="http://schemas.microsoft.com/office/drawing/2014/chart" uri="{C3380CC4-5D6E-409C-BE32-E72D297353CC}">
              <c16:uniqueId val="{0000000A-09B5-4C9A-A286-B14A0FF6BE06}"/>
            </c:ext>
          </c:extLst>
        </c:ser>
        <c:dLbls>
          <c:dLblPos val="inEnd"/>
          <c:showLegendKey val="0"/>
          <c:showVal val="1"/>
          <c:showCatName val="0"/>
          <c:showSerName val="0"/>
          <c:showPercent val="0"/>
          <c:showBubbleSize val="0"/>
        </c:dLbls>
        <c:gapWidth val="100"/>
        <c:axId val="629115752"/>
        <c:axId val="1107501808"/>
      </c:barChart>
      <c:catAx>
        <c:axId val="62911575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07501808"/>
        <c:crosses val="autoZero"/>
        <c:auto val="1"/>
        <c:lblAlgn val="ctr"/>
        <c:lblOffset val="100"/>
        <c:noMultiLvlLbl val="0"/>
      </c:catAx>
      <c:valAx>
        <c:axId val="11075018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6291157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4.3.  O uso dos aplicadores automáticos da MobileDU (para texto, ambiente, som e vídeo) eliminou a necessidade de reescrever o código de cada tela do aplicativo para garantir a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0CBE-4771-8CEB-F39C826CA0E8}"/>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0CBE-4771-8CEB-F39C826CA0E8}"/>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0CBE-4771-8CEB-F39C826CA0E8}"/>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0CBE-4771-8CEB-F39C826CA0E8}"/>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0CBE-4771-8CEB-F39C826CA0E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Planilha1!$S$2:$S$6</c:f>
              <c:numCache>
                <c:formatCode>General</c:formatCode>
                <c:ptCount val="5"/>
                <c:pt idx="0">
                  <c:v>1</c:v>
                </c:pt>
                <c:pt idx="1">
                  <c:v>2</c:v>
                </c:pt>
                <c:pt idx="2">
                  <c:v>3</c:v>
                </c:pt>
                <c:pt idx="3">
                  <c:v>4</c:v>
                </c:pt>
                <c:pt idx="4">
                  <c:v>31</c:v>
                </c:pt>
              </c:numCache>
            </c:numRef>
          </c:val>
          <c:extLst>
            <c:ext xmlns:c16="http://schemas.microsoft.com/office/drawing/2014/chart" uri="{C3380CC4-5D6E-409C-BE32-E72D297353CC}">
              <c16:uniqueId val="{0000000A-0CBE-4771-8CEB-F39C826CA0E8}"/>
            </c:ext>
          </c:extLst>
        </c:ser>
        <c:dLbls>
          <c:dLblPos val="inEnd"/>
          <c:showLegendKey val="0"/>
          <c:showVal val="1"/>
          <c:showCatName val="0"/>
          <c:showSerName val="0"/>
          <c:showPercent val="0"/>
          <c:showBubbleSize val="0"/>
        </c:dLbls>
        <c:gapWidth val="100"/>
        <c:axId val="629118632"/>
        <c:axId val="629119352"/>
      </c:barChart>
      <c:catAx>
        <c:axId val="62911863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629119352"/>
        <c:crosses val="autoZero"/>
        <c:auto val="1"/>
        <c:lblAlgn val="ctr"/>
        <c:lblOffset val="100"/>
        <c:noMultiLvlLbl val="0"/>
      </c:catAx>
      <c:valAx>
        <c:axId val="629119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6291186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4.4.  . Em comparação com o uso exclusivo dos recursos nativos do Android Studio (pesquisados na Atividade 11), a MobileDU ofereceu uma solução mais integrada e direta para promover a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1E6F-484D-9BF0-0FC787C79584}"/>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1E6F-484D-9BF0-0FC787C79584}"/>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1E6F-484D-9BF0-0FC787C79584}"/>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1E6F-484D-9BF0-0FC787C79584}"/>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1E6F-484D-9BF0-0FC787C7958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Planilha1!$T$2:$T$6</c:f>
              <c:numCache>
                <c:formatCode>General</c:formatCode>
                <c:ptCount val="5"/>
                <c:pt idx="0">
                  <c:v>2</c:v>
                </c:pt>
                <c:pt idx="1">
                  <c:v>0</c:v>
                </c:pt>
                <c:pt idx="2">
                  <c:v>3</c:v>
                </c:pt>
                <c:pt idx="3">
                  <c:v>6</c:v>
                </c:pt>
                <c:pt idx="4">
                  <c:v>30</c:v>
                </c:pt>
              </c:numCache>
            </c:numRef>
          </c:val>
          <c:extLst>
            <c:ext xmlns:c16="http://schemas.microsoft.com/office/drawing/2014/chart" uri="{C3380CC4-5D6E-409C-BE32-E72D297353CC}">
              <c16:uniqueId val="{0000000A-1E6F-484D-9BF0-0FC787C79584}"/>
            </c:ext>
          </c:extLst>
        </c:ser>
        <c:dLbls>
          <c:dLblPos val="inEnd"/>
          <c:showLegendKey val="0"/>
          <c:showVal val="1"/>
          <c:showCatName val="0"/>
          <c:showSerName val="0"/>
          <c:showPercent val="0"/>
          <c:showBubbleSize val="0"/>
        </c:dLbls>
        <c:gapWidth val="100"/>
        <c:axId val="1072469328"/>
        <c:axId val="1107502168"/>
      </c:barChart>
      <c:catAx>
        <c:axId val="107246932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07502168"/>
        <c:crosses val="autoZero"/>
        <c:auto val="1"/>
        <c:lblAlgn val="ctr"/>
        <c:lblOffset val="100"/>
        <c:noMultiLvlLbl val="0"/>
      </c:catAx>
      <c:valAx>
        <c:axId val="1107502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724693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4.5. A capacidade de usar a MobileDU para oferecer recursos de acessibilidade e customização nativas em meus aplicativos é uma vantagem significativa para o meu desenvolvimento profissional.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564A-4ACA-80B9-046F3EBA5157}"/>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564A-4ACA-80B9-046F3EBA5157}"/>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564A-4ACA-80B9-046F3EBA5157}"/>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564A-4ACA-80B9-046F3EBA5157}"/>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564A-4ACA-80B9-046F3EBA515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Planilha1!$U$2:$U$6</c:f>
              <c:numCache>
                <c:formatCode>General</c:formatCode>
                <c:ptCount val="5"/>
                <c:pt idx="0">
                  <c:v>2</c:v>
                </c:pt>
                <c:pt idx="1">
                  <c:v>0</c:v>
                </c:pt>
                <c:pt idx="2">
                  <c:v>3</c:v>
                </c:pt>
                <c:pt idx="3">
                  <c:v>8</c:v>
                </c:pt>
                <c:pt idx="4">
                  <c:v>28</c:v>
                </c:pt>
              </c:numCache>
            </c:numRef>
          </c:val>
          <c:extLst>
            <c:ext xmlns:c16="http://schemas.microsoft.com/office/drawing/2014/chart" uri="{C3380CC4-5D6E-409C-BE32-E72D297353CC}">
              <c16:uniqueId val="{0000000A-564A-4ACA-80B9-046F3EBA5157}"/>
            </c:ext>
          </c:extLst>
        </c:ser>
        <c:dLbls>
          <c:dLblPos val="inEnd"/>
          <c:showLegendKey val="0"/>
          <c:showVal val="1"/>
          <c:showCatName val="0"/>
          <c:showSerName val="0"/>
          <c:showPercent val="0"/>
          <c:showBubbleSize val="0"/>
        </c:dLbls>
        <c:gapWidth val="100"/>
        <c:axId val="922455968"/>
        <c:axId val="922458128"/>
      </c:barChart>
      <c:catAx>
        <c:axId val="92245596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22458128"/>
        <c:crosses val="autoZero"/>
        <c:auto val="1"/>
        <c:lblAlgn val="ctr"/>
        <c:lblOffset val="100"/>
        <c:noMultiLvlLbl val="0"/>
      </c:catAx>
      <c:valAx>
        <c:axId val="9224581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224559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5.1. A MobileDU traduziu eficazmente as diretrizes teóricas de acessibilidade estudadas no curso (WCAG, GDAMA, NBR 17060, Nery e Coletto) em soluções reais e funcionais para o desenvolvimento </a:t>
            </a:r>
            <a:r>
              <a:rPr lang="pt-BR" sz="900" i="1"/>
              <a:t>mobile</a:t>
            </a:r>
            <a:r>
              <a:rPr lang="pt-BR" sz="900"/>
              <a: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AA37-4D9B-A6EE-1FCB39BFCD9A}"/>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AA37-4D9B-A6EE-1FCB39BFCD9A}"/>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AA37-4D9B-A6EE-1FCB39BFCD9A}"/>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AA37-4D9B-A6EE-1FCB39BFCD9A}"/>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AA37-4D9B-A6EE-1FCB39BFCD9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Planilha1!$V$2:$V$6</c:f>
              <c:numCache>
                <c:formatCode>General</c:formatCode>
                <c:ptCount val="5"/>
                <c:pt idx="0">
                  <c:v>0</c:v>
                </c:pt>
                <c:pt idx="1">
                  <c:v>1</c:v>
                </c:pt>
                <c:pt idx="2">
                  <c:v>3</c:v>
                </c:pt>
                <c:pt idx="3">
                  <c:v>10</c:v>
                </c:pt>
                <c:pt idx="4">
                  <c:v>27</c:v>
                </c:pt>
              </c:numCache>
            </c:numRef>
          </c:val>
          <c:extLst>
            <c:ext xmlns:c16="http://schemas.microsoft.com/office/drawing/2014/chart" uri="{C3380CC4-5D6E-409C-BE32-E72D297353CC}">
              <c16:uniqueId val="{0000000A-AA37-4D9B-A6EE-1FCB39BFCD9A}"/>
            </c:ext>
          </c:extLst>
        </c:ser>
        <c:dLbls>
          <c:dLblPos val="inEnd"/>
          <c:showLegendKey val="0"/>
          <c:showVal val="1"/>
          <c:showCatName val="0"/>
          <c:showSerName val="0"/>
          <c:showPercent val="0"/>
          <c:showBubbleSize val="0"/>
        </c:dLbls>
        <c:gapWidth val="100"/>
        <c:axId val="161745064"/>
        <c:axId val="161747224"/>
      </c:barChart>
      <c:catAx>
        <c:axId val="16174506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47224"/>
        <c:crosses val="autoZero"/>
        <c:auto val="1"/>
        <c:lblAlgn val="ctr"/>
        <c:lblOffset val="100"/>
        <c:noMultiLvlLbl val="0"/>
      </c:catAx>
      <c:valAx>
        <c:axId val="1617472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450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5.2. O painel de configurações da MobileDU (Texto, Ambiente, Contraste, Som) permitiu que eu implementasse rapidamente as diretrizes configuráveis que permitem ao usuário adaptar o ambiente às suas próprias condições.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7EBD-4464-8322-35D66304CA90}"/>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7EBD-4464-8322-35D66304CA90}"/>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7EBD-4464-8322-35D66304CA90}"/>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7EBD-4464-8322-35D66304CA90}"/>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7EBD-4464-8322-35D66304CA9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Planilha1!$W$2:$W$6</c:f>
              <c:numCache>
                <c:formatCode>General</c:formatCode>
                <c:ptCount val="5"/>
                <c:pt idx="0">
                  <c:v>0</c:v>
                </c:pt>
                <c:pt idx="1">
                  <c:v>0</c:v>
                </c:pt>
                <c:pt idx="2">
                  <c:v>3</c:v>
                </c:pt>
                <c:pt idx="3">
                  <c:v>9</c:v>
                </c:pt>
                <c:pt idx="4">
                  <c:v>29</c:v>
                </c:pt>
              </c:numCache>
            </c:numRef>
          </c:val>
          <c:extLst>
            <c:ext xmlns:c16="http://schemas.microsoft.com/office/drawing/2014/chart" uri="{C3380CC4-5D6E-409C-BE32-E72D297353CC}">
              <c16:uniqueId val="{0000000A-7EBD-4464-8322-35D66304CA90}"/>
            </c:ext>
          </c:extLst>
        </c:ser>
        <c:dLbls>
          <c:dLblPos val="inEnd"/>
          <c:showLegendKey val="0"/>
          <c:showVal val="1"/>
          <c:showCatName val="0"/>
          <c:showSerName val="0"/>
          <c:showPercent val="0"/>
          <c:showBubbleSize val="0"/>
        </c:dLbls>
        <c:gapWidth val="100"/>
        <c:axId val="1727759224"/>
        <c:axId val="1727754184"/>
      </c:barChart>
      <c:catAx>
        <c:axId val="172775922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7754184"/>
        <c:crosses val="autoZero"/>
        <c:auto val="1"/>
        <c:lblAlgn val="ctr"/>
        <c:lblOffset val="100"/>
        <c:noMultiLvlLbl val="0"/>
      </c:catAx>
      <c:valAx>
        <c:axId val="1727754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77592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5.3. O uso da MobileDU garantiu que o aplicativo IMCApp fosse projetado sob a perspectiva do Desenho Universal, permitindo ao usuário personalizar a interface e a experiência de uso.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E9C5-4590-B10B-92D9C2B2AEE1}"/>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E9C5-4590-B10B-92D9C2B2AEE1}"/>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E9C5-4590-B10B-92D9C2B2AEE1}"/>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E9C5-4590-B10B-92D9C2B2AEE1}"/>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E9C5-4590-B10B-92D9C2B2AEE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Planilha1!$X$2:$X$6</c:f>
              <c:numCache>
                <c:formatCode>General</c:formatCode>
                <c:ptCount val="5"/>
                <c:pt idx="0">
                  <c:v>1</c:v>
                </c:pt>
                <c:pt idx="1">
                  <c:v>1</c:v>
                </c:pt>
                <c:pt idx="2">
                  <c:v>1</c:v>
                </c:pt>
                <c:pt idx="3">
                  <c:v>12</c:v>
                </c:pt>
                <c:pt idx="4">
                  <c:v>26</c:v>
                </c:pt>
              </c:numCache>
            </c:numRef>
          </c:val>
          <c:extLst>
            <c:ext xmlns:c16="http://schemas.microsoft.com/office/drawing/2014/chart" uri="{C3380CC4-5D6E-409C-BE32-E72D297353CC}">
              <c16:uniqueId val="{0000000A-E9C5-4590-B10B-92D9C2B2AEE1}"/>
            </c:ext>
          </c:extLst>
        </c:ser>
        <c:dLbls>
          <c:dLblPos val="inEnd"/>
          <c:showLegendKey val="0"/>
          <c:showVal val="1"/>
          <c:showCatName val="0"/>
          <c:showSerName val="0"/>
          <c:showPercent val="0"/>
          <c:showBubbleSize val="0"/>
        </c:dLbls>
        <c:gapWidth val="100"/>
        <c:axId val="1072471488"/>
        <c:axId val="1072467888"/>
      </c:barChart>
      <c:catAx>
        <c:axId val="107247148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72467888"/>
        <c:crosses val="autoZero"/>
        <c:auto val="1"/>
        <c:lblAlgn val="ctr"/>
        <c:lblOffset val="100"/>
        <c:noMultiLvlLbl val="0"/>
      </c:catAx>
      <c:valAx>
        <c:axId val="1072467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724714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5.4. A MobileDU ajudou a eliminar barreiras de usabilidade no IMCApp que seriam difíceis de resolver sem essa biblioteca (Reflexão pós-teste, Atividade 12).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4DD6-461C-BC70-191879945F4C}"/>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4DD6-461C-BC70-191879945F4C}"/>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4DD6-461C-BC70-191879945F4C}"/>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4DD6-461C-BC70-191879945F4C}"/>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4DD6-461C-BC70-191879945F4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Planilha1!$Y$2:$Y$6</c:f>
              <c:numCache>
                <c:formatCode>General</c:formatCode>
                <c:ptCount val="5"/>
                <c:pt idx="0">
                  <c:v>1</c:v>
                </c:pt>
                <c:pt idx="1">
                  <c:v>0</c:v>
                </c:pt>
                <c:pt idx="2">
                  <c:v>4</c:v>
                </c:pt>
                <c:pt idx="3">
                  <c:v>10</c:v>
                </c:pt>
                <c:pt idx="4">
                  <c:v>26</c:v>
                </c:pt>
              </c:numCache>
            </c:numRef>
          </c:val>
          <c:extLst>
            <c:ext xmlns:c16="http://schemas.microsoft.com/office/drawing/2014/chart" uri="{C3380CC4-5D6E-409C-BE32-E72D297353CC}">
              <c16:uniqueId val="{0000000A-4DD6-461C-BC70-191879945F4C}"/>
            </c:ext>
          </c:extLst>
        </c:ser>
        <c:dLbls>
          <c:dLblPos val="inEnd"/>
          <c:showLegendKey val="0"/>
          <c:showVal val="1"/>
          <c:showCatName val="0"/>
          <c:showSerName val="0"/>
          <c:showPercent val="0"/>
          <c:showBubbleSize val="0"/>
        </c:dLbls>
        <c:gapWidth val="100"/>
        <c:axId val="922454888"/>
        <c:axId val="922455248"/>
      </c:barChart>
      <c:catAx>
        <c:axId val="92245488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22455248"/>
        <c:crosses val="autoZero"/>
        <c:auto val="1"/>
        <c:lblAlgn val="ctr"/>
        <c:lblOffset val="100"/>
        <c:noMultiLvlLbl val="0"/>
      </c:catAx>
      <c:valAx>
        <c:axId val="922455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22454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5.5. A biblioteca MobileDU promove a acessibilidade como uma parte essencial do design e da experiência do usuário, e não apenas como um complemento a ser adicionado posteriormente.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8F3E-4DA2-961D-7DB81AA30D04}"/>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8F3E-4DA2-961D-7DB81AA30D04}"/>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8F3E-4DA2-961D-7DB81AA30D04}"/>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8F3E-4DA2-961D-7DB81AA30D04}"/>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8F3E-4DA2-961D-7DB81AA30D0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Planilha1!$Z$2:$Z$6</c:f>
              <c:numCache>
                <c:formatCode>General</c:formatCode>
                <c:ptCount val="5"/>
                <c:pt idx="0">
                  <c:v>1</c:v>
                </c:pt>
                <c:pt idx="1">
                  <c:v>0</c:v>
                </c:pt>
                <c:pt idx="2">
                  <c:v>2</c:v>
                </c:pt>
                <c:pt idx="3">
                  <c:v>9</c:v>
                </c:pt>
                <c:pt idx="4">
                  <c:v>29</c:v>
                </c:pt>
              </c:numCache>
            </c:numRef>
          </c:val>
          <c:extLst>
            <c:ext xmlns:c16="http://schemas.microsoft.com/office/drawing/2014/chart" uri="{C3380CC4-5D6E-409C-BE32-E72D297353CC}">
              <c16:uniqueId val="{0000000A-8F3E-4DA2-961D-7DB81AA30D04}"/>
            </c:ext>
          </c:extLst>
        </c:ser>
        <c:dLbls>
          <c:dLblPos val="inEnd"/>
          <c:showLegendKey val="0"/>
          <c:showVal val="1"/>
          <c:showCatName val="0"/>
          <c:showSerName val="0"/>
          <c:showPercent val="0"/>
          <c:showBubbleSize val="0"/>
        </c:dLbls>
        <c:gapWidth val="100"/>
        <c:axId val="1727750584"/>
        <c:axId val="1727757784"/>
      </c:barChart>
      <c:catAx>
        <c:axId val="172775058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7757784"/>
        <c:crosses val="autoZero"/>
        <c:auto val="1"/>
        <c:lblAlgn val="ctr"/>
        <c:lblOffset val="100"/>
        <c:noMultiLvlLbl val="0"/>
      </c:catAx>
      <c:valAx>
        <c:axId val="1727757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77505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6.1. Considero a MobileDU um embrião tecnológico valioso para o desenvolvimento de aplicativos acessíveis e planejo acompanhar seu aprimoramento e expansão para outras plataformas.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1-7979-4059-90E5-25BB7AC492D0}"/>
              </c:ext>
            </c:extLst>
          </c:dPt>
          <c:dPt>
            <c:idx val="1"/>
            <c:invertIfNegative val="0"/>
            <c:bubble3D val="0"/>
            <c:extLst>
              <c:ext xmlns:c16="http://schemas.microsoft.com/office/drawing/2014/chart" uri="{C3380CC4-5D6E-409C-BE32-E72D297353CC}">
                <c16:uniqueId val="{00000003-7979-4059-90E5-25BB7AC492D0}"/>
              </c:ext>
            </c:extLst>
          </c:dPt>
          <c:dPt>
            <c:idx val="2"/>
            <c:invertIfNegative val="0"/>
            <c:bubble3D val="0"/>
            <c:extLst>
              <c:ext xmlns:c16="http://schemas.microsoft.com/office/drawing/2014/chart" uri="{C3380CC4-5D6E-409C-BE32-E72D297353CC}">
                <c16:uniqueId val="{00000005-7979-4059-90E5-25BB7AC492D0}"/>
              </c:ext>
            </c:extLst>
          </c:dPt>
          <c:dPt>
            <c:idx val="3"/>
            <c:invertIfNegative val="0"/>
            <c:bubble3D val="0"/>
            <c:extLst>
              <c:ext xmlns:c16="http://schemas.microsoft.com/office/drawing/2014/chart" uri="{C3380CC4-5D6E-409C-BE32-E72D297353CC}">
                <c16:uniqueId val="{00000007-7979-4059-90E5-25BB7AC492D0}"/>
              </c:ext>
            </c:extLst>
          </c:dPt>
          <c:dPt>
            <c:idx val="4"/>
            <c:invertIfNegative val="0"/>
            <c:bubble3D val="0"/>
            <c:extLst>
              <c:ext xmlns:c16="http://schemas.microsoft.com/office/drawing/2014/chart" uri="{C3380CC4-5D6E-409C-BE32-E72D297353CC}">
                <c16:uniqueId val="{00000009-7979-4059-90E5-25BB7AC492D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Planilha1!$AA$2:$AA$6</c:f>
              <c:numCache>
                <c:formatCode>General</c:formatCode>
                <c:ptCount val="5"/>
                <c:pt idx="0">
                  <c:v>0</c:v>
                </c:pt>
                <c:pt idx="1">
                  <c:v>1</c:v>
                </c:pt>
                <c:pt idx="2">
                  <c:v>3</c:v>
                </c:pt>
                <c:pt idx="3">
                  <c:v>5</c:v>
                </c:pt>
                <c:pt idx="4">
                  <c:v>32</c:v>
                </c:pt>
              </c:numCache>
            </c:numRef>
          </c:val>
          <c:extLst>
            <c:ext xmlns:c16="http://schemas.microsoft.com/office/drawing/2014/chart" uri="{C3380CC4-5D6E-409C-BE32-E72D297353CC}">
              <c16:uniqueId val="{0000000A-7979-4059-90E5-25BB7AC492D0}"/>
            </c:ext>
          </c:extLst>
        </c:ser>
        <c:dLbls>
          <c:dLblPos val="inEnd"/>
          <c:showLegendKey val="0"/>
          <c:showVal val="1"/>
          <c:showCatName val="0"/>
          <c:showSerName val="0"/>
          <c:showPercent val="0"/>
          <c:showBubbleSize val="0"/>
        </c:dLbls>
        <c:gapWidth val="100"/>
        <c:axId val="161746504"/>
        <c:axId val="161740384"/>
      </c:barChart>
      <c:catAx>
        <c:axId val="1617465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40384"/>
        <c:crosses val="autoZero"/>
        <c:auto val="1"/>
        <c:lblAlgn val="ctr"/>
        <c:lblOffset val="100"/>
        <c:noMultiLvlLbl val="0"/>
      </c:catAx>
      <c:valAx>
        <c:axId val="161740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465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6.2. Caso eu desenvolva um novo aplicativo Android, eu integraria a biblioteca MobileDU para agilizar a implementação das configurações de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E099-477E-A312-0E7B6C15166B}"/>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E099-477E-A312-0E7B6C15166B}"/>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E099-477E-A312-0E7B6C15166B}"/>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E099-477E-A312-0E7B6C15166B}"/>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E099-477E-A312-0E7B6C15166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Planilha1!$AB$2:$AB$6</c:f>
              <c:numCache>
                <c:formatCode>General</c:formatCode>
                <c:ptCount val="5"/>
                <c:pt idx="0">
                  <c:v>0</c:v>
                </c:pt>
                <c:pt idx="1">
                  <c:v>1</c:v>
                </c:pt>
                <c:pt idx="2">
                  <c:v>3</c:v>
                </c:pt>
                <c:pt idx="3">
                  <c:v>10</c:v>
                </c:pt>
                <c:pt idx="4">
                  <c:v>27</c:v>
                </c:pt>
              </c:numCache>
            </c:numRef>
          </c:val>
          <c:extLst>
            <c:ext xmlns:c16="http://schemas.microsoft.com/office/drawing/2014/chart" uri="{C3380CC4-5D6E-409C-BE32-E72D297353CC}">
              <c16:uniqueId val="{0000000A-E099-477E-A312-0E7B6C15166B}"/>
            </c:ext>
          </c:extLst>
        </c:ser>
        <c:dLbls>
          <c:dLblPos val="inEnd"/>
          <c:showLegendKey val="0"/>
          <c:showVal val="1"/>
          <c:showCatName val="0"/>
          <c:showSerName val="0"/>
          <c:showPercent val="0"/>
          <c:showBubbleSize val="0"/>
        </c:dLbls>
        <c:gapWidth val="100"/>
        <c:axId val="913783032"/>
        <c:axId val="913785912"/>
      </c:barChart>
      <c:catAx>
        <c:axId val="91378303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13785912"/>
        <c:crosses val="autoZero"/>
        <c:auto val="1"/>
        <c:lblAlgn val="ctr"/>
        <c:lblOffset val="100"/>
        <c:noMultiLvlLbl val="0"/>
      </c:catAx>
      <c:valAx>
        <c:axId val="913785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13783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1CFA4AD-26D2-4F2D-9D4B-4AADCBDFBCE0}" type="doc">
      <dgm:prSet loTypeId="urn:microsoft.com/office/officeart/2005/8/layout/hProcess9" loCatId="process" qsTypeId="urn:microsoft.com/office/officeart/2005/8/quickstyle/3d1" qsCatId="3D" csTypeId="urn:microsoft.com/office/officeart/2005/8/colors/colorful5" csCatId="colorful" phldr="1"/>
      <dgm:spPr/>
      <dgm:t>
        <a:bodyPr/>
        <a:lstStyle/>
        <a:p>
          <a:endParaRPr lang="pt-BR"/>
        </a:p>
      </dgm:t>
    </dgm:pt>
    <dgm:pt modelId="{5249C4DD-5CFE-4518-A045-12EA347F61A4}">
      <dgm:prSet phldrT="[Texto]"/>
      <dgm:spPr/>
      <dgm:t>
        <a:bodyPr/>
        <a:lstStyle/>
        <a:p>
          <a:r>
            <a:rPr lang="pt-BR"/>
            <a:t>Coleta de Dados</a:t>
          </a:r>
        </a:p>
      </dgm:t>
    </dgm:pt>
    <dgm:pt modelId="{22E72F4A-09C8-4456-9A83-57B1FF49D259}" type="parTrans" cxnId="{B01D5849-7C55-480D-837C-F4228A585CA0}">
      <dgm:prSet/>
      <dgm:spPr/>
      <dgm:t>
        <a:bodyPr/>
        <a:lstStyle/>
        <a:p>
          <a:endParaRPr lang="pt-BR"/>
        </a:p>
      </dgm:t>
    </dgm:pt>
    <dgm:pt modelId="{50019BEB-1EE1-4091-B14F-03BFA5E63FE0}" type="sibTrans" cxnId="{B01D5849-7C55-480D-837C-F4228A585CA0}">
      <dgm:prSet/>
      <dgm:spPr/>
      <dgm:t>
        <a:bodyPr/>
        <a:lstStyle/>
        <a:p>
          <a:endParaRPr lang="pt-BR"/>
        </a:p>
      </dgm:t>
    </dgm:pt>
    <dgm:pt modelId="{3762F831-1F2F-4140-B55F-1E3A56F969A7}">
      <dgm:prSet phldrT="[Texto]"/>
      <dgm:spPr/>
      <dgm:t>
        <a:bodyPr/>
        <a:lstStyle/>
        <a:p>
          <a:r>
            <a:rPr lang="pt-BR"/>
            <a:t>Extração e Preparação dos Dados</a:t>
          </a:r>
        </a:p>
      </dgm:t>
    </dgm:pt>
    <dgm:pt modelId="{AE182711-3684-45C6-996C-F2B955E9536A}" type="parTrans" cxnId="{3F8E4E56-DECE-48F2-9472-CBCC8AC95E53}">
      <dgm:prSet/>
      <dgm:spPr/>
      <dgm:t>
        <a:bodyPr/>
        <a:lstStyle/>
        <a:p>
          <a:endParaRPr lang="pt-BR"/>
        </a:p>
      </dgm:t>
    </dgm:pt>
    <dgm:pt modelId="{519ADCCC-D650-4712-8B10-28D10910B362}" type="sibTrans" cxnId="{3F8E4E56-DECE-48F2-9472-CBCC8AC95E53}">
      <dgm:prSet/>
      <dgm:spPr/>
      <dgm:t>
        <a:bodyPr/>
        <a:lstStyle/>
        <a:p>
          <a:endParaRPr lang="pt-BR"/>
        </a:p>
      </dgm:t>
    </dgm:pt>
    <dgm:pt modelId="{F873CC2F-C72E-40B8-BE43-B33A3B3A8864}">
      <dgm:prSet phldrT="[Texto]"/>
      <dgm:spPr/>
      <dgm:t>
        <a:bodyPr/>
        <a:lstStyle/>
        <a:p>
          <a:r>
            <a:rPr lang="pt-BR"/>
            <a:t>Modelagem e Construção do Banco de Dados</a:t>
          </a:r>
        </a:p>
      </dgm:t>
    </dgm:pt>
    <dgm:pt modelId="{B9A9C595-C14D-41A3-BD4E-2AAB63CDAB51}" type="parTrans" cxnId="{C877085A-DCC7-4746-AD5D-27CBE80B03BD}">
      <dgm:prSet/>
      <dgm:spPr/>
      <dgm:t>
        <a:bodyPr/>
        <a:lstStyle/>
        <a:p>
          <a:endParaRPr lang="pt-BR"/>
        </a:p>
      </dgm:t>
    </dgm:pt>
    <dgm:pt modelId="{4634C72E-4004-4DB1-8A62-06AA4E4B8D17}" type="sibTrans" cxnId="{C877085A-DCC7-4746-AD5D-27CBE80B03BD}">
      <dgm:prSet/>
      <dgm:spPr/>
      <dgm:t>
        <a:bodyPr/>
        <a:lstStyle/>
        <a:p>
          <a:endParaRPr lang="pt-BR"/>
        </a:p>
      </dgm:t>
    </dgm:pt>
    <dgm:pt modelId="{34C6B871-E9DE-4226-A268-180C8D5BB313}">
      <dgm:prSet/>
      <dgm:spPr/>
      <dgm:t>
        <a:bodyPr/>
        <a:lstStyle/>
        <a:p>
          <a:r>
            <a:rPr lang="pt-BR"/>
            <a:t>Classificação e Análise dos Dados</a:t>
          </a:r>
        </a:p>
      </dgm:t>
    </dgm:pt>
    <dgm:pt modelId="{3DCA442B-316D-4F70-B024-D412FC32116F}" type="parTrans" cxnId="{02FFB837-DC4F-4D71-94DA-01C3A60349D0}">
      <dgm:prSet/>
      <dgm:spPr/>
      <dgm:t>
        <a:bodyPr/>
        <a:lstStyle/>
        <a:p>
          <a:endParaRPr lang="pt-BR"/>
        </a:p>
      </dgm:t>
    </dgm:pt>
    <dgm:pt modelId="{707033D6-1859-4F82-AA0D-C0A4500D1637}" type="sibTrans" cxnId="{02FFB837-DC4F-4D71-94DA-01C3A60349D0}">
      <dgm:prSet/>
      <dgm:spPr/>
      <dgm:t>
        <a:bodyPr/>
        <a:lstStyle/>
        <a:p>
          <a:endParaRPr lang="pt-BR"/>
        </a:p>
      </dgm:t>
    </dgm:pt>
    <dgm:pt modelId="{6C0C872C-57AC-4158-96A9-2691C17CFC8A}">
      <dgm:prSet/>
      <dgm:spPr/>
      <dgm:t>
        <a:bodyPr/>
        <a:lstStyle/>
        <a:p>
          <a:r>
            <a:rPr lang="pt-BR"/>
            <a:t>Proposta de Diretrizes</a:t>
          </a:r>
        </a:p>
      </dgm:t>
    </dgm:pt>
    <dgm:pt modelId="{380768AE-1E81-456B-8BF1-5B6678723332}" type="parTrans" cxnId="{729503D0-2057-492E-81B2-E3511853C1A7}">
      <dgm:prSet/>
      <dgm:spPr/>
      <dgm:t>
        <a:bodyPr/>
        <a:lstStyle/>
        <a:p>
          <a:endParaRPr lang="pt-BR"/>
        </a:p>
      </dgm:t>
    </dgm:pt>
    <dgm:pt modelId="{CAF132D1-D9B2-40F9-93EA-D2BDCF68C9D6}" type="sibTrans" cxnId="{729503D0-2057-492E-81B2-E3511853C1A7}">
      <dgm:prSet/>
      <dgm:spPr/>
      <dgm:t>
        <a:bodyPr/>
        <a:lstStyle/>
        <a:p>
          <a:endParaRPr lang="pt-BR"/>
        </a:p>
      </dgm:t>
    </dgm:pt>
    <dgm:pt modelId="{1CE7685A-D4DB-4A76-9E9B-C405209AE8FF}" type="pres">
      <dgm:prSet presAssocID="{31CFA4AD-26D2-4F2D-9D4B-4AADCBDFBCE0}" presName="CompostProcess" presStyleCnt="0">
        <dgm:presLayoutVars>
          <dgm:dir/>
          <dgm:resizeHandles val="exact"/>
        </dgm:presLayoutVars>
      </dgm:prSet>
      <dgm:spPr/>
    </dgm:pt>
    <dgm:pt modelId="{E5F87037-BD90-4139-AFE6-E449BE29146A}" type="pres">
      <dgm:prSet presAssocID="{31CFA4AD-26D2-4F2D-9D4B-4AADCBDFBCE0}" presName="arrow" presStyleLbl="bgShp" presStyleIdx="0" presStyleCnt="1"/>
      <dgm:spPr/>
    </dgm:pt>
    <dgm:pt modelId="{DC941806-88BF-475C-8CCE-731B39371100}" type="pres">
      <dgm:prSet presAssocID="{31CFA4AD-26D2-4F2D-9D4B-4AADCBDFBCE0}" presName="linearProcess" presStyleCnt="0"/>
      <dgm:spPr/>
    </dgm:pt>
    <dgm:pt modelId="{CBA0E7CF-46E9-41E7-B5DB-300A0B0D36F6}" type="pres">
      <dgm:prSet presAssocID="{5249C4DD-5CFE-4518-A045-12EA347F61A4}" presName="textNode" presStyleLbl="node1" presStyleIdx="0" presStyleCnt="5">
        <dgm:presLayoutVars>
          <dgm:bulletEnabled val="1"/>
        </dgm:presLayoutVars>
      </dgm:prSet>
      <dgm:spPr/>
    </dgm:pt>
    <dgm:pt modelId="{3C73330C-DEE3-40D3-8512-4ED228BF7CD1}" type="pres">
      <dgm:prSet presAssocID="{50019BEB-1EE1-4091-B14F-03BFA5E63FE0}" presName="sibTrans" presStyleCnt="0"/>
      <dgm:spPr/>
    </dgm:pt>
    <dgm:pt modelId="{486847F9-FFD8-46B6-86F2-454B86D3A278}" type="pres">
      <dgm:prSet presAssocID="{3762F831-1F2F-4140-B55F-1E3A56F969A7}" presName="textNode" presStyleLbl="node1" presStyleIdx="1" presStyleCnt="5">
        <dgm:presLayoutVars>
          <dgm:bulletEnabled val="1"/>
        </dgm:presLayoutVars>
      </dgm:prSet>
      <dgm:spPr/>
    </dgm:pt>
    <dgm:pt modelId="{9787DD87-0D19-44F1-AA5A-ADCE451F5653}" type="pres">
      <dgm:prSet presAssocID="{519ADCCC-D650-4712-8B10-28D10910B362}" presName="sibTrans" presStyleCnt="0"/>
      <dgm:spPr/>
    </dgm:pt>
    <dgm:pt modelId="{392D89DC-3C67-43CC-A19B-5DA418D009C2}" type="pres">
      <dgm:prSet presAssocID="{F873CC2F-C72E-40B8-BE43-B33A3B3A8864}" presName="textNode" presStyleLbl="node1" presStyleIdx="2" presStyleCnt="5">
        <dgm:presLayoutVars>
          <dgm:bulletEnabled val="1"/>
        </dgm:presLayoutVars>
      </dgm:prSet>
      <dgm:spPr/>
    </dgm:pt>
    <dgm:pt modelId="{34C0F811-1282-45F0-9E68-D34DA4CCA3E6}" type="pres">
      <dgm:prSet presAssocID="{4634C72E-4004-4DB1-8A62-06AA4E4B8D17}" presName="sibTrans" presStyleCnt="0"/>
      <dgm:spPr/>
    </dgm:pt>
    <dgm:pt modelId="{44F0B9A9-8E6C-4EE8-AE61-F8A74ED843BF}" type="pres">
      <dgm:prSet presAssocID="{34C6B871-E9DE-4226-A268-180C8D5BB313}" presName="textNode" presStyleLbl="node1" presStyleIdx="3" presStyleCnt="5">
        <dgm:presLayoutVars>
          <dgm:bulletEnabled val="1"/>
        </dgm:presLayoutVars>
      </dgm:prSet>
      <dgm:spPr/>
    </dgm:pt>
    <dgm:pt modelId="{BD56DB2A-0CB9-400B-9180-2F15C4722310}" type="pres">
      <dgm:prSet presAssocID="{707033D6-1859-4F82-AA0D-C0A4500D1637}" presName="sibTrans" presStyleCnt="0"/>
      <dgm:spPr/>
    </dgm:pt>
    <dgm:pt modelId="{811322EA-88F7-4D2D-9AF1-C3D328CE4197}" type="pres">
      <dgm:prSet presAssocID="{6C0C872C-57AC-4158-96A9-2691C17CFC8A}" presName="textNode" presStyleLbl="node1" presStyleIdx="4" presStyleCnt="5">
        <dgm:presLayoutVars>
          <dgm:bulletEnabled val="1"/>
        </dgm:presLayoutVars>
      </dgm:prSet>
      <dgm:spPr/>
    </dgm:pt>
  </dgm:ptLst>
  <dgm:cxnLst>
    <dgm:cxn modelId="{E42D101A-7573-4B17-A68A-1A238757C0EF}" type="presOf" srcId="{3762F831-1F2F-4140-B55F-1E3A56F969A7}" destId="{486847F9-FFD8-46B6-86F2-454B86D3A278}" srcOrd="0" destOrd="0" presId="urn:microsoft.com/office/officeart/2005/8/layout/hProcess9"/>
    <dgm:cxn modelId="{02FFB837-DC4F-4D71-94DA-01C3A60349D0}" srcId="{31CFA4AD-26D2-4F2D-9D4B-4AADCBDFBCE0}" destId="{34C6B871-E9DE-4226-A268-180C8D5BB313}" srcOrd="3" destOrd="0" parTransId="{3DCA442B-316D-4F70-B024-D412FC32116F}" sibTransId="{707033D6-1859-4F82-AA0D-C0A4500D1637}"/>
    <dgm:cxn modelId="{B01D5849-7C55-480D-837C-F4228A585CA0}" srcId="{31CFA4AD-26D2-4F2D-9D4B-4AADCBDFBCE0}" destId="{5249C4DD-5CFE-4518-A045-12EA347F61A4}" srcOrd="0" destOrd="0" parTransId="{22E72F4A-09C8-4456-9A83-57B1FF49D259}" sibTransId="{50019BEB-1EE1-4091-B14F-03BFA5E63FE0}"/>
    <dgm:cxn modelId="{4BFC044B-581D-4E6C-92A7-705E4F638D4F}" type="presOf" srcId="{31CFA4AD-26D2-4F2D-9D4B-4AADCBDFBCE0}" destId="{1CE7685A-D4DB-4A76-9E9B-C405209AE8FF}" srcOrd="0" destOrd="0" presId="urn:microsoft.com/office/officeart/2005/8/layout/hProcess9"/>
    <dgm:cxn modelId="{3F8E4E56-DECE-48F2-9472-CBCC8AC95E53}" srcId="{31CFA4AD-26D2-4F2D-9D4B-4AADCBDFBCE0}" destId="{3762F831-1F2F-4140-B55F-1E3A56F969A7}" srcOrd="1" destOrd="0" parTransId="{AE182711-3684-45C6-996C-F2B955E9536A}" sibTransId="{519ADCCC-D650-4712-8B10-28D10910B362}"/>
    <dgm:cxn modelId="{C877085A-DCC7-4746-AD5D-27CBE80B03BD}" srcId="{31CFA4AD-26D2-4F2D-9D4B-4AADCBDFBCE0}" destId="{F873CC2F-C72E-40B8-BE43-B33A3B3A8864}" srcOrd="2" destOrd="0" parTransId="{B9A9C595-C14D-41A3-BD4E-2AAB63CDAB51}" sibTransId="{4634C72E-4004-4DB1-8A62-06AA4E4B8D17}"/>
    <dgm:cxn modelId="{EA0A0585-3D08-4354-B53D-4F2B95A83DC0}" type="presOf" srcId="{5249C4DD-5CFE-4518-A045-12EA347F61A4}" destId="{CBA0E7CF-46E9-41E7-B5DB-300A0B0D36F6}" srcOrd="0" destOrd="0" presId="urn:microsoft.com/office/officeart/2005/8/layout/hProcess9"/>
    <dgm:cxn modelId="{729503D0-2057-492E-81B2-E3511853C1A7}" srcId="{31CFA4AD-26D2-4F2D-9D4B-4AADCBDFBCE0}" destId="{6C0C872C-57AC-4158-96A9-2691C17CFC8A}" srcOrd="4" destOrd="0" parTransId="{380768AE-1E81-456B-8BF1-5B6678723332}" sibTransId="{CAF132D1-D9B2-40F9-93EA-D2BDCF68C9D6}"/>
    <dgm:cxn modelId="{D1144DD1-1BEE-4361-BD4F-F6D1522A86C7}" type="presOf" srcId="{F873CC2F-C72E-40B8-BE43-B33A3B3A8864}" destId="{392D89DC-3C67-43CC-A19B-5DA418D009C2}" srcOrd="0" destOrd="0" presId="urn:microsoft.com/office/officeart/2005/8/layout/hProcess9"/>
    <dgm:cxn modelId="{493E4FE5-0F58-4194-8C41-153BB8FDC2A7}" type="presOf" srcId="{34C6B871-E9DE-4226-A268-180C8D5BB313}" destId="{44F0B9A9-8E6C-4EE8-AE61-F8A74ED843BF}" srcOrd="0" destOrd="0" presId="urn:microsoft.com/office/officeart/2005/8/layout/hProcess9"/>
    <dgm:cxn modelId="{C9B51CFE-AA74-47B0-A8EA-3E79F96607F8}" type="presOf" srcId="{6C0C872C-57AC-4158-96A9-2691C17CFC8A}" destId="{811322EA-88F7-4D2D-9AF1-C3D328CE4197}" srcOrd="0" destOrd="0" presId="urn:microsoft.com/office/officeart/2005/8/layout/hProcess9"/>
    <dgm:cxn modelId="{69DE6B81-0953-4101-A649-B183EF32F3D1}" type="presParOf" srcId="{1CE7685A-D4DB-4A76-9E9B-C405209AE8FF}" destId="{E5F87037-BD90-4139-AFE6-E449BE29146A}" srcOrd="0" destOrd="0" presId="urn:microsoft.com/office/officeart/2005/8/layout/hProcess9"/>
    <dgm:cxn modelId="{A2E28616-5617-4AAF-BDFB-FC33E4D5065F}" type="presParOf" srcId="{1CE7685A-D4DB-4A76-9E9B-C405209AE8FF}" destId="{DC941806-88BF-475C-8CCE-731B39371100}" srcOrd="1" destOrd="0" presId="urn:microsoft.com/office/officeart/2005/8/layout/hProcess9"/>
    <dgm:cxn modelId="{C67F3146-3092-425F-8CAD-A6DBF6BC3DDC}" type="presParOf" srcId="{DC941806-88BF-475C-8CCE-731B39371100}" destId="{CBA0E7CF-46E9-41E7-B5DB-300A0B0D36F6}" srcOrd="0" destOrd="0" presId="urn:microsoft.com/office/officeart/2005/8/layout/hProcess9"/>
    <dgm:cxn modelId="{D6CF3533-0EEA-483C-AC65-D60E4DC1C2EF}" type="presParOf" srcId="{DC941806-88BF-475C-8CCE-731B39371100}" destId="{3C73330C-DEE3-40D3-8512-4ED228BF7CD1}" srcOrd="1" destOrd="0" presId="urn:microsoft.com/office/officeart/2005/8/layout/hProcess9"/>
    <dgm:cxn modelId="{3B796A63-6B8F-4671-AC7D-D40D87A00321}" type="presParOf" srcId="{DC941806-88BF-475C-8CCE-731B39371100}" destId="{486847F9-FFD8-46B6-86F2-454B86D3A278}" srcOrd="2" destOrd="0" presId="urn:microsoft.com/office/officeart/2005/8/layout/hProcess9"/>
    <dgm:cxn modelId="{EB266E46-AB07-4985-9428-BD41A1E2DF7A}" type="presParOf" srcId="{DC941806-88BF-475C-8CCE-731B39371100}" destId="{9787DD87-0D19-44F1-AA5A-ADCE451F5653}" srcOrd="3" destOrd="0" presId="urn:microsoft.com/office/officeart/2005/8/layout/hProcess9"/>
    <dgm:cxn modelId="{3AD426DF-215E-4DF3-B548-FC5E74F5E228}" type="presParOf" srcId="{DC941806-88BF-475C-8CCE-731B39371100}" destId="{392D89DC-3C67-43CC-A19B-5DA418D009C2}" srcOrd="4" destOrd="0" presId="urn:microsoft.com/office/officeart/2005/8/layout/hProcess9"/>
    <dgm:cxn modelId="{2AF29507-F20C-4963-8ECE-5D73403FD59E}" type="presParOf" srcId="{DC941806-88BF-475C-8CCE-731B39371100}" destId="{34C0F811-1282-45F0-9E68-D34DA4CCA3E6}" srcOrd="5" destOrd="0" presId="urn:microsoft.com/office/officeart/2005/8/layout/hProcess9"/>
    <dgm:cxn modelId="{87C7D32C-C4CD-451C-81C2-5415344060D4}" type="presParOf" srcId="{DC941806-88BF-475C-8CCE-731B39371100}" destId="{44F0B9A9-8E6C-4EE8-AE61-F8A74ED843BF}" srcOrd="6" destOrd="0" presId="urn:microsoft.com/office/officeart/2005/8/layout/hProcess9"/>
    <dgm:cxn modelId="{B9D3781E-DCF2-4A5B-B54C-CD735364B747}" type="presParOf" srcId="{DC941806-88BF-475C-8CCE-731B39371100}" destId="{BD56DB2A-0CB9-400B-9180-2F15C4722310}" srcOrd="7" destOrd="0" presId="urn:microsoft.com/office/officeart/2005/8/layout/hProcess9"/>
    <dgm:cxn modelId="{2C576CF2-9EF7-4927-9BF0-4DF9E1111F8C}" type="presParOf" srcId="{DC941806-88BF-475C-8CCE-731B39371100}" destId="{811322EA-88F7-4D2D-9AF1-C3D328CE4197}" srcOrd="8" destOrd="0" presId="urn:microsoft.com/office/officeart/2005/8/layout/hProcess9"/>
  </dgm:cxnLst>
  <dgm:bg/>
  <dgm:whole>
    <a:ln>
      <a:solidFill>
        <a:schemeClr val="tx1"/>
      </a:solidFill>
    </a:ln>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21D245C-70B5-4ACB-ACEF-0E631159E834}" type="doc">
      <dgm:prSet loTypeId="urn:microsoft.com/office/officeart/2005/8/layout/bProcess3" loCatId="process" qsTypeId="urn:microsoft.com/office/officeart/2005/8/quickstyle/3d1" qsCatId="3D" csTypeId="urn:microsoft.com/office/officeart/2005/8/colors/accent6_2" csCatId="accent6" phldr="1"/>
      <dgm:spPr/>
      <dgm:t>
        <a:bodyPr/>
        <a:lstStyle/>
        <a:p>
          <a:endParaRPr lang="pt-BR"/>
        </a:p>
      </dgm:t>
    </dgm:pt>
    <dgm:pt modelId="{7A4C933F-2EAA-431B-936C-4D9E4ABDCDC5}">
      <dgm:prSet phldrT="[Texto]"/>
      <dgm:spPr/>
      <dgm:t>
        <a:bodyPr/>
        <a:lstStyle/>
        <a:p>
          <a:r>
            <a:rPr lang="pt-BR"/>
            <a:t>Definição de Requisitos</a:t>
          </a:r>
        </a:p>
      </dgm:t>
    </dgm:pt>
    <dgm:pt modelId="{BB082E5C-84ED-4398-9F06-9B497D0D244C}" type="parTrans" cxnId="{47E5A387-74C5-4C2A-8CF8-CB07D9C1259A}">
      <dgm:prSet/>
      <dgm:spPr/>
      <dgm:t>
        <a:bodyPr/>
        <a:lstStyle/>
        <a:p>
          <a:endParaRPr lang="pt-BR"/>
        </a:p>
      </dgm:t>
    </dgm:pt>
    <dgm:pt modelId="{DB72BDF8-B611-44D2-BAFD-BABB14D927D0}" type="sibTrans" cxnId="{47E5A387-74C5-4C2A-8CF8-CB07D9C1259A}">
      <dgm:prSet/>
      <dgm:spPr/>
      <dgm:t>
        <a:bodyPr/>
        <a:lstStyle/>
        <a:p>
          <a:endParaRPr lang="pt-BR"/>
        </a:p>
      </dgm:t>
    </dgm:pt>
    <dgm:pt modelId="{72807998-CCD1-48B5-A6B4-99D7214DF0C7}">
      <dgm:prSet phldrT="[Texto]"/>
      <dgm:spPr/>
      <dgm:t>
        <a:bodyPr/>
        <a:lstStyle/>
        <a:p>
          <a:r>
            <a:rPr lang="pt-BR"/>
            <a:t>Desenvolvimento da Biblioteca</a:t>
          </a:r>
        </a:p>
      </dgm:t>
    </dgm:pt>
    <dgm:pt modelId="{80C9DE95-1D36-4B38-BEEE-F5ACC6D44B67}" type="parTrans" cxnId="{0BA4C388-E95D-4096-8B39-CAE65CB879D7}">
      <dgm:prSet/>
      <dgm:spPr/>
      <dgm:t>
        <a:bodyPr/>
        <a:lstStyle/>
        <a:p>
          <a:endParaRPr lang="pt-BR"/>
        </a:p>
      </dgm:t>
    </dgm:pt>
    <dgm:pt modelId="{B92C12E5-F5F3-4345-975D-BE69087FBFBF}" type="sibTrans" cxnId="{0BA4C388-E95D-4096-8B39-CAE65CB879D7}">
      <dgm:prSet/>
      <dgm:spPr/>
      <dgm:t>
        <a:bodyPr/>
        <a:lstStyle/>
        <a:p>
          <a:endParaRPr lang="pt-BR"/>
        </a:p>
      </dgm:t>
    </dgm:pt>
    <dgm:pt modelId="{26729F0D-F815-4F1F-A4A2-AC3750E88BE0}">
      <dgm:prSet phldrT="[Texto]"/>
      <dgm:spPr/>
      <dgm:t>
        <a:bodyPr/>
        <a:lstStyle/>
        <a:p>
          <a:r>
            <a:rPr lang="pt-BR"/>
            <a:t>Prototipagem e Implementação</a:t>
          </a:r>
        </a:p>
      </dgm:t>
    </dgm:pt>
    <dgm:pt modelId="{CE839A9D-97FF-453A-B15D-098E9AE29F99}" type="parTrans" cxnId="{189AFC84-4FB5-4637-94C2-F8F823DB86F6}">
      <dgm:prSet/>
      <dgm:spPr/>
      <dgm:t>
        <a:bodyPr/>
        <a:lstStyle/>
        <a:p>
          <a:endParaRPr lang="pt-BR"/>
        </a:p>
      </dgm:t>
    </dgm:pt>
    <dgm:pt modelId="{8794B5FB-975E-48DA-9C65-3A7A1262E0AB}" type="sibTrans" cxnId="{189AFC84-4FB5-4637-94C2-F8F823DB86F6}">
      <dgm:prSet/>
      <dgm:spPr/>
      <dgm:t>
        <a:bodyPr/>
        <a:lstStyle/>
        <a:p>
          <a:endParaRPr lang="pt-BR"/>
        </a:p>
      </dgm:t>
    </dgm:pt>
    <dgm:pt modelId="{1AF02230-DB05-4467-BC6D-F4E4DA1534C2}">
      <dgm:prSet phldrT="[Texto]"/>
      <dgm:spPr/>
      <dgm:t>
        <a:bodyPr/>
        <a:lstStyle/>
        <a:p>
          <a:r>
            <a:rPr lang="pt-BR"/>
            <a:t>Testes e Validação</a:t>
          </a:r>
        </a:p>
      </dgm:t>
    </dgm:pt>
    <dgm:pt modelId="{8B2ED092-ED8D-4967-B3D4-91F3B32A3ABA}" type="parTrans" cxnId="{DB31474D-A851-4DDC-864E-84D801F7DAA6}">
      <dgm:prSet/>
      <dgm:spPr/>
      <dgm:t>
        <a:bodyPr/>
        <a:lstStyle/>
        <a:p>
          <a:endParaRPr lang="pt-BR"/>
        </a:p>
      </dgm:t>
    </dgm:pt>
    <dgm:pt modelId="{D9011F11-3ECC-4524-9130-BFCCE87ABD64}" type="sibTrans" cxnId="{DB31474D-A851-4DDC-864E-84D801F7DAA6}">
      <dgm:prSet/>
      <dgm:spPr/>
      <dgm:t>
        <a:bodyPr/>
        <a:lstStyle/>
        <a:p>
          <a:endParaRPr lang="pt-BR"/>
        </a:p>
      </dgm:t>
    </dgm:pt>
    <dgm:pt modelId="{0421EB9E-3A99-417C-91C4-0E456A0A8DB9}">
      <dgm:prSet/>
      <dgm:spPr/>
      <dgm:t>
        <a:bodyPr/>
        <a:lstStyle/>
        <a:p>
          <a:r>
            <a:rPr lang="pt-BR"/>
            <a:t>Análise de Resultados e Refinamento</a:t>
          </a:r>
        </a:p>
      </dgm:t>
    </dgm:pt>
    <dgm:pt modelId="{E3F61394-6B86-4F60-AD6F-DB7F71DCB89D}" type="parTrans" cxnId="{943FED6A-1D9E-40C8-970E-2189443A50AE}">
      <dgm:prSet/>
      <dgm:spPr/>
      <dgm:t>
        <a:bodyPr/>
        <a:lstStyle/>
        <a:p>
          <a:endParaRPr lang="pt-BR"/>
        </a:p>
      </dgm:t>
    </dgm:pt>
    <dgm:pt modelId="{9B28A12D-D929-450A-9E1F-F11AF045CE7E}" type="sibTrans" cxnId="{943FED6A-1D9E-40C8-970E-2189443A50AE}">
      <dgm:prSet/>
      <dgm:spPr/>
      <dgm:t>
        <a:bodyPr/>
        <a:lstStyle/>
        <a:p>
          <a:endParaRPr lang="pt-BR"/>
        </a:p>
      </dgm:t>
    </dgm:pt>
    <dgm:pt modelId="{AB3E3E60-D9D7-46B2-B2B8-C4A738298615}">
      <dgm:prSet phldrT="[Texto]"/>
      <dgm:spPr/>
      <dgm:t>
        <a:bodyPr/>
        <a:lstStyle/>
        <a:p>
          <a:r>
            <a:rPr lang="pt-BR"/>
            <a:t>Modelagem da Biblioteca</a:t>
          </a:r>
        </a:p>
      </dgm:t>
      <dgm:extLst>
        <a:ext uri="{E40237B7-FDA0-4F09-8148-C483321AD2D9}">
          <dgm14:cNvPr xmlns:dgm14="http://schemas.microsoft.com/office/drawing/2010/diagram" id="0" name="" descr="Figura com a exibição das etapas sequenciais da metodologia para a elaboração da biblioteca MobileDU. 1) Definição de Requisitos; 2) Modelagem da Biblioteca; 3) Desenvolvimento da biblioteca; 4) Prototipagem e Implementação; 5) Testes e validação e 6) Análise de Resultados e Refinamento"/>
        </a:ext>
      </dgm:extLst>
    </dgm:pt>
    <dgm:pt modelId="{D24626D8-4A33-4F06-996F-31FF851B8C10}" type="sibTrans" cxnId="{31A841AF-91CB-469D-A0AE-5BFD6CEFAE7D}">
      <dgm:prSet/>
      <dgm:spPr/>
      <dgm:t>
        <a:bodyPr/>
        <a:lstStyle/>
        <a:p>
          <a:endParaRPr lang="pt-BR"/>
        </a:p>
      </dgm:t>
    </dgm:pt>
    <dgm:pt modelId="{A5778CDF-50D4-42C1-AF97-180826CFAB1A}" type="parTrans" cxnId="{31A841AF-91CB-469D-A0AE-5BFD6CEFAE7D}">
      <dgm:prSet/>
      <dgm:spPr/>
      <dgm:t>
        <a:bodyPr/>
        <a:lstStyle/>
        <a:p>
          <a:endParaRPr lang="pt-BR"/>
        </a:p>
      </dgm:t>
    </dgm:pt>
    <dgm:pt modelId="{D521A70C-F846-4F0F-B245-796A25961563}" type="pres">
      <dgm:prSet presAssocID="{D21D245C-70B5-4ACB-ACEF-0E631159E834}" presName="Name0" presStyleCnt="0">
        <dgm:presLayoutVars>
          <dgm:dir/>
          <dgm:resizeHandles val="exact"/>
        </dgm:presLayoutVars>
      </dgm:prSet>
      <dgm:spPr/>
    </dgm:pt>
    <dgm:pt modelId="{9938DA60-1134-4398-82BF-E4A35E790ED8}" type="pres">
      <dgm:prSet presAssocID="{7A4C933F-2EAA-431B-936C-4D9E4ABDCDC5}" presName="node" presStyleLbl="node1" presStyleIdx="0" presStyleCnt="6">
        <dgm:presLayoutVars>
          <dgm:bulletEnabled val="1"/>
        </dgm:presLayoutVars>
      </dgm:prSet>
      <dgm:spPr/>
    </dgm:pt>
    <dgm:pt modelId="{7720A65A-C678-444B-91A3-FD2A15504CC2}" type="pres">
      <dgm:prSet presAssocID="{DB72BDF8-B611-44D2-BAFD-BABB14D927D0}" presName="sibTrans" presStyleLbl="sibTrans1D1" presStyleIdx="0" presStyleCnt="5"/>
      <dgm:spPr/>
    </dgm:pt>
    <dgm:pt modelId="{DD50523D-D5C9-45D7-B3C9-4807627326EB}" type="pres">
      <dgm:prSet presAssocID="{DB72BDF8-B611-44D2-BAFD-BABB14D927D0}" presName="connectorText" presStyleLbl="sibTrans1D1" presStyleIdx="0" presStyleCnt="5"/>
      <dgm:spPr/>
    </dgm:pt>
    <dgm:pt modelId="{D0A609F7-7E17-4336-9345-EF1B706AFB13}" type="pres">
      <dgm:prSet presAssocID="{AB3E3E60-D9D7-46B2-B2B8-C4A738298615}" presName="node" presStyleLbl="node1" presStyleIdx="1" presStyleCnt="6">
        <dgm:presLayoutVars>
          <dgm:bulletEnabled val="1"/>
        </dgm:presLayoutVars>
      </dgm:prSet>
      <dgm:spPr/>
    </dgm:pt>
    <dgm:pt modelId="{515A653F-6475-44C7-84F1-B8294ECB789A}" type="pres">
      <dgm:prSet presAssocID="{D24626D8-4A33-4F06-996F-31FF851B8C10}" presName="sibTrans" presStyleLbl="sibTrans1D1" presStyleIdx="1" presStyleCnt="5"/>
      <dgm:spPr/>
    </dgm:pt>
    <dgm:pt modelId="{BA0A5BEA-6D23-4A34-90CC-1D64EB165537}" type="pres">
      <dgm:prSet presAssocID="{D24626D8-4A33-4F06-996F-31FF851B8C10}" presName="connectorText" presStyleLbl="sibTrans1D1" presStyleIdx="1" presStyleCnt="5"/>
      <dgm:spPr/>
    </dgm:pt>
    <dgm:pt modelId="{0186CC2A-80CD-49E9-BEC6-B94B224789E2}" type="pres">
      <dgm:prSet presAssocID="{72807998-CCD1-48B5-A6B4-99D7214DF0C7}" presName="node" presStyleLbl="node1" presStyleIdx="2" presStyleCnt="6">
        <dgm:presLayoutVars>
          <dgm:bulletEnabled val="1"/>
        </dgm:presLayoutVars>
      </dgm:prSet>
      <dgm:spPr/>
    </dgm:pt>
    <dgm:pt modelId="{C8B8EAF6-00A1-465B-A4D7-689EAF0396FE}" type="pres">
      <dgm:prSet presAssocID="{B92C12E5-F5F3-4345-975D-BE69087FBFBF}" presName="sibTrans" presStyleLbl="sibTrans1D1" presStyleIdx="2" presStyleCnt="5"/>
      <dgm:spPr/>
    </dgm:pt>
    <dgm:pt modelId="{A4867354-0335-4B02-9BAB-019ACE1A49F7}" type="pres">
      <dgm:prSet presAssocID="{B92C12E5-F5F3-4345-975D-BE69087FBFBF}" presName="connectorText" presStyleLbl="sibTrans1D1" presStyleIdx="2" presStyleCnt="5"/>
      <dgm:spPr/>
    </dgm:pt>
    <dgm:pt modelId="{A5B7BE6B-3C36-49E9-A5B4-447E7CD7FF14}" type="pres">
      <dgm:prSet presAssocID="{26729F0D-F815-4F1F-A4A2-AC3750E88BE0}" presName="node" presStyleLbl="node1" presStyleIdx="3" presStyleCnt="6">
        <dgm:presLayoutVars>
          <dgm:bulletEnabled val="1"/>
        </dgm:presLayoutVars>
      </dgm:prSet>
      <dgm:spPr/>
    </dgm:pt>
    <dgm:pt modelId="{B9335F20-FFE3-4E93-ABBD-79E8F85D7121}" type="pres">
      <dgm:prSet presAssocID="{8794B5FB-975E-48DA-9C65-3A7A1262E0AB}" presName="sibTrans" presStyleLbl="sibTrans1D1" presStyleIdx="3" presStyleCnt="5"/>
      <dgm:spPr/>
    </dgm:pt>
    <dgm:pt modelId="{9B510417-3384-49CB-ADEC-34BE3FE128EF}" type="pres">
      <dgm:prSet presAssocID="{8794B5FB-975E-48DA-9C65-3A7A1262E0AB}" presName="connectorText" presStyleLbl="sibTrans1D1" presStyleIdx="3" presStyleCnt="5"/>
      <dgm:spPr/>
    </dgm:pt>
    <dgm:pt modelId="{54B03025-DF30-4863-966C-B583218E8B41}" type="pres">
      <dgm:prSet presAssocID="{1AF02230-DB05-4467-BC6D-F4E4DA1534C2}" presName="node" presStyleLbl="node1" presStyleIdx="4" presStyleCnt="6">
        <dgm:presLayoutVars>
          <dgm:bulletEnabled val="1"/>
        </dgm:presLayoutVars>
      </dgm:prSet>
      <dgm:spPr/>
    </dgm:pt>
    <dgm:pt modelId="{5B8C31EF-9269-4211-A52C-257ED74B1C85}" type="pres">
      <dgm:prSet presAssocID="{D9011F11-3ECC-4524-9130-BFCCE87ABD64}" presName="sibTrans" presStyleLbl="sibTrans1D1" presStyleIdx="4" presStyleCnt="5"/>
      <dgm:spPr/>
    </dgm:pt>
    <dgm:pt modelId="{B606DA57-059D-4722-9D43-1EF95ED026C4}" type="pres">
      <dgm:prSet presAssocID="{D9011F11-3ECC-4524-9130-BFCCE87ABD64}" presName="connectorText" presStyleLbl="sibTrans1D1" presStyleIdx="4" presStyleCnt="5"/>
      <dgm:spPr/>
    </dgm:pt>
    <dgm:pt modelId="{DB3862D3-53B6-4220-93F0-746468FC708F}" type="pres">
      <dgm:prSet presAssocID="{0421EB9E-3A99-417C-91C4-0E456A0A8DB9}" presName="node" presStyleLbl="node1" presStyleIdx="5" presStyleCnt="6">
        <dgm:presLayoutVars>
          <dgm:bulletEnabled val="1"/>
        </dgm:presLayoutVars>
      </dgm:prSet>
      <dgm:spPr/>
    </dgm:pt>
  </dgm:ptLst>
  <dgm:cxnLst>
    <dgm:cxn modelId="{D370E302-D39E-452E-86AA-72CBA5B23A9E}" type="presOf" srcId="{D24626D8-4A33-4F06-996F-31FF851B8C10}" destId="{BA0A5BEA-6D23-4A34-90CC-1D64EB165537}" srcOrd="1" destOrd="0" presId="urn:microsoft.com/office/officeart/2005/8/layout/bProcess3"/>
    <dgm:cxn modelId="{FBF31205-ED57-497D-9ABD-2A9FEEDB9872}" type="presOf" srcId="{B92C12E5-F5F3-4345-975D-BE69087FBFBF}" destId="{C8B8EAF6-00A1-465B-A4D7-689EAF0396FE}" srcOrd="0" destOrd="0" presId="urn:microsoft.com/office/officeart/2005/8/layout/bProcess3"/>
    <dgm:cxn modelId="{9DE59E05-71DA-4EEA-921D-E608E4A54566}" type="presOf" srcId="{DB72BDF8-B611-44D2-BAFD-BABB14D927D0}" destId="{DD50523D-D5C9-45D7-B3C9-4807627326EB}" srcOrd="1" destOrd="0" presId="urn:microsoft.com/office/officeart/2005/8/layout/bProcess3"/>
    <dgm:cxn modelId="{943FED6A-1D9E-40C8-970E-2189443A50AE}" srcId="{D21D245C-70B5-4ACB-ACEF-0E631159E834}" destId="{0421EB9E-3A99-417C-91C4-0E456A0A8DB9}" srcOrd="5" destOrd="0" parTransId="{E3F61394-6B86-4F60-AD6F-DB7F71DCB89D}" sibTransId="{9B28A12D-D929-450A-9E1F-F11AF045CE7E}"/>
    <dgm:cxn modelId="{DB31474D-A851-4DDC-864E-84D801F7DAA6}" srcId="{D21D245C-70B5-4ACB-ACEF-0E631159E834}" destId="{1AF02230-DB05-4467-BC6D-F4E4DA1534C2}" srcOrd="4" destOrd="0" parTransId="{8B2ED092-ED8D-4967-B3D4-91F3B32A3ABA}" sibTransId="{D9011F11-3ECC-4524-9130-BFCCE87ABD64}"/>
    <dgm:cxn modelId="{9D2DEE6D-E99C-456B-8011-1918CD36C9BB}" type="presOf" srcId="{B92C12E5-F5F3-4345-975D-BE69087FBFBF}" destId="{A4867354-0335-4B02-9BAB-019ACE1A49F7}" srcOrd="1" destOrd="0" presId="urn:microsoft.com/office/officeart/2005/8/layout/bProcess3"/>
    <dgm:cxn modelId="{99643E81-61D4-4507-98C2-065887F87425}" type="presOf" srcId="{26729F0D-F815-4F1F-A4A2-AC3750E88BE0}" destId="{A5B7BE6B-3C36-49E9-A5B4-447E7CD7FF14}" srcOrd="0" destOrd="0" presId="urn:microsoft.com/office/officeart/2005/8/layout/bProcess3"/>
    <dgm:cxn modelId="{189AFC84-4FB5-4637-94C2-F8F823DB86F6}" srcId="{D21D245C-70B5-4ACB-ACEF-0E631159E834}" destId="{26729F0D-F815-4F1F-A4A2-AC3750E88BE0}" srcOrd="3" destOrd="0" parTransId="{CE839A9D-97FF-453A-B15D-098E9AE29F99}" sibTransId="{8794B5FB-975E-48DA-9C65-3A7A1262E0AB}"/>
    <dgm:cxn modelId="{47E5A387-74C5-4C2A-8CF8-CB07D9C1259A}" srcId="{D21D245C-70B5-4ACB-ACEF-0E631159E834}" destId="{7A4C933F-2EAA-431B-936C-4D9E4ABDCDC5}" srcOrd="0" destOrd="0" parTransId="{BB082E5C-84ED-4398-9F06-9B497D0D244C}" sibTransId="{DB72BDF8-B611-44D2-BAFD-BABB14D927D0}"/>
    <dgm:cxn modelId="{0BA4C388-E95D-4096-8B39-CAE65CB879D7}" srcId="{D21D245C-70B5-4ACB-ACEF-0E631159E834}" destId="{72807998-CCD1-48B5-A6B4-99D7214DF0C7}" srcOrd="2" destOrd="0" parTransId="{80C9DE95-1D36-4B38-BEEE-F5ACC6D44B67}" sibTransId="{B92C12E5-F5F3-4345-975D-BE69087FBFBF}"/>
    <dgm:cxn modelId="{B7EF9A89-C081-4B76-8CBE-ACEDEDC25CE9}" type="presOf" srcId="{1AF02230-DB05-4467-BC6D-F4E4DA1534C2}" destId="{54B03025-DF30-4863-966C-B583218E8B41}" srcOrd="0" destOrd="0" presId="urn:microsoft.com/office/officeart/2005/8/layout/bProcess3"/>
    <dgm:cxn modelId="{CE76A48F-936D-4EE6-9461-E1407C041650}" type="presOf" srcId="{72807998-CCD1-48B5-A6B4-99D7214DF0C7}" destId="{0186CC2A-80CD-49E9-BEC6-B94B224789E2}" srcOrd="0" destOrd="0" presId="urn:microsoft.com/office/officeart/2005/8/layout/bProcess3"/>
    <dgm:cxn modelId="{ED2F2596-00F1-4A84-AEBC-3A7FE31B84AD}" type="presOf" srcId="{D21D245C-70B5-4ACB-ACEF-0E631159E834}" destId="{D521A70C-F846-4F0F-B245-796A25961563}" srcOrd="0" destOrd="0" presId="urn:microsoft.com/office/officeart/2005/8/layout/bProcess3"/>
    <dgm:cxn modelId="{8736C5A3-CE55-4F2A-B287-C89A52A95EDC}" type="presOf" srcId="{DB72BDF8-B611-44D2-BAFD-BABB14D927D0}" destId="{7720A65A-C678-444B-91A3-FD2A15504CC2}" srcOrd="0" destOrd="0" presId="urn:microsoft.com/office/officeart/2005/8/layout/bProcess3"/>
    <dgm:cxn modelId="{6DE7AEAA-6233-49AE-81FE-3BDBC6E87130}" type="presOf" srcId="{D24626D8-4A33-4F06-996F-31FF851B8C10}" destId="{515A653F-6475-44C7-84F1-B8294ECB789A}" srcOrd="0" destOrd="0" presId="urn:microsoft.com/office/officeart/2005/8/layout/bProcess3"/>
    <dgm:cxn modelId="{D4769AAD-4517-4A8D-AE96-9869FFDD49C1}" type="presOf" srcId="{AB3E3E60-D9D7-46B2-B2B8-C4A738298615}" destId="{D0A609F7-7E17-4336-9345-EF1B706AFB13}" srcOrd="0" destOrd="0" presId="urn:microsoft.com/office/officeart/2005/8/layout/bProcess3"/>
    <dgm:cxn modelId="{31A841AF-91CB-469D-A0AE-5BFD6CEFAE7D}" srcId="{D21D245C-70B5-4ACB-ACEF-0E631159E834}" destId="{AB3E3E60-D9D7-46B2-B2B8-C4A738298615}" srcOrd="1" destOrd="0" parTransId="{A5778CDF-50D4-42C1-AF97-180826CFAB1A}" sibTransId="{D24626D8-4A33-4F06-996F-31FF851B8C10}"/>
    <dgm:cxn modelId="{AF64FEB2-BE83-410F-8C93-A20B529E8764}" type="presOf" srcId="{D9011F11-3ECC-4524-9130-BFCCE87ABD64}" destId="{5B8C31EF-9269-4211-A52C-257ED74B1C85}" srcOrd="0" destOrd="0" presId="urn:microsoft.com/office/officeart/2005/8/layout/bProcess3"/>
    <dgm:cxn modelId="{232877D0-540C-4739-8512-5D7E23CDD695}" type="presOf" srcId="{D9011F11-3ECC-4524-9130-BFCCE87ABD64}" destId="{B606DA57-059D-4722-9D43-1EF95ED026C4}" srcOrd="1" destOrd="0" presId="urn:microsoft.com/office/officeart/2005/8/layout/bProcess3"/>
    <dgm:cxn modelId="{70EAF0D7-EAD8-4A5B-B334-43054A25727D}" type="presOf" srcId="{8794B5FB-975E-48DA-9C65-3A7A1262E0AB}" destId="{B9335F20-FFE3-4E93-ABBD-79E8F85D7121}" srcOrd="0" destOrd="0" presId="urn:microsoft.com/office/officeart/2005/8/layout/bProcess3"/>
    <dgm:cxn modelId="{C3016BE4-CE91-4F8A-B7FC-9DB09F66FE57}" type="presOf" srcId="{8794B5FB-975E-48DA-9C65-3A7A1262E0AB}" destId="{9B510417-3384-49CB-ADEC-34BE3FE128EF}" srcOrd="1" destOrd="0" presId="urn:microsoft.com/office/officeart/2005/8/layout/bProcess3"/>
    <dgm:cxn modelId="{4D9508E7-CC16-4275-B5A1-9E78DDFF5985}" type="presOf" srcId="{0421EB9E-3A99-417C-91C4-0E456A0A8DB9}" destId="{DB3862D3-53B6-4220-93F0-746468FC708F}" srcOrd="0" destOrd="0" presId="urn:microsoft.com/office/officeart/2005/8/layout/bProcess3"/>
    <dgm:cxn modelId="{288BEBFC-F7B7-4BA3-87B0-55D4B66981E6}" type="presOf" srcId="{7A4C933F-2EAA-431B-936C-4D9E4ABDCDC5}" destId="{9938DA60-1134-4398-82BF-E4A35E790ED8}" srcOrd="0" destOrd="0" presId="urn:microsoft.com/office/officeart/2005/8/layout/bProcess3"/>
    <dgm:cxn modelId="{30CBF80D-36C6-4AAC-AF95-869CD5EABC9A}" type="presParOf" srcId="{D521A70C-F846-4F0F-B245-796A25961563}" destId="{9938DA60-1134-4398-82BF-E4A35E790ED8}" srcOrd="0" destOrd="0" presId="urn:microsoft.com/office/officeart/2005/8/layout/bProcess3"/>
    <dgm:cxn modelId="{B81D26A8-FBE0-4BF3-B5BF-5EF96B2221C4}" type="presParOf" srcId="{D521A70C-F846-4F0F-B245-796A25961563}" destId="{7720A65A-C678-444B-91A3-FD2A15504CC2}" srcOrd="1" destOrd="0" presId="urn:microsoft.com/office/officeart/2005/8/layout/bProcess3"/>
    <dgm:cxn modelId="{80FDB8EA-E045-4D96-A79D-2E0720E33772}" type="presParOf" srcId="{7720A65A-C678-444B-91A3-FD2A15504CC2}" destId="{DD50523D-D5C9-45D7-B3C9-4807627326EB}" srcOrd="0" destOrd="0" presId="urn:microsoft.com/office/officeart/2005/8/layout/bProcess3"/>
    <dgm:cxn modelId="{38D79B73-9279-44CB-9DBB-2030B0A5348D}" type="presParOf" srcId="{D521A70C-F846-4F0F-B245-796A25961563}" destId="{D0A609F7-7E17-4336-9345-EF1B706AFB13}" srcOrd="2" destOrd="0" presId="urn:microsoft.com/office/officeart/2005/8/layout/bProcess3"/>
    <dgm:cxn modelId="{B4828658-C1DC-41C7-8F5F-21B62C8DFCE1}" type="presParOf" srcId="{D521A70C-F846-4F0F-B245-796A25961563}" destId="{515A653F-6475-44C7-84F1-B8294ECB789A}" srcOrd="3" destOrd="0" presId="urn:microsoft.com/office/officeart/2005/8/layout/bProcess3"/>
    <dgm:cxn modelId="{B86846FF-49ED-4131-8FE7-692283253EA4}" type="presParOf" srcId="{515A653F-6475-44C7-84F1-B8294ECB789A}" destId="{BA0A5BEA-6D23-4A34-90CC-1D64EB165537}" srcOrd="0" destOrd="0" presId="urn:microsoft.com/office/officeart/2005/8/layout/bProcess3"/>
    <dgm:cxn modelId="{E332BC49-2908-4255-B89D-46634C123682}" type="presParOf" srcId="{D521A70C-F846-4F0F-B245-796A25961563}" destId="{0186CC2A-80CD-49E9-BEC6-B94B224789E2}" srcOrd="4" destOrd="0" presId="urn:microsoft.com/office/officeart/2005/8/layout/bProcess3"/>
    <dgm:cxn modelId="{5F12E5F9-FB47-412E-A5A6-9980D19671FD}" type="presParOf" srcId="{D521A70C-F846-4F0F-B245-796A25961563}" destId="{C8B8EAF6-00A1-465B-A4D7-689EAF0396FE}" srcOrd="5" destOrd="0" presId="urn:microsoft.com/office/officeart/2005/8/layout/bProcess3"/>
    <dgm:cxn modelId="{0DCE4062-E3FD-4FAE-8581-7DAD2027DDC3}" type="presParOf" srcId="{C8B8EAF6-00A1-465B-A4D7-689EAF0396FE}" destId="{A4867354-0335-4B02-9BAB-019ACE1A49F7}" srcOrd="0" destOrd="0" presId="urn:microsoft.com/office/officeart/2005/8/layout/bProcess3"/>
    <dgm:cxn modelId="{743074E9-6AF1-43CF-B5AA-7781A1598E42}" type="presParOf" srcId="{D521A70C-F846-4F0F-B245-796A25961563}" destId="{A5B7BE6B-3C36-49E9-A5B4-447E7CD7FF14}" srcOrd="6" destOrd="0" presId="urn:microsoft.com/office/officeart/2005/8/layout/bProcess3"/>
    <dgm:cxn modelId="{814C9F7E-FA9B-4EFB-A202-39DB5EBCC6F9}" type="presParOf" srcId="{D521A70C-F846-4F0F-B245-796A25961563}" destId="{B9335F20-FFE3-4E93-ABBD-79E8F85D7121}" srcOrd="7" destOrd="0" presId="urn:microsoft.com/office/officeart/2005/8/layout/bProcess3"/>
    <dgm:cxn modelId="{6E68F52E-6F98-4D5A-B3DD-C1FF21E29C56}" type="presParOf" srcId="{B9335F20-FFE3-4E93-ABBD-79E8F85D7121}" destId="{9B510417-3384-49CB-ADEC-34BE3FE128EF}" srcOrd="0" destOrd="0" presId="urn:microsoft.com/office/officeart/2005/8/layout/bProcess3"/>
    <dgm:cxn modelId="{39B6CDB7-1320-4662-8071-CB637D2F4061}" type="presParOf" srcId="{D521A70C-F846-4F0F-B245-796A25961563}" destId="{54B03025-DF30-4863-966C-B583218E8B41}" srcOrd="8" destOrd="0" presId="urn:microsoft.com/office/officeart/2005/8/layout/bProcess3"/>
    <dgm:cxn modelId="{3159609F-0E25-4979-B9F5-8CE713D8B315}" type="presParOf" srcId="{D521A70C-F846-4F0F-B245-796A25961563}" destId="{5B8C31EF-9269-4211-A52C-257ED74B1C85}" srcOrd="9" destOrd="0" presId="urn:microsoft.com/office/officeart/2005/8/layout/bProcess3"/>
    <dgm:cxn modelId="{81396B65-2A16-442C-8B36-C8DDD1399594}" type="presParOf" srcId="{5B8C31EF-9269-4211-A52C-257ED74B1C85}" destId="{B606DA57-059D-4722-9D43-1EF95ED026C4}" srcOrd="0" destOrd="0" presId="urn:microsoft.com/office/officeart/2005/8/layout/bProcess3"/>
    <dgm:cxn modelId="{44200E72-8674-42BE-9671-F61F4A399E64}" type="presParOf" srcId="{D521A70C-F846-4F0F-B245-796A25961563}" destId="{DB3862D3-53B6-4220-93F0-746468FC708F}" srcOrd="10" destOrd="0" presId="urn:microsoft.com/office/officeart/2005/8/layout/bProcess3"/>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CD6A484-B7E8-4A56-B765-EF07125776BD}" type="doc">
      <dgm:prSet loTypeId="urn:microsoft.com/office/officeart/2005/8/layout/bProcess3" loCatId="process" qsTypeId="urn:microsoft.com/office/officeart/2005/8/quickstyle/3d4" qsCatId="3D" csTypeId="urn:microsoft.com/office/officeart/2005/8/colors/accent6_2" csCatId="accent6" phldr="1"/>
      <dgm:spPr/>
      <dgm:t>
        <a:bodyPr/>
        <a:lstStyle/>
        <a:p>
          <a:endParaRPr lang="pt-BR"/>
        </a:p>
      </dgm:t>
    </dgm:pt>
    <dgm:pt modelId="{04CE3BB1-567B-45F0-95FE-A480BCE40C90}">
      <dgm:prSet phldrT="[Texto]" custT="1"/>
      <dgm:spPr/>
      <dgm:t>
        <a:bodyPr/>
        <a:lstStyle/>
        <a:p>
          <a:pPr>
            <a:buFont typeface="Times New Roman" panose="02020603050405020304" pitchFamily="18" charset="0"/>
            <a:buChar char="•"/>
          </a:pPr>
          <a:r>
            <a:rPr lang="pt-BR" sz="800">
              <a:solidFill>
                <a:schemeClr val="tx1"/>
              </a:solidFill>
            </a:rPr>
            <a:t>Camada 1 - Aplicação Cliente (consome a biblioteca MobileDU)</a:t>
          </a:r>
        </a:p>
      </dgm:t>
    </dgm:pt>
    <dgm:pt modelId="{BE2C364B-84D9-47C2-BEC4-04205CA5278F}" type="parTrans" cxnId="{A91D39FB-8FCE-49D2-962C-4145F83E348F}">
      <dgm:prSet/>
      <dgm:spPr/>
      <dgm:t>
        <a:bodyPr/>
        <a:lstStyle/>
        <a:p>
          <a:endParaRPr lang="pt-BR">
            <a:solidFill>
              <a:schemeClr val="tx1"/>
            </a:solidFill>
          </a:endParaRPr>
        </a:p>
      </dgm:t>
    </dgm:pt>
    <dgm:pt modelId="{1A673074-7160-4A85-9AFE-BE8A6A4B0C5E}" type="sibTrans" cxnId="{A91D39FB-8FCE-49D2-962C-4145F83E348F}">
      <dgm:prSet/>
      <dgm:spPr/>
      <dgm:t>
        <a:bodyPr/>
        <a:lstStyle/>
        <a:p>
          <a:endParaRPr lang="pt-BR">
            <a:solidFill>
              <a:schemeClr val="tx1"/>
            </a:solidFill>
          </a:endParaRPr>
        </a:p>
      </dgm:t>
    </dgm:pt>
    <dgm:pt modelId="{33DD4FC9-2CAC-4946-953E-F4A401007130}">
      <dgm:prSet custT="1"/>
      <dgm:spPr/>
      <dgm:t>
        <a:bodyPr/>
        <a:lstStyle/>
        <a:p>
          <a:pPr>
            <a:buFont typeface="Times New Roman" panose="02020603050405020304" pitchFamily="18" charset="0"/>
            <a:buChar char="•"/>
          </a:pPr>
          <a:r>
            <a:rPr lang="pt-BR" sz="600">
              <a:solidFill>
                <a:schemeClr val="tx1"/>
              </a:solidFill>
            </a:rPr>
            <a:t>App Android (Activities / Fragments / Views / Composê)</a:t>
          </a:r>
        </a:p>
      </dgm:t>
    </dgm:pt>
    <dgm:pt modelId="{ACD6BFA3-26AD-4B55-9982-A21A25CD2F1B}" type="parTrans" cxnId="{F7F8C8D7-ACA2-4E99-8F21-EB9421A191E9}">
      <dgm:prSet/>
      <dgm:spPr/>
      <dgm:t>
        <a:bodyPr/>
        <a:lstStyle/>
        <a:p>
          <a:endParaRPr lang="pt-BR">
            <a:solidFill>
              <a:schemeClr val="tx1"/>
            </a:solidFill>
          </a:endParaRPr>
        </a:p>
      </dgm:t>
    </dgm:pt>
    <dgm:pt modelId="{37E6A9EA-1241-4B23-AB56-2DBC22282E22}" type="sibTrans" cxnId="{F7F8C8D7-ACA2-4E99-8F21-EB9421A191E9}">
      <dgm:prSet/>
      <dgm:spPr/>
      <dgm:t>
        <a:bodyPr/>
        <a:lstStyle/>
        <a:p>
          <a:endParaRPr lang="pt-BR">
            <a:solidFill>
              <a:schemeClr val="tx1"/>
            </a:solidFill>
          </a:endParaRPr>
        </a:p>
      </dgm:t>
    </dgm:pt>
    <dgm:pt modelId="{F113532D-8C59-4FC5-8A63-E7D910B79FFC}">
      <dgm:prSet custT="1"/>
      <dgm:spPr/>
      <dgm:t>
        <a:bodyPr/>
        <a:lstStyle/>
        <a:p>
          <a:pPr>
            <a:buFont typeface="Times New Roman" panose="02020603050405020304" pitchFamily="18" charset="0"/>
            <a:buChar char="•"/>
          </a:pPr>
          <a:r>
            <a:rPr lang="pt-BR" sz="700">
              <a:solidFill>
                <a:schemeClr val="tx1"/>
              </a:solidFill>
            </a:rPr>
            <a:t>Camada 2 - UI/UX de </a:t>
          </a:r>
          <a:r>
            <a:rPr lang="pt-BR" sz="800">
              <a:solidFill>
                <a:schemeClr val="tx1"/>
              </a:solidFill>
            </a:rPr>
            <a:t>Acessibilidade</a:t>
          </a:r>
          <a:r>
            <a:rPr lang="pt-BR" sz="700">
              <a:solidFill>
                <a:schemeClr val="tx1"/>
              </a:solidFill>
            </a:rPr>
            <a:t> (MobileDU)</a:t>
          </a:r>
        </a:p>
      </dgm:t>
    </dgm:pt>
    <dgm:pt modelId="{8A022C18-B1CE-4170-9284-82D59C6DB303}" type="parTrans" cxnId="{A4C28025-93F9-4ED9-AD14-80163462BA43}">
      <dgm:prSet/>
      <dgm:spPr/>
      <dgm:t>
        <a:bodyPr/>
        <a:lstStyle/>
        <a:p>
          <a:endParaRPr lang="pt-BR">
            <a:solidFill>
              <a:schemeClr val="tx1"/>
            </a:solidFill>
          </a:endParaRPr>
        </a:p>
      </dgm:t>
    </dgm:pt>
    <dgm:pt modelId="{4DBD2633-6337-4811-934E-45CDCD25A394}" type="sibTrans" cxnId="{A4C28025-93F9-4ED9-AD14-80163462BA43}">
      <dgm:prSet/>
      <dgm:spPr/>
      <dgm:t>
        <a:bodyPr/>
        <a:lstStyle/>
        <a:p>
          <a:endParaRPr lang="pt-BR">
            <a:solidFill>
              <a:schemeClr val="tx1"/>
            </a:solidFill>
          </a:endParaRPr>
        </a:p>
      </dgm:t>
    </dgm:pt>
    <dgm:pt modelId="{5498A9E2-EECD-402B-9E6D-CF208A3B6EA3}">
      <dgm:prSet/>
      <dgm:spPr/>
      <dgm:t>
        <a:bodyPr/>
        <a:lstStyle/>
        <a:p>
          <a:pPr>
            <a:buFont typeface="Times New Roman" panose="02020603050405020304" pitchFamily="18" charset="0"/>
            <a:buChar char="•"/>
          </a:pPr>
          <a:r>
            <a:rPr lang="pt-BR" sz="500">
              <a:solidFill>
                <a:schemeClr val="tx1"/>
              </a:solidFill>
            </a:rPr>
            <a:t>SettingsActivity</a:t>
          </a:r>
        </a:p>
      </dgm:t>
    </dgm:pt>
    <dgm:pt modelId="{6085BAC0-20FF-491C-9B41-84E8B8A58953}" type="parTrans" cxnId="{2CC444F7-F7C2-41B1-AC87-D57E9A2F173E}">
      <dgm:prSet/>
      <dgm:spPr/>
      <dgm:t>
        <a:bodyPr/>
        <a:lstStyle/>
        <a:p>
          <a:endParaRPr lang="pt-BR">
            <a:solidFill>
              <a:schemeClr val="tx1"/>
            </a:solidFill>
          </a:endParaRPr>
        </a:p>
      </dgm:t>
    </dgm:pt>
    <dgm:pt modelId="{730F0D99-3271-4C0E-BCA9-E62637B3225B}" type="sibTrans" cxnId="{2CC444F7-F7C2-41B1-AC87-D57E9A2F173E}">
      <dgm:prSet/>
      <dgm:spPr/>
      <dgm:t>
        <a:bodyPr/>
        <a:lstStyle/>
        <a:p>
          <a:endParaRPr lang="pt-BR">
            <a:solidFill>
              <a:schemeClr val="tx1"/>
            </a:solidFill>
          </a:endParaRPr>
        </a:p>
      </dgm:t>
    </dgm:pt>
    <dgm:pt modelId="{D8A49C9E-ED04-4960-AF33-BBF674052B4B}">
      <dgm:prSet/>
      <dgm:spPr/>
      <dgm:t>
        <a:bodyPr/>
        <a:lstStyle/>
        <a:p>
          <a:pPr>
            <a:buFont typeface="Times New Roman" panose="02020603050405020304" pitchFamily="18" charset="0"/>
            <a:buChar char="•"/>
          </a:pPr>
          <a:r>
            <a:rPr lang="pt-BR" sz="500">
              <a:solidFill>
                <a:schemeClr val="tx1"/>
              </a:solidFill>
            </a:rPr>
            <a:t>SettingsPageAdapter</a:t>
          </a:r>
        </a:p>
      </dgm:t>
    </dgm:pt>
    <dgm:pt modelId="{DFD00C27-B895-4F45-8843-CF5830E1E8D4}" type="parTrans" cxnId="{414068AF-B28C-42CC-B23F-5679C794D69F}">
      <dgm:prSet/>
      <dgm:spPr/>
      <dgm:t>
        <a:bodyPr/>
        <a:lstStyle/>
        <a:p>
          <a:endParaRPr lang="pt-BR">
            <a:solidFill>
              <a:schemeClr val="tx1"/>
            </a:solidFill>
          </a:endParaRPr>
        </a:p>
      </dgm:t>
    </dgm:pt>
    <dgm:pt modelId="{B555A44B-C2CE-4CCF-82B4-144BCC6EC074}" type="sibTrans" cxnId="{414068AF-B28C-42CC-B23F-5679C794D69F}">
      <dgm:prSet/>
      <dgm:spPr/>
      <dgm:t>
        <a:bodyPr/>
        <a:lstStyle/>
        <a:p>
          <a:endParaRPr lang="pt-BR">
            <a:solidFill>
              <a:schemeClr val="tx1"/>
            </a:solidFill>
          </a:endParaRPr>
        </a:p>
      </dgm:t>
    </dgm:pt>
    <dgm:pt modelId="{43520697-05F1-472F-861B-5572D75C6F65}">
      <dgm:prSet/>
      <dgm:spPr/>
      <dgm:t>
        <a:bodyPr/>
        <a:lstStyle/>
        <a:p>
          <a:pPr>
            <a:buFont typeface="Times New Roman" panose="02020603050405020304" pitchFamily="18" charset="0"/>
            <a:buChar char="•"/>
          </a:pPr>
          <a:r>
            <a:rPr lang="pt-BR" sz="500">
              <a:solidFill>
                <a:schemeClr val="tx1"/>
              </a:solidFill>
            </a:rPr>
            <a:t>Fragments de Configuração</a:t>
          </a:r>
        </a:p>
      </dgm:t>
    </dgm:pt>
    <dgm:pt modelId="{6C2EE93A-5F12-43BD-ACEE-790BD6239F89}" type="parTrans" cxnId="{51FD470E-49D0-4AC6-AEA9-A96C634F6D11}">
      <dgm:prSet/>
      <dgm:spPr/>
      <dgm:t>
        <a:bodyPr/>
        <a:lstStyle/>
        <a:p>
          <a:endParaRPr lang="pt-BR">
            <a:solidFill>
              <a:schemeClr val="tx1"/>
            </a:solidFill>
          </a:endParaRPr>
        </a:p>
      </dgm:t>
    </dgm:pt>
    <dgm:pt modelId="{7B1CE36F-95A7-4AE6-9743-6C884680057F}" type="sibTrans" cxnId="{51FD470E-49D0-4AC6-AEA9-A96C634F6D11}">
      <dgm:prSet/>
      <dgm:spPr/>
      <dgm:t>
        <a:bodyPr/>
        <a:lstStyle/>
        <a:p>
          <a:endParaRPr lang="pt-BR">
            <a:solidFill>
              <a:schemeClr val="tx1"/>
            </a:solidFill>
          </a:endParaRPr>
        </a:p>
      </dgm:t>
    </dgm:pt>
    <dgm:pt modelId="{10260339-D62A-4E52-9CE1-2931C8EA68B6}">
      <dgm:prSet custT="1"/>
      <dgm:spPr/>
      <dgm:t>
        <a:bodyPr/>
        <a:lstStyle/>
        <a:p>
          <a:pPr>
            <a:buFont typeface="Times New Roman" panose="02020603050405020304" pitchFamily="18" charset="0"/>
            <a:buChar char="•"/>
          </a:pPr>
          <a:r>
            <a:rPr lang="pt-BR" sz="900">
              <a:solidFill>
                <a:schemeClr val="tx1"/>
              </a:solidFill>
            </a:rPr>
            <a:t>Camada 3 - Interação e Eventos (atalhos de </a:t>
          </a:r>
          <a:r>
            <a:rPr lang="pt-BR" sz="800">
              <a:solidFill>
                <a:schemeClr val="tx1"/>
              </a:solidFill>
            </a:rPr>
            <a:t>acessibilidade</a:t>
          </a:r>
          <a:r>
            <a:rPr lang="pt-BR" sz="900">
              <a:solidFill>
                <a:schemeClr val="tx1"/>
              </a:solidFill>
            </a:rPr>
            <a:t> / gestos)</a:t>
          </a:r>
        </a:p>
      </dgm:t>
    </dgm:pt>
    <dgm:pt modelId="{E03939BD-B3DA-4D45-BB44-E4BFDF674B6A}" type="parTrans" cxnId="{45FBDDFF-B1AC-4670-968A-56ECF5ADC94C}">
      <dgm:prSet/>
      <dgm:spPr/>
      <dgm:t>
        <a:bodyPr/>
        <a:lstStyle/>
        <a:p>
          <a:endParaRPr lang="pt-BR">
            <a:solidFill>
              <a:schemeClr val="tx1"/>
            </a:solidFill>
          </a:endParaRPr>
        </a:p>
      </dgm:t>
    </dgm:pt>
    <dgm:pt modelId="{2DB8DE7F-B5F5-4010-834E-36E863BE9408}" type="sibTrans" cxnId="{45FBDDFF-B1AC-4670-968A-56ECF5ADC94C}">
      <dgm:prSet/>
      <dgm:spPr/>
      <dgm:t>
        <a:bodyPr/>
        <a:lstStyle/>
        <a:p>
          <a:endParaRPr lang="pt-BR">
            <a:solidFill>
              <a:schemeClr val="tx1"/>
            </a:solidFill>
          </a:endParaRPr>
        </a:p>
      </dgm:t>
      <dgm:extLst>
        <a:ext uri="{E40237B7-FDA0-4F09-8148-C483321AD2D9}">
          <dgm14:cNvPr xmlns:dgm14="http://schemas.microsoft.com/office/drawing/2010/diagram" id="0" name="" descr="Imagem com a representação das camadas da biblioteca MobileDu que serão descritas nas subseções seguintes "/>
        </a:ext>
      </dgm:extLst>
    </dgm:pt>
    <dgm:pt modelId="{8F085170-471F-492B-8029-38FF76E8DEB6}">
      <dgm:prSet custT="1"/>
      <dgm:spPr/>
      <dgm:t>
        <a:bodyPr/>
        <a:lstStyle/>
        <a:p>
          <a:pPr>
            <a:buFont typeface="Times New Roman" panose="02020603050405020304" pitchFamily="18" charset="0"/>
            <a:buChar char="•"/>
          </a:pPr>
          <a:r>
            <a:rPr lang="pt-BR" sz="700">
              <a:solidFill>
                <a:schemeClr val="tx1"/>
              </a:solidFill>
            </a:rPr>
            <a:t>ShakeDetector</a:t>
          </a:r>
        </a:p>
      </dgm:t>
    </dgm:pt>
    <dgm:pt modelId="{1C0D5484-927F-4A66-B184-8466C1F9A0E0}" type="parTrans" cxnId="{1D798B56-574A-4FB8-A581-77FDF5794CE0}">
      <dgm:prSet/>
      <dgm:spPr/>
      <dgm:t>
        <a:bodyPr/>
        <a:lstStyle/>
        <a:p>
          <a:endParaRPr lang="pt-BR">
            <a:solidFill>
              <a:schemeClr val="tx1"/>
            </a:solidFill>
          </a:endParaRPr>
        </a:p>
      </dgm:t>
    </dgm:pt>
    <dgm:pt modelId="{0F2FCB29-98DB-4879-8565-F53292BA380D}" type="sibTrans" cxnId="{1D798B56-574A-4FB8-A581-77FDF5794CE0}">
      <dgm:prSet/>
      <dgm:spPr/>
      <dgm:t>
        <a:bodyPr/>
        <a:lstStyle/>
        <a:p>
          <a:endParaRPr lang="pt-BR">
            <a:solidFill>
              <a:schemeClr val="tx1"/>
            </a:solidFill>
          </a:endParaRPr>
        </a:p>
      </dgm:t>
    </dgm:pt>
    <dgm:pt modelId="{368C47BB-26F0-4465-AC0A-74AB1E6B5ABF}">
      <dgm:prSet custT="1"/>
      <dgm:spPr/>
      <dgm:t>
        <a:bodyPr/>
        <a:lstStyle/>
        <a:p>
          <a:pPr>
            <a:buFont typeface="Times New Roman" panose="02020603050405020304" pitchFamily="18" charset="0"/>
            <a:buChar char="•"/>
          </a:pPr>
          <a:r>
            <a:rPr lang="pt-BR" sz="700">
              <a:solidFill>
                <a:schemeClr val="tx1"/>
              </a:solidFill>
            </a:rPr>
            <a:t>Handlers de Eventos</a:t>
          </a:r>
        </a:p>
      </dgm:t>
    </dgm:pt>
    <dgm:pt modelId="{F5C0D98D-6027-4781-AD47-C111379AD6AD}" type="parTrans" cxnId="{6F59B599-DC88-4A6B-9CC9-632329D36985}">
      <dgm:prSet/>
      <dgm:spPr/>
      <dgm:t>
        <a:bodyPr/>
        <a:lstStyle/>
        <a:p>
          <a:endParaRPr lang="pt-BR">
            <a:solidFill>
              <a:schemeClr val="tx1"/>
            </a:solidFill>
          </a:endParaRPr>
        </a:p>
      </dgm:t>
    </dgm:pt>
    <dgm:pt modelId="{EC441E8C-4B26-4CA4-A3D2-DEBD1F50D7D7}" type="sibTrans" cxnId="{6F59B599-DC88-4A6B-9CC9-632329D36985}">
      <dgm:prSet/>
      <dgm:spPr/>
      <dgm:t>
        <a:bodyPr/>
        <a:lstStyle/>
        <a:p>
          <a:endParaRPr lang="pt-BR">
            <a:solidFill>
              <a:schemeClr val="tx1"/>
            </a:solidFill>
          </a:endParaRPr>
        </a:p>
      </dgm:t>
    </dgm:pt>
    <dgm:pt modelId="{66901DDF-9267-471D-9BE9-89E523FD8E65}">
      <dgm:prSet custT="1"/>
      <dgm:spPr/>
      <dgm:t>
        <a:bodyPr/>
        <a:lstStyle/>
        <a:p>
          <a:pPr>
            <a:buFont typeface="Times New Roman" panose="02020603050405020304" pitchFamily="18" charset="0"/>
            <a:buChar char="•"/>
          </a:pPr>
          <a:r>
            <a:rPr lang="pt-BR" sz="700">
              <a:solidFill>
                <a:schemeClr val="tx1"/>
              </a:solidFill>
            </a:rPr>
            <a:t>Camada 4 - Orquestração de Acessibilidade (orquestra a aplicação de </a:t>
          </a:r>
          <a:r>
            <a:rPr lang="pt-BR" sz="800">
              <a:solidFill>
                <a:schemeClr val="tx1"/>
              </a:solidFill>
            </a:rPr>
            <a:t>preferências</a:t>
          </a:r>
          <a:r>
            <a:rPr lang="pt-BR" sz="700">
              <a:solidFill>
                <a:schemeClr val="tx1"/>
              </a:solidFill>
            </a:rPr>
            <a:t>)</a:t>
          </a:r>
        </a:p>
      </dgm:t>
    </dgm:pt>
    <dgm:pt modelId="{DC122AC3-B07C-472C-86FF-5DF1BC6C14A4}" type="parTrans" cxnId="{8A65D93F-9C2E-42D0-BF3A-EF66B7365CAA}">
      <dgm:prSet/>
      <dgm:spPr/>
      <dgm:t>
        <a:bodyPr/>
        <a:lstStyle/>
        <a:p>
          <a:endParaRPr lang="pt-BR">
            <a:solidFill>
              <a:schemeClr val="tx1"/>
            </a:solidFill>
          </a:endParaRPr>
        </a:p>
      </dgm:t>
    </dgm:pt>
    <dgm:pt modelId="{1816475F-49D6-4F7B-98FC-A94AD3929755}" type="sibTrans" cxnId="{8A65D93F-9C2E-42D0-BF3A-EF66B7365CAA}">
      <dgm:prSet/>
      <dgm:spPr/>
      <dgm:t>
        <a:bodyPr/>
        <a:lstStyle/>
        <a:p>
          <a:endParaRPr lang="pt-BR">
            <a:solidFill>
              <a:schemeClr val="tx1"/>
            </a:solidFill>
          </a:endParaRPr>
        </a:p>
      </dgm:t>
    </dgm:pt>
    <dgm:pt modelId="{E27F71B6-4E46-495D-A48C-708E93F5FD16}">
      <dgm:prSet/>
      <dgm:spPr/>
      <dgm:t>
        <a:bodyPr/>
        <a:lstStyle/>
        <a:p>
          <a:pPr>
            <a:buFont typeface="Times New Roman" panose="02020603050405020304" pitchFamily="18" charset="0"/>
            <a:buChar char="•"/>
          </a:pPr>
          <a:r>
            <a:rPr lang="pt-BR" sz="500">
              <a:solidFill>
                <a:schemeClr val="tx1"/>
              </a:solidFill>
            </a:rPr>
            <a:t>Appliers Especializados</a:t>
          </a:r>
        </a:p>
      </dgm:t>
    </dgm:pt>
    <dgm:pt modelId="{759AEE03-127E-4897-AFD3-DE593A9F49C5}" type="parTrans" cxnId="{4708E17D-FADF-440D-8654-FD32294D0A0D}">
      <dgm:prSet/>
      <dgm:spPr/>
      <dgm:t>
        <a:bodyPr/>
        <a:lstStyle/>
        <a:p>
          <a:endParaRPr lang="pt-BR">
            <a:solidFill>
              <a:schemeClr val="tx1"/>
            </a:solidFill>
          </a:endParaRPr>
        </a:p>
      </dgm:t>
    </dgm:pt>
    <dgm:pt modelId="{985476D2-9CE8-4C4B-B877-3224DB59CAE6}" type="sibTrans" cxnId="{4708E17D-FADF-440D-8654-FD32294D0A0D}">
      <dgm:prSet/>
      <dgm:spPr/>
      <dgm:t>
        <a:bodyPr/>
        <a:lstStyle/>
        <a:p>
          <a:endParaRPr lang="pt-BR">
            <a:solidFill>
              <a:schemeClr val="tx1"/>
            </a:solidFill>
          </a:endParaRPr>
        </a:p>
      </dgm:t>
    </dgm:pt>
    <dgm:pt modelId="{92C4FE3D-C7BA-4864-8AD1-5866F17FBBD8}">
      <dgm:prSet/>
      <dgm:spPr/>
      <dgm:t>
        <a:bodyPr/>
        <a:lstStyle/>
        <a:p>
          <a:pPr>
            <a:buFont typeface="Times New Roman" panose="02020603050405020304" pitchFamily="18" charset="0"/>
            <a:buChar char="•"/>
          </a:pPr>
          <a:r>
            <a:rPr lang="pt-BR" sz="500">
              <a:solidFill>
                <a:schemeClr val="tx1"/>
              </a:solidFill>
            </a:rPr>
            <a:t>EnvironmentApplier</a:t>
          </a:r>
        </a:p>
      </dgm:t>
    </dgm:pt>
    <dgm:pt modelId="{5C70CEA9-BF85-4EB0-AC51-9EF98CB7F5D6}" type="parTrans" cxnId="{37BC6D8D-919E-4B6B-AE0D-BE830D9E5E2A}">
      <dgm:prSet/>
      <dgm:spPr/>
      <dgm:t>
        <a:bodyPr/>
        <a:lstStyle/>
        <a:p>
          <a:endParaRPr lang="pt-BR">
            <a:solidFill>
              <a:schemeClr val="tx1"/>
            </a:solidFill>
          </a:endParaRPr>
        </a:p>
      </dgm:t>
    </dgm:pt>
    <dgm:pt modelId="{80B2BCC4-CA05-42A4-82D0-80502C4997F0}" type="sibTrans" cxnId="{37BC6D8D-919E-4B6B-AE0D-BE830D9E5E2A}">
      <dgm:prSet/>
      <dgm:spPr/>
      <dgm:t>
        <a:bodyPr/>
        <a:lstStyle/>
        <a:p>
          <a:endParaRPr lang="pt-BR">
            <a:solidFill>
              <a:schemeClr val="tx1"/>
            </a:solidFill>
          </a:endParaRPr>
        </a:p>
      </dgm:t>
    </dgm:pt>
    <dgm:pt modelId="{92C6AF24-B46A-4082-8A04-D7911B902BB8}">
      <dgm:prSet/>
      <dgm:spPr/>
      <dgm:t>
        <a:bodyPr/>
        <a:lstStyle/>
        <a:p>
          <a:pPr>
            <a:buFont typeface="Times New Roman" panose="02020603050405020304" pitchFamily="18" charset="0"/>
            <a:buChar char="•"/>
          </a:pPr>
          <a:r>
            <a:rPr lang="pt-BR" sz="500">
              <a:solidFill>
                <a:schemeClr val="tx1"/>
              </a:solidFill>
            </a:rPr>
            <a:t>SoundApplier</a:t>
          </a:r>
        </a:p>
      </dgm:t>
    </dgm:pt>
    <dgm:pt modelId="{8E0138E1-CEA6-496E-A622-36168DD5A014}" type="parTrans" cxnId="{FDD8FD28-E6C1-458A-AECD-744C93A4A709}">
      <dgm:prSet/>
      <dgm:spPr/>
      <dgm:t>
        <a:bodyPr/>
        <a:lstStyle/>
        <a:p>
          <a:endParaRPr lang="pt-BR">
            <a:solidFill>
              <a:schemeClr val="tx1"/>
            </a:solidFill>
          </a:endParaRPr>
        </a:p>
      </dgm:t>
    </dgm:pt>
    <dgm:pt modelId="{96D36062-1E1B-463E-A8E5-834F39AC87B2}" type="sibTrans" cxnId="{FDD8FD28-E6C1-458A-AECD-744C93A4A709}">
      <dgm:prSet/>
      <dgm:spPr/>
      <dgm:t>
        <a:bodyPr/>
        <a:lstStyle/>
        <a:p>
          <a:endParaRPr lang="pt-BR">
            <a:solidFill>
              <a:schemeClr val="tx1"/>
            </a:solidFill>
          </a:endParaRPr>
        </a:p>
      </dgm:t>
    </dgm:pt>
    <dgm:pt modelId="{9AAD8442-0780-4510-B85D-98235C31F5BB}">
      <dgm:prSet/>
      <dgm:spPr/>
      <dgm:t>
        <a:bodyPr/>
        <a:lstStyle/>
        <a:p>
          <a:pPr>
            <a:buFont typeface="Times New Roman" panose="02020603050405020304" pitchFamily="18" charset="0"/>
            <a:buChar char="•"/>
          </a:pPr>
          <a:r>
            <a:rPr lang="pt-BR" sz="500">
              <a:solidFill>
                <a:schemeClr val="tx1"/>
              </a:solidFill>
            </a:rPr>
            <a:t>Text / Contrast Appliers</a:t>
          </a:r>
        </a:p>
      </dgm:t>
    </dgm:pt>
    <dgm:pt modelId="{179AB912-2A6D-4EB4-9D0E-97E60A186986}" type="parTrans" cxnId="{398A8D67-F8CA-41D5-9662-BB159785897D}">
      <dgm:prSet/>
      <dgm:spPr/>
      <dgm:t>
        <a:bodyPr/>
        <a:lstStyle/>
        <a:p>
          <a:endParaRPr lang="pt-BR">
            <a:solidFill>
              <a:schemeClr val="tx1"/>
            </a:solidFill>
          </a:endParaRPr>
        </a:p>
      </dgm:t>
    </dgm:pt>
    <dgm:pt modelId="{E8D3AB59-009E-4462-8C01-2684C9AA77BE}" type="sibTrans" cxnId="{398A8D67-F8CA-41D5-9662-BB159785897D}">
      <dgm:prSet/>
      <dgm:spPr/>
      <dgm:t>
        <a:bodyPr/>
        <a:lstStyle/>
        <a:p>
          <a:endParaRPr lang="pt-BR">
            <a:solidFill>
              <a:schemeClr val="tx1"/>
            </a:solidFill>
          </a:endParaRPr>
        </a:p>
      </dgm:t>
    </dgm:pt>
    <dgm:pt modelId="{64B7BE65-8F59-4DD6-8110-35B4F020BD67}">
      <dgm:prSet/>
      <dgm:spPr/>
      <dgm:t>
        <a:bodyPr/>
        <a:lstStyle/>
        <a:p>
          <a:pPr>
            <a:buFont typeface="Times New Roman" panose="02020603050405020304" pitchFamily="18" charset="0"/>
            <a:buChar char="•"/>
          </a:pPr>
          <a:r>
            <a:rPr lang="pt-BR" sz="700">
              <a:solidFill>
                <a:schemeClr val="tx1"/>
              </a:solidFill>
            </a:rPr>
            <a:t>Camada 5 – Serviços Assistivos</a:t>
          </a:r>
        </a:p>
      </dgm:t>
    </dgm:pt>
    <dgm:pt modelId="{22216B4C-CA89-46DE-921B-ADB536EA0364}" type="parTrans" cxnId="{827AC4BE-C4BD-4CE6-B14A-E1D2ECA479D1}">
      <dgm:prSet/>
      <dgm:spPr/>
      <dgm:t>
        <a:bodyPr/>
        <a:lstStyle/>
        <a:p>
          <a:endParaRPr lang="pt-BR">
            <a:solidFill>
              <a:schemeClr val="tx1"/>
            </a:solidFill>
          </a:endParaRPr>
        </a:p>
      </dgm:t>
    </dgm:pt>
    <dgm:pt modelId="{F00C6B90-0540-4357-9BE7-E58B4E381674}" type="sibTrans" cxnId="{827AC4BE-C4BD-4CE6-B14A-E1D2ECA479D1}">
      <dgm:prSet/>
      <dgm:spPr/>
      <dgm:t>
        <a:bodyPr/>
        <a:lstStyle/>
        <a:p>
          <a:endParaRPr lang="pt-BR">
            <a:solidFill>
              <a:schemeClr val="tx1"/>
            </a:solidFill>
          </a:endParaRPr>
        </a:p>
      </dgm:t>
    </dgm:pt>
    <dgm:pt modelId="{BB70ACB5-4219-4317-8E10-A650CC86F643}">
      <dgm:prSet custT="1"/>
      <dgm:spPr/>
      <dgm:t>
        <a:bodyPr/>
        <a:lstStyle/>
        <a:p>
          <a:pPr>
            <a:buFont typeface="Times New Roman" panose="02020603050405020304" pitchFamily="18" charset="0"/>
            <a:buChar char="•"/>
          </a:pPr>
          <a:r>
            <a:rPr lang="pt-BR" sz="500">
              <a:solidFill>
                <a:schemeClr val="tx1"/>
              </a:solidFill>
            </a:rPr>
            <a:t>LibrasSupportManager</a:t>
          </a:r>
        </a:p>
      </dgm:t>
    </dgm:pt>
    <dgm:pt modelId="{42144451-199B-4D30-A8CD-224A97787A1C}" type="parTrans" cxnId="{B072BF80-2F31-4951-99D5-97AA537DD415}">
      <dgm:prSet/>
      <dgm:spPr/>
      <dgm:t>
        <a:bodyPr/>
        <a:lstStyle/>
        <a:p>
          <a:endParaRPr lang="pt-BR">
            <a:solidFill>
              <a:schemeClr val="tx1"/>
            </a:solidFill>
          </a:endParaRPr>
        </a:p>
      </dgm:t>
    </dgm:pt>
    <dgm:pt modelId="{F124702D-4D20-4063-B1E3-496829102E7B}" type="sibTrans" cxnId="{B072BF80-2F31-4951-99D5-97AA537DD415}">
      <dgm:prSet/>
      <dgm:spPr/>
      <dgm:t>
        <a:bodyPr/>
        <a:lstStyle/>
        <a:p>
          <a:endParaRPr lang="pt-BR">
            <a:solidFill>
              <a:schemeClr val="tx1"/>
            </a:solidFill>
          </a:endParaRPr>
        </a:p>
      </dgm:t>
    </dgm:pt>
    <dgm:pt modelId="{E4116389-01C5-480A-B249-9F72B60A02CE}">
      <dgm:prSet custT="1"/>
      <dgm:spPr/>
      <dgm:t>
        <a:bodyPr/>
        <a:lstStyle/>
        <a:p>
          <a:pPr>
            <a:buFont typeface="Times New Roman" panose="02020603050405020304" pitchFamily="18" charset="0"/>
            <a:buChar char="•"/>
          </a:pPr>
          <a:r>
            <a:rPr lang="pt-BR" sz="500">
              <a:solidFill>
                <a:schemeClr val="tx1"/>
              </a:solidFill>
            </a:rPr>
            <a:t>Suporte a Libras</a:t>
          </a:r>
        </a:p>
      </dgm:t>
    </dgm:pt>
    <dgm:pt modelId="{3A9353C8-6537-4582-91E8-C52E1E1FAC77}" type="parTrans" cxnId="{FF5F4194-0E87-4ED1-8409-DD6CA3FEEEDE}">
      <dgm:prSet/>
      <dgm:spPr/>
      <dgm:t>
        <a:bodyPr/>
        <a:lstStyle/>
        <a:p>
          <a:endParaRPr lang="pt-BR">
            <a:solidFill>
              <a:schemeClr val="tx1"/>
            </a:solidFill>
          </a:endParaRPr>
        </a:p>
      </dgm:t>
    </dgm:pt>
    <dgm:pt modelId="{2B6DA321-F5AE-4EF9-9A66-9E7AE4DF9B45}" type="sibTrans" cxnId="{FF5F4194-0E87-4ED1-8409-DD6CA3FEEEDE}">
      <dgm:prSet/>
      <dgm:spPr/>
      <dgm:t>
        <a:bodyPr/>
        <a:lstStyle/>
        <a:p>
          <a:endParaRPr lang="pt-BR">
            <a:solidFill>
              <a:schemeClr val="tx1"/>
            </a:solidFill>
          </a:endParaRPr>
        </a:p>
      </dgm:t>
    </dgm:pt>
    <dgm:pt modelId="{DF49D92F-1B57-412C-9C65-D66E895F15AC}">
      <dgm:prSet custT="1"/>
      <dgm:spPr/>
      <dgm:t>
        <a:bodyPr/>
        <a:lstStyle/>
        <a:p>
          <a:pPr>
            <a:buFont typeface="Times New Roman" panose="02020603050405020304" pitchFamily="18" charset="0"/>
            <a:buChar char="•"/>
          </a:pPr>
          <a:r>
            <a:rPr lang="pt-BR" sz="600">
              <a:solidFill>
                <a:schemeClr val="tx1"/>
              </a:solidFill>
            </a:rPr>
            <a:t>DUVolumeInterceptor</a:t>
          </a:r>
          <a:endParaRPr lang="pt-BR" sz="500">
            <a:solidFill>
              <a:schemeClr val="tx1"/>
            </a:solidFill>
          </a:endParaRPr>
        </a:p>
      </dgm:t>
    </dgm:pt>
    <dgm:pt modelId="{285ECE8B-2C09-4C83-8060-212C08D517F8}" type="parTrans" cxnId="{B5105FC0-369D-4A89-B1F2-28C04387F0AF}">
      <dgm:prSet/>
      <dgm:spPr/>
      <dgm:t>
        <a:bodyPr/>
        <a:lstStyle/>
        <a:p>
          <a:endParaRPr lang="pt-BR">
            <a:solidFill>
              <a:schemeClr val="tx1"/>
            </a:solidFill>
          </a:endParaRPr>
        </a:p>
      </dgm:t>
    </dgm:pt>
    <dgm:pt modelId="{2552D464-438B-4E3C-A630-44A270AFAFDA}" type="sibTrans" cxnId="{B5105FC0-369D-4A89-B1F2-28C04387F0AF}">
      <dgm:prSet/>
      <dgm:spPr/>
      <dgm:t>
        <a:bodyPr/>
        <a:lstStyle/>
        <a:p>
          <a:endParaRPr lang="pt-BR">
            <a:solidFill>
              <a:schemeClr val="tx1"/>
            </a:solidFill>
          </a:endParaRPr>
        </a:p>
      </dgm:t>
    </dgm:pt>
    <dgm:pt modelId="{F220DA50-B27C-44A6-B603-15B7DF79B105}">
      <dgm:prSet/>
      <dgm:spPr/>
      <dgm:t>
        <a:bodyPr/>
        <a:lstStyle/>
        <a:p>
          <a:pPr>
            <a:buFont typeface="Times New Roman" panose="02020603050405020304" pitchFamily="18" charset="0"/>
            <a:buChar char="•"/>
          </a:pPr>
          <a:r>
            <a:rPr lang="pt-BR" sz="500">
              <a:solidFill>
                <a:schemeClr val="tx1"/>
              </a:solidFill>
            </a:rPr>
            <a:t>Controle e </a:t>
          </a:r>
          <a:r>
            <a:rPr lang="pt-BR" sz="500" i="1">
              <a:solidFill>
                <a:schemeClr val="tx1"/>
              </a:solidFill>
            </a:rPr>
            <a:t>feedback</a:t>
          </a:r>
          <a:r>
            <a:rPr lang="pt-BR" sz="500">
              <a:solidFill>
                <a:schemeClr val="tx1"/>
              </a:solidFill>
            </a:rPr>
            <a:t> sonoro</a:t>
          </a:r>
        </a:p>
      </dgm:t>
    </dgm:pt>
    <dgm:pt modelId="{99E1C37E-498D-44B1-9E81-28115BFA5002}" type="parTrans" cxnId="{C7ED4981-F889-45EE-A274-5D9D6BB98E7D}">
      <dgm:prSet/>
      <dgm:spPr/>
      <dgm:t>
        <a:bodyPr/>
        <a:lstStyle/>
        <a:p>
          <a:endParaRPr lang="pt-BR">
            <a:solidFill>
              <a:schemeClr val="tx1"/>
            </a:solidFill>
          </a:endParaRPr>
        </a:p>
      </dgm:t>
    </dgm:pt>
    <dgm:pt modelId="{99564EC3-5672-4083-8FED-C4E55C097971}" type="sibTrans" cxnId="{C7ED4981-F889-45EE-A274-5D9D6BB98E7D}">
      <dgm:prSet/>
      <dgm:spPr/>
      <dgm:t>
        <a:bodyPr/>
        <a:lstStyle/>
        <a:p>
          <a:endParaRPr lang="pt-BR">
            <a:solidFill>
              <a:schemeClr val="tx1"/>
            </a:solidFill>
          </a:endParaRPr>
        </a:p>
      </dgm:t>
    </dgm:pt>
    <dgm:pt modelId="{7A187998-882A-4F4E-B7B4-34DA7231CF61}">
      <dgm:prSet/>
      <dgm:spPr/>
      <dgm:t>
        <a:bodyPr/>
        <a:lstStyle/>
        <a:p>
          <a:pPr>
            <a:buFont typeface="Times New Roman" panose="02020603050405020304" pitchFamily="18" charset="0"/>
            <a:buChar char="•"/>
          </a:pPr>
          <a:r>
            <a:rPr lang="pt-BR" sz="500">
              <a:solidFill>
                <a:schemeClr val="tx1"/>
              </a:solidFill>
            </a:rPr>
            <a:t>Serviços de Contexto</a:t>
          </a:r>
        </a:p>
      </dgm:t>
    </dgm:pt>
    <dgm:pt modelId="{29ADD30A-64B7-4FC8-A98F-FC510407A75A}" type="parTrans" cxnId="{9112B113-705D-4D98-874A-EC97682BA3A5}">
      <dgm:prSet/>
      <dgm:spPr/>
      <dgm:t>
        <a:bodyPr/>
        <a:lstStyle/>
        <a:p>
          <a:endParaRPr lang="pt-BR">
            <a:solidFill>
              <a:schemeClr val="tx1"/>
            </a:solidFill>
          </a:endParaRPr>
        </a:p>
      </dgm:t>
    </dgm:pt>
    <dgm:pt modelId="{0E5BA63E-850C-449E-ADCB-D6A9856F8A3F}" type="sibTrans" cxnId="{9112B113-705D-4D98-874A-EC97682BA3A5}">
      <dgm:prSet/>
      <dgm:spPr/>
      <dgm:t>
        <a:bodyPr/>
        <a:lstStyle/>
        <a:p>
          <a:endParaRPr lang="pt-BR">
            <a:solidFill>
              <a:schemeClr val="tx1"/>
            </a:solidFill>
          </a:endParaRPr>
        </a:p>
      </dgm:t>
    </dgm:pt>
    <dgm:pt modelId="{3A319530-A148-46EF-959E-7A5448BE8B1B}">
      <dgm:prSet/>
      <dgm:spPr/>
      <dgm:t>
        <a:bodyPr/>
        <a:lstStyle/>
        <a:p>
          <a:pPr>
            <a:buFont typeface="Times New Roman" panose="02020603050405020304" pitchFamily="18" charset="0"/>
            <a:buChar char="•"/>
          </a:pPr>
          <a:r>
            <a:rPr lang="pt-BR" sz="500">
              <a:solidFill>
                <a:schemeClr val="tx1"/>
              </a:solidFill>
            </a:rPr>
            <a:t>Ambiente / Estado do dispositivo</a:t>
          </a:r>
        </a:p>
      </dgm:t>
    </dgm:pt>
    <dgm:pt modelId="{10D9CB58-07E0-48A3-923E-DBCF5AF78B40}" type="parTrans" cxnId="{30A11CB4-4E66-40AB-837E-3A1D57793E86}">
      <dgm:prSet/>
      <dgm:spPr/>
      <dgm:t>
        <a:bodyPr/>
        <a:lstStyle/>
        <a:p>
          <a:endParaRPr lang="pt-BR">
            <a:solidFill>
              <a:schemeClr val="tx1"/>
            </a:solidFill>
          </a:endParaRPr>
        </a:p>
      </dgm:t>
    </dgm:pt>
    <dgm:pt modelId="{FFDCC7AB-62C3-4BEF-A9F9-B2EC1BE9BD01}" type="sibTrans" cxnId="{30A11CB4-4E66-40AB-837E-3A1D57793E86}">
      <dgm:prSet/>
      <dgm:spPr/>
      <dgm:t>
        <a:bodyPr/>
        <a:lstStyle/>
        <a:p>
          <a:endParaRPr lang="pt-BR">
            <a:solidFill>
              <a:schemeClr val="tx1"/>
            </a:solidFill>
          </a:endParaRPr>
        </a:p>
      </dgm:t>
    </dgm:pt>
    <dgm:pt modelId="{0AFB452F-1A33-46AF-8545-9BCAC117E7DF}">
      <dgm:prSet/>
      <dgm:spPr/>
      <dgm:t>
        <a:bodyPr/>
        <a:lstStyle/>
        <a:p>
          <a:pPr>
            <a:buFont typeface="Times New Roman" panose="02020603050405020304" pitchFamily="18" charset="0"/>
            <a:buChar char="•"/>
          </a:pPr>
          <a:r>
            <a:rPr lang="pt-BR" sz="800">
              <a:solidFill>
                <a:schemeClr val="tx1"/>
              </a:solidFill>
            </a:rPr>
            <a:t>Camada 6 – Configuração e Persistência</a:t>
          </a:r>
        </a:p>
      </dgm:t>
    </dgm:pt>
    <dgm:pt modelId="{4684BB32-09C0-4C28-92DB-F316DFB79B08}" type="parTrans" cxnId="{094836FB-081A-48ED-A618-FCE01E6F218D}">
      <dgm:prSet/>
      <dgm:spPr/>
      <dgm:t>
        <a:bodyPr/>
        <a:lstStyle/>
        <a:p>
          <a:endParaRPr lang="pt-BR">
            <a:solidFill>
              <a:schemeClr val="tx1"/>
            </a:solidFill>
          </a:endParaRPr>
        </a:p>
      </dgm:t>
    </dgm:pt>
    <dgm:pt modelId="{BCD2684E-ECF1-4A81-A5CC-36FA3A5D9B88}" type="sibTrans" cxnId="{094836FB-081A-48ED-A618-FCE01E6F218D}">
      <dgm:prSet/>
      <dgm:spPr/>
      <dgm:t>
        <a:bodyPr/>
        <a:lstStyle/>
        <a:p>
          <a:endParaRPr lang="pt-BR">
            <a:solidFill>
              <a:schemeClr val="tx1"/>
            </a:solidFill>
          </a:endParaRPr>
        </a:p>
      </dgm:t>
    </dgm:pt>
    <dgm:pt modelId="{BC4448F0-E420-493E-A21D-6BB006D445BC}">
      <dgm:prSet/>
      <dgm:spPr/>
      <dgm:t>
        <a:bodyPr/>
        <a:lstStyle/>
        <a:p>
          <a:pPr>
            <a:buFont typeface="Times New Roman" panose="02020603050405020304" pitchFamily="18" charset="0"/>
            <a:buChar char="•"/>
          </a:pPr>
          <a:r>
            <a:rPr lang="pt-BR" sz="600">
              <a:solidFill>
                <a:schemeClr val="tx1"/>
              </a:solidFill>
            </a:rPr>
            <a:t>AppConfig</a:t>
          </a:r>
        </a:p>
      </dgm:t>
    </dgm:pt>
    <dgm:pt modelId="{7FE0DD7F-060B-4FEB-95D5-B1E1B8841F26}" type="parTrans" cxnId="{830D88BC-1F18-4CC4-976F-5BF16E24D3B6}">
      <dgm:prSet/>
      <dgm:spPr/>
      <dgm:t>
        <a:bodyPr/>
        <a:lstStyle/>
        <a:p>
          <a:endParaRPr lang="pt-BR">
            <a:solidFill>
              <a:schemeClr val="tx1"/>
            </a:solidFill>
          </a:endParaRPr>
        </a:p>
      </dgm:t>
    </dgm:pt>
    <dgm:pt modelId="{1A24F951-0C34-4784-B2A8-1E568C4A1223}" type="sibTrans" cxnId="{830D88BC-1F18-4CC4-976F-5BF16E24D3B6}">
      <dgm:prSet/>
      <dgm:spPr/>
      <dgm:t>
        <a:bodyPr/>
        <a:lstStyle/>
        <a:p>
          <a:endParaRPr lang="pt-BR">
            <a:solidFill>
              <a:schemeClr val="tx1"/>
            </a:solidFill>
          </a:endParaRPr>
        </a:p>
      </dgm:t>
    </dgm:pt>
    <dgm:pt modelId="{F2738378-670B-4CA3-8A67-197CB5AA6FC1}">
      <dgm:prSet custT="1"/>
      <dgm:spPr/>
      <dgm:t>
        <a:bodyPr/>
        <a:lstStyle/>
        <a:p>
          <a:pPr>
            <a:buFont typeface="Times New Roman" panose="02020603050405020304" pitchFamily="18" charset="0"/>
            <a:buChar char="•"/>
          </a:pPr>
          <a:r>
            <a:rPr lang="pt-BR" sz="700">
              <a:solidFill>
                <a:schemeClr val="tx1"/>
              </a:solidFill>
            </a:rPr>
            <a:t>Preferências</a:t>
          </a:r>
          <a:r>
            <a:rPr lang="pt-BR" sz="600">
              <a:solidFill>
                <a:schemeClr val="tx1"/>
              </a:solidFill>
            </a:rPr>
            <a:t> do Usuário</a:t>
          </a:r>
        </a:p>
      </dgm:t>
    </dgm:pt>
    <dgm:pt modelId="{7BB8C4C8-E2C2-46AD-9579-4710E3FCEE4A}" type="parTrans" cxnId="{A72A183A-4D03-47A0-95AB-54F03107A127}">
      <dgm:prSet/>
      <dgm:spPr/>
      <dgm:t>
        <a:bodyPr/>
        <a:lstStyle/>
        <a:p>
          <a:endParaRPr lang="pt-BR">
            <a:solidFill>
              <a:schemeClr val="tx1"/>
            </a:solidFill>
          </a:endParaRPr>
        </a:p>
      </dgm:t>
    </dgm:pt>
    <dgm:pt modelId="{FEF44974-343D-4500-8797-1C170F3F95AD}" type="sibTrans" cxnId="{A72A183A-4D03-47A0-95AB-54F03107A127}">
      <dgm:prSet/>
      <dgm:spPr/>
      <dgm:t>
        <a:bodyPr/>
        <a:lstStyle/>
        <a:p>
          <a:endParaRPr lang="pt-BR">
            <a:solidFill>
              <a:schemeClr val="tx1"/>
            </a:solidFill>
          </a:endParaRPr>
        </a:p>
      </dgm:t>
    </dgm:pt>
    <dgm:pt modelId="{53F6C886-E1FA-4C78-A76C-B36734305FA5}">
      <dgm:prSet/>
      <dgm:spPr/>
      <dgm:t>
        <a:bodyPr/>
        <a:lstStyle/>
        <a:p>
          <a:pPr>
            <a:buFont typeface="Times New Roman" panose="02020603050405020304" pitchFamily="18" charset="0"/>
            <a:buChar char="•"/>
          </a:pPr>
          <a:r>
            <a:rPr lang="pt-BR" sz="600">
              <a:solidFill>
                <a:schemeClr val="tx1"/>
              </a:solidFill>
            </a:rPr>
            <a:t>Fonte única de configuração</a:t>
          </a:r>
        </a:p>
      </dgm:t>
    </dgm:pt>
    <dgm:pt modelId="{A505B8F5-27EE-44DE-AD8D-A78DA1389F7B}" type="parTrans" cxnId="{7C7331F3-0E6B-4060-9D30-21B43BCCEE27}">
      <dgm:prSet/>
      <dgm:spPr/>
      <dgm:t>
        <a:bodyPr/>
        <a:lstStyle/>
        <a:p>
          <a:endParaRPr lang="pt-BR">
            <a:solidFill>
              <a:schemeClr val="tx1"/>
            </a:solidFill>
          </a:endParaRPr>
        </a:p>
      </dgm:t>
    </dgm:pt>
    <dgm:pt modelId="{705740F1-F581-477E-B639-E68FDB4CFF0A}" type="sibTrans" cxnId="{7C7331F3-0E6B-4060-9D30-21B43BCCEE27}">
      <dgm:prSet/>
      <dgm:spPr/>
      <dgm:t>
        <a:bodyPr/>
        <a:lstStyle/>
        <a:p>
          <a:endParaRPr lang="pt-BR">
            <a:solidFill>
              <a:schemeClr val="tx1"/>
            </a:solidFill>
          </a:endParaRPr>
        </a:p>
      </dgm:t>
    </dgm:pt>
    <dgm:pt modelId="{EAEC2868-B1ED-4ABA-9ABC-7E9220CD9729}">
      <dgm:prSet/>
      <dgm:spPr/>
      <dgm:t>
        <a:bodyPr/>
        <a:lstStyle/>
        <a:p>
          <a:pPr>
            <a:buFont typeface="Times New Roman" panose="02020603050405020304" pitchFamily="18" charset="0"/>
            <a:buChar char="•"/>
          </a:pPr>
          <a:r>
            <a:rPr lang="pt-BR" sz="800">
              <a:solidFill>
                <a:schemeClr val="tx1"/>
              </a:solidFill>
            </a:rPr>
            <a:t>Camada 7 – Inicialização</a:t>
          </a:r>
        </a:p>
      </dgm:t>
    </dgm:pt>
    <dgm:pt modelId="{C2F61D5A-6DFA-454C-BCFE-4FBD5A877675}" type="parTrans" cxnId="{3EA86D6D-5109-4451-8DAB-F2F133AD74F3}">
      <dgm:prSet/>
      <dgm:spPr/>
      <dgm:t>
        <a:bodyPr/>
        <a:lstStyle/>
        <a:p>
          <a:endParaRPr lang="pt-BR">
            <a:solidFill>
              <a:schemeClr val="tx1"/>
            </a:solidFill>
          </a:endParaRPr>
        </a:p>
      </dgm:t>
    </dgm:pt>
    <dgm:pt modelId="{A62F4DAD-A221-4B16-9F86-92F5571EE3D7}" type="sibTrans" cxnId="{3EA86D6D-5109-4451-8DAB-F2F133AD74F3}">
      <dgm:prSet/>
      <dgm:spPr/>
      <dgm:t>
        <a:bodyPr/>
        <a:lstStyle/>
        <a:p>
          <a:endParaRPr lang="pt-BR">
            <a:solidFill>
              <a:schemeClr val="tx1"/>
            </a:solidFill>
          </a:endParaRPr>
        </a:p>
      </dgm:t>
    </dgm:pt>
    <dgm:pt modelId="{EBDA9879-013A-4D98-8B84-3AE765F23F8B}">
      <dgm:prSet custT="1"/>
      <dgm:spPr/>
      <dgm:t>
        <a:bodyPr/>
        <a:lstStyle/>
        <a:p>
          <a:pPr>
            <a:buFont typeface="Times New Roman" panose="02020603050405020304" pitchFamily="18" charset="0"/>
            <a:buChar char="•"/>
          </a:pPr>
          <a:r>
            <a:rPr lang="pt-BR" sz="700">
              <a:solidFill>
                <a:schemeClr val="tx1"/>
              </a:solidFill>
            </a:rPr>
            <a:t>DUInitProvider</a:t>
          </a:r>
          <a:endParaRPr lang="pt-BR" sz="600">
            <a:solidFill>
              <a:schemeClr val="tx1"/>
            </a:solidFill>
          </a:endParaRPr>
        </a:p>
      </dgm:t>
    </dgm:pt>
    <dgm:pt modelId="{282E7F76-58B1-4419-A4B0-424C20155D3B}" type="parTrans" cxnId="{7E1CB5C8-8735-4320-B9C7-43F3AA8D27DB}">
      <dgm:prSet/>
      <dgm:spPr/>
      <dgm:t>
        <a:bodyPr/>
        <a:lstStyle/>
        <a:p>
          <a:endParaRPr lang="pt-BR">
            <a:solidFill>
              <a:schemeClr val="tx1"/>
            </a:solidFill>
          </a:endParaRPr>
        </a:p>
      </dgm:t>
    </dgm:pt>
    <dgm:pt modelId="{81EF8E59-E2CC-432E-930F-CF8C2984BD3E}" type="sibTrans" cxnId="{7E1CB5C8-8735-4320-B9C7-43F3AA8D27DB}">
      <dgm:prSet/>
      <dgm:spPr/>
      <dgm:t>
        <a:bodyPr/>
        <a:lstStyle/>
        <a:p>
          <a:endParaRPr lang="pt-BR">
            <a:solidFill>
              <a:schemeClr val="tx1"/>
            </a:solidFill>
          </a:endParaRPr>
        </a:p>
      </dgm:t>
    </dgm:pt>
    <dgm:pt modelId="{C24DA443-20B9-4FEA-94B0-F3108C666A99}">
      <dgm:prSet/>
      <dgm:spPr/>
      <dgm:t>
        <a:bodyPr/>
        <a:lstStyle/>
        <a:p>
          <a:pPr>
            <a:buFont typeface="Times New Roman" panose="02020603050405020304" pitchFamily="18" charset="0"/>
            <a:buChar char="•"/>
          </a:pPr>
          <a:r>
            <a:rPr lang="pt-BR" sz="600">
              <a:solidFill>
                <a:schemeClr val="tx1"/>
              </a:solidFill>
            </a:rPr>
            <a:t>Inicialização Automática</a:t>
          </a:r>
        </a:p>
      </dgm:t>
    </dgm:pt>
    <dgm:pt modelId="{CA15F1CE-A953-4ED9-AF27-66EAC4F49C8C}" type="parTrans" cxnId="{418489EB-ED4E-48D7-AC3F-D8718EEFF354}">
      <dgm:prSet/>
      <dgm:spPr/>
      <dgm:t>
        <a:bodyPr/>
        <a:lstStyle/>
        <a:p>
          <a:endParaRPr lang="pt-BR">
            <a:solidFill>
              <a:schemeClr val="tx1"/>
            </a:solidFill>
          </a:endParaRPr>
        </a:p>
      </dgm:t>
    </dgm:pt>
    <dgm:pt modelId="{9D73F7E4-107B-4512-8D22-E737B5BCE96D}" type="sibTrans" cxnId="{418489EB-ED4E-48D7-AC3F-D8718EEFF354}">
      <dgm:prSet/>
      <dgm:spPr/>
      <dgm:t>
        <a:bodyPr/>
        <a:lstStyle/>
        <a:p>
          <a:endParaRPr lang="pt-BR">
            <a:solidFill>
              <a:schemeClr val="tx1"/>
            </a:solidFill>
          </a:endParaRPr>
        </a:p>
      </dgm:t>
    </dgm:pt>
    <dgm:pt modelId="{76FCD093-53C2-4BB0-851E-FC8BB129F4D6}">
      <dgm:prSet/>
      <dgm:spPr/>
      <dgm:t>
        <a:bodyPr/>
        <a:lstStyle/>
        <a:p>
          <a:pPr>
            <a:buFont typeface="Times New Roman" panose="02020603050405020304" pitchFamily="18" charset="0"/>
            <a:buChar char="•"/>
          </a:pPr>
          <a:r>
            <a:rPr lang="pt-BR" sz="600">
              <a:solidFill>
                <a:schemeClr val="tx1"/>
              </a:solidFill>
            </a:rPr>
            <a:t>DUInitializer / DUAppInitializer</a:t>
          </a:r>
        </a:p>
      </dgm:t>
    </dgm:pt>
    <dgm:pt modelId="{09AC5DCA-81CA-439F-9E1E-0D17E8285DB8}" type="parTrans" cxnId="{3CCA40A4-C1E5-4825-A8AA-677594FF8080}">
      <dgm:prSet/>
      <dgm:spPr/>
      <dgm:t>
        <a:bodyPr/>
        <a:lstStyle/>
        <a:p>
          <a:endParaRPr lang="pt-BR">
            <a:solidFill>
              <a:schemeClr val="tx1"/>
            </a:solidFill>
          </a:endParaRPr>
        </a:p>
      </dgm:t>
    </dgm:pt>
    <dgm:pt modelId="{8D25F371-A04B-4311-A139-C37D22D24FC7}" type="sibTrans" cxnId="{3CCA40A4-C1E5-4825-A8AA-677594FF8080}">
      <dgm:prSet/>
      <dgm:spPr/>
      <dgm:t>
        <a:bodyPr/>
        <a:lstStyle/>
        <a:p>
          <a:endParaRPr lang="pt-BR">
            <a:solidFill>
              <a:schemeClr val="tx1"/>
            </a:solidFill>
          </a:endParaRPr>
        </a:p>
      </dgm:t>
    </dgm:pt>
    <dgm:pt modelId="{1E8A366E-371C-47AD-B941-13CEDF293503}">
      <dgm:prSet/>
      <dgm:spPr/>
      <dgm:t>
        <a:bodyPr/>
        <a:lstStyle/>
        <a:p>
          <a:pPr>
            <a:buFont typeface="Times New Roman" panose="02020603050405020304" pitchFamily="18" charset="0"/>
            <a:buChar char="•"/>
          </a:pPr>
          <a:r>
            <a:rPr lang="pt-BR" sz="600">
              <a:solidFill>
                <a:schemeClr val="tx1"/>
              </a:solidFill>
            </a:rPr>
            <a:t>Registro e bootstrap da biblioteca</a:t>
          </a:r>
        </a:p>
      </dgm:t>
    </dgm:pt>
    <dgm:pt modelId="{039D090C-9B7D-4004-B9E4-32FF1556303C}" type="parTrans" cxnId="{46C6D1FE-04CC-4951-83E5-688D5047D053}">
      <dgm:prSet/>
      <dgm:spPr/>
      <dgm:t>
        <a:bodyPr/>
        <a:lstStyle/>
        <a:p>
          <a:endParaRPr lang="pt-BR">
            <a:solidFill>
              <a:schemeClr val="tx1"/>
            </a:solidFill>
          </a:endParaRPr>
        </a:p>
      </dgm:t>
    </dgm:pt>
    <dgm:pt modelId="{B35A570B-C3AB-491D-BC12-C11364AB5EE8}" type="sibTrans" cxnId="{46C6D1FE-04CC-4951-83E5-688D5047D053}">
      <dgm:prSet/>
      <dgm:spPr/>
      <dgm:t>
        <a:bodyPr/>
        <a:lstStyle/>
        <a:p>
          <a:endParaRPr lang="pt-BR">
            <a:solidFill>
              <a:schemeClr val="tx1"/>
            </a:solidFill>
          </a:endParaRPr>
        </a:p>
      </dgm:t>
    </dgm:pt>
    <dgm:pt modelId="{9447D155-99ED-492D-8294-547280D65604}" type="pres">
      <dgm:prSet presAssocID="{6CD6A484-B7E8-4A56-B765-EF07125776BD}" presName="Name0" presStyleCnt="0">
        <dgm:presLayoutVars>
          <dgm:dir/>
          <dgm:resizeHandles val="exact"/>
        </dgm:presLayoutVars>
      </dgm:prSet>
      <dgm:spPr/>
    </dgm:pt>
    <dgm:pt modelId="{02D26FC5-EF4B-46A8-8347-0A260FB87E2E}" type="pres">
      <dgm:prSet presAssocID="{04CE3BB1-567B-45F0-95FE-A480BCE40C90}" presName="node" presStyleLbl="node1" presStyleIdx="0" presStyleCnt="7">
        <dgm:presLayoutVars>
          <dgm:bulletEnabled val="1"/>
        </dgm:presLayoutVars>
      </dgm:prSet>
      <dgm:spPr/>
    </dgm:pt>
    <dgm:pt modelId="{BAB780A3-6386-4E20-B6F0-1EEEB7C1B9F1}" type="pres">
      <dgm:prSet presAssocID="{1A673074-7160-4A85-9AFE-BE8A6A4B0C5E}" presName="sibTrans" presStyleLbl="sibTrans1D1" presStyleIdx="0" presStyleCnt="6"/>
      <dgm:spPr/>
    </dgm:pt>
    <dgm:pt modelId="{E2AAD606-DF5A-4D1D-BE60-4BB8A9E8B09F}" type="pres">
      <dgm:prSet presAssocID="{1A673074-7160-4A85-9AFE-BE8A6A4B0C5E}" presName="connectorText" presStyleLbl="sibTrans1D1" presStyleIdx="0" presStyleCnt="6"/>
      <dgm:spPr/>
    </dgm:pt>
    <dgm:pt modelId="{369A8F55-446C-429E-8C13-E2177C73134B}" type="pres">
      <dgm:prSet presAssocID="{F113532D-8C59-4FC5-8A63-E7D910B79FFC}" presName="node" presStyleLbl="node1" presStyleIdx="1" presStyleCnt="7">
        <dgm:presLayoutVars>
          <dgm:bulletEnabled val="1"/>
        </dgm:presLayoutVars>
      </dgm:prSet>
      <dgm:spPr/>
    </dgm:pt>
    <dgm:pt modelId="{CC599A7D-9630-4533-86B3-313604083C39}" type="pres">
      <dgm:prSet presAssocID="{4DBD2633-6337-4811-934E-45CDCD25A394}" presName="sibTrans" presStyleLbl="sibTrans1D1" presStyleIdx="1" presStyleCnt="6"/>
      <dgm:spPr/>
    </dgm:pt>
    <dgm:pt modelId="{F03CB3F5-D990-4817-BB5C-EA8136018BC6}" type="pres">
      <dgm:prSet presAssocID="{4DBD2633-6337-4811-934E-45CDCD25A394}" presName="connectorText" presStyleLbl="sibTrans1D1" presStyleIdx="1" presStyleCnt="6"/>
      <dgm:spPr/>
    </dgm:pt>
    <dgm:pt modelId="{03E6544F-B0B9-466C-B654-9917E0270F85}" type="pres">
      <dgm:prSet presAssocID="{10260339-D62A-4E52-9CE1-2931C8EA68B6}" presName="node" presStyleLbl="node1" presStyleIdx="2" presStyleCnt="7">
        <dgm:presLayoutVars>
          <dgm:bulletEnabled val="1"/>
        </dgm:presLayoutVars>
      </dgm:prSet>
      <dgm:spPr/>
    </dgm:pt>
    <dgm:pt modelId="{6D804F54-F3EC-4AD1-A22A-94BFF2092584}" type="pres">
      <dgm:prSet presAssocID="{2DB8DE7F-B5F5-4010-834E-36E863BE9408}" presName="sibTrans" presStyleLbl="sibTrans1D1" presStyleIdx="2" presStyleCnt="6"/>
      <dgm:spPr/>
    </dgm:pt>
    <dgm:pt modelId="{27178C87-EC4E-453A-986B-A3F3876A573C}" type="pres">
      <dgm:prSet presAssocID="{2DB8DE7F-B5F5-4010-834E-36E863BE9408}" presName="connectorText" presStyleLbl="sibTrans1D1" presStyleIdx="2" presStyleCnt="6"/>
      <dgm:spPr/>
    </dgm:pt>
    <dgm:pt modelId="{4BFCB4D8-2B5F-4F31-A5D1-727B365BEFE6}" type="pres">
      <dgm:prSet presAssocID="{66901DDF-9267-471D-9BE9-89E523FD8E65}" presName="node" presStyleLbl="node1" presStyleIdx="3" presStyleCnt="7">
        <dgm:presLayoutVars>
          <dgm:bulletEnabled val="1"/>
        </dgm:presLayoutVars>
      </dgm:prSet>
      <dgm:spPr/>
    </dgm:pt>
    <dgm:pt modelId="{773DA884-D8C3-4E0F-BD51-50B032E4F55F}" type="pres">
      <dgm:prSet presAssocID="{1816475F-49D6-4F7B-98FC-A94AD3929755}" presName="sibTrans" presStyleLbl="sibTrans1D1" presStyleIdx="3" presStyleCnt="6"/>
      <dgm:spPr/>
    </dgm:pt>
    <dgm:pt modelId="{9FC7E1B4-7AE4-48D2-8112-65F246D25EBF}" type="pres">
      <dgm:prSet presAssocID="{1816475F-49D6-4F7B-98FC-A94AD3929755}" presName="connectorText" presStyleLbl="sibTrans1D1" presStyleIdx="3" presStyleCnt="6"/>
      <dgm:spPr/>
    </dgm:pt>
    <dgm:pt modelId="{5362D6CB-EAD5-4CF3-9ABD-1749D4C012A2}" type="pres">
      <dgm:prSet presAssocID="{64B7BE65-8F59-4DD6-8110-35B4F020BD67}" presName="node" presStyleLbl="node1" presStyleIdx="4" presStyleCnt="7">
        <dgm:presLayoutVars>
          <dgm:bulletEnabled val="1"/>
        </dgm:presLayoutVars>
      </dgm:prSet>
      <dgm:spPr/>
    </dgm:pt>
    <dgm:pt modelId="{5CEB344A-F63F-440A-BB81-4B90C439FD54}" type="pres">
      <dgm:prSet presAssocID="{F00C6B90-0540-4357-9BE7-E58B4E381674}" presName="sibTrans" presStyleLbl="sibTrans1D1" presStyleIdx="4" presStyleCnt="6"/>
      <dgm:spPr/>
    </dgm:pt>
    <dgm:pt modelId="{9CADD117-4BD7-4A4A-905A-11358526B223}" type="pres">
      <dgm:prSet presAssocID="{F00C6B90-0540-4357-9BE7-E58B4E381674}" presName="connectorText" presStyleLbl="sibTrans1D1" presStyleIdx="4" presStyleCnt="6"/>
      <dgm:spPr/>
    </dgm:pt>
    <dgm:pt modelId="{0FF34F4A-FD99-48B0-A756-A993A1F67D66}" type="pres">
      <dgm:prSet presAssocID="{0AFB452F-1A33-46AF-8545-9BCAC117E7DF}" presName="node" presStyleLbl="node1" presStyleIdx="5" presStyleCnt="7">
        <dgm:presLayoutVars>
          <dgm:bulletEnabled val="1"/>
        </dgm:presLayoutVars>
      </dgm:prSet>
      <dgm:spPr/>
    </dgm:pt>
    <dgm:pt modelId="{A00563EF-1D99-4418-8E73-AD3F80BDFDCB}" type="pres">
      <dgm:prSet presAssocID="{BCD2684E-ECF1-4A81-A5CC-36FA3A5D9B88}" presName="sibTrans" presStyleLbl="sibTrans1D1" presStyleIdx="5" presStyleCnt="6"/>
      <dgm:spPr/>
    </dgm:pt>
    <dgm:pt modelId="{02EE60DC-BF31-4D4A-B0D2-4252079ADB9F}" type="pres">
      <dgm:prSet presAssocID="{BCD2684E-ECF1-4A81-A5CC-36FA3A5D9B88}" presName="connectorText" presStyleLbl="sibTrans1D1" presStyleIdx="5" presStyleCnt="6"/>
      <dgm:spPr/>
    </dgm:pt>
    <dgm:pt modelId="{F88DC3FD-2AD5-4AC9-B88D-FBAF50D00E7A}" type="pres">
      <dgm:prSet presAssocID="{EAEC2868-B1ED-4ABA-9ABC-7E9220CD9729}" presName="node" presStyleLbl="node1" presStyleIdx="6" presStyleCnt="7">
        <dgm:presLayoutVars>
          <dgm:bulletEnabled val="1"/>
        </dgm:presLayoutVars>
      </dgm:prSet>
      <dgm:spPr/>
    </dgm:pt>
  </dgm:ptLst>
  <dgm:cxnLst>
    <dgm:cxn modelId="{E1315A04-627A-41F1-925A-470C0B3998CA}" type="presOf" srcId="{92C4FE3D-C7BA-4864-8AD1-5866F17FBBD8}" destId="{4BFCB4D8-2B5F-4F31-A5D1-727B365BEFE6}" srcOrd="0" destOrd="2" presId="urn:microsoft.com/office/officeart/2005/8/layout/bProcess3"/>
    <dgm:cxn modelId="{AD83BE04-29C0-4E45-BE6F-03A0413156B1}" type="presOf" srcId="{BC4448F0-E420-493E-A21D-6BB006D445BC}" destId="{0FF34F4A-FD99-48B0-A756-A993A1F67D66}" srcOrd="0" destOrd="1" presId="urn:microsoft.com/office/officeart/2005/8/layout/bProcess3"/>
    <dgm:cxn modelId="{51FD470E-49D0-4AC6-AEA9-A96C634F6D11}" srcId="{F113532D-8C59-4FC5-8A63-E7D910B79FFC}" destId="{43520697-05F1-472F-861B-5572D75C6F65}" srcOrd="2" destOrd="0" parTransId="{6C2EE93A-5F12-43BD-ACEE-790BD6239F89}" sibTransId="{7B1CE36F-95A7-4AE6-9743-6C884680057F}"/>
    <dgm:cxn modelId="{9112B113-705D-4D98-874A-EC97682BA3A5}" srcId="{64B7BE65-8F59-4DD6-8110-35B4F020BD67}" destId="{7A187998-882A-4F4E-B7B4-34DA7231CF61}" srcOrd="2" destOrd="0" parTransId="{29ADD30A-64B7-4FC8-A98F-FC510407A75A}" sibTransId="{0E5BA63E-850C-449E-ADCB-D6A9856F8A3F}"/>
    <dgm:cxn modelId="{819E6F18-B712-4491-B87A-45C1C306924E}" type="presOf" srcId="{EBDA9879-013A-4D98-8B84-3AE765F23F8B}" destId="{F88DC3FD-2AD5-4AC9-B88D-FBAF50D00E7A}" srcOrd="0" destOrd="1" presId="urn:microsoft.com/office/officeart/2005/8/layout/bProcess3"/>
    <dgm:cxn modelId="{6391761B-E10B-427C-AB9A-C698A710D6C1}" type="presOf" srcId="{E27F71B6-4E46-495D-A48C-708E93F5FD16}" destId="{4BFCB4D8-2B5F-4F31-A5D1-727B365BEFE6}" srcOrd="0" destOrd="1" presId="urn:microsoft.com/office/officeart/2005/8/layout/bProcess3"/>
    <dgm:cxn modelId="{A4C28025-93F9-4ED9-AD14-80163462BA43}" srcId="{6CD6A484-B7E8-4A56-B765-EF07125776BD}" destId="{F113532D-8C59-4FC5-8A63-E7D910B79FFC}" srcOrd="1" destOrd="0" parTransId="{8A022C18-B1CE-4170-9284-82D59C6DB303}" sibTransId="{4DBD2633-6337-4811-934E-45CDCD25A394}"/>
    <dgm:cxn modelId="{9FE99026-9663-4A87-BB1F-8B60E4896A33}" type="presOf" srcId="{C24DA443-20B9-4FEA-94B0-F3108C666A99}" destId="{F88DC3FD-2AD5-4AC9-B88D-FBAF50D00E7A}" srcOrd="0" destOrd="2" presId="urn:microsoft.com/office/officeart/2005/8/layout/bProcess3"/>
    <dgm:cxn modelId="{FDD8FD28-E6C1-458A-AECD-744C93A4A709}" srcId="{E27F71B6-4E46-495D-A48C-708E93F5FD16}" destId="{92C6AF24-B46A-4082-8A04-D7911B902BB8}" srcOrd="1" destOrd="0" parTransId="{8E0138E1-CEA6-496E-A622-36168DD5A014}" sibTransId="{96D36062-1E1B-463E-A8E5-834F39AC87B2}"/>
    <dgm:cxn modelId="{9FB20435-F860-4805-A34D-A6F21B0DACEF}" type="presOf" srcId="{43520697-05F1-472F-861B-5572D75C6F65}" destId="{369A8F55-446C-429E-8C13-E2177C73134B}" srcOrd="0" destOrd="3" presId="urn:microsoft.com/office/officeart/2005/8/layout/bProcess3"/>
    <dgm:cxn modelId="{2851C336-7DD7-4E61-9CBC-A8EA6A328F15}" type="presOf" srcId="{33DD4FC9-2CAC-4946-953E-F4A401007130}" destId="{02D26FC5-EF4B-46A8-8347-0A260FB87E2E}" srcOrd="0" destOrd="1" presId="urn:microsoft.com/office/officeart/2005/8/layout/bProcess3"/>
    <dgm:cxn modelId="{EF08C436-F4D8-43A9-9FA9-5896DD9D5E51}" type="presOf" srcId="{BB70ACB5-4219-4317-8E10-A650CC86F643}" destId="{5362D6CB-EAD5-4CF3-9ABD-1749D4C012A2}" srcOrd="0" destOrd="1" presId="urn:microsoft.com/office/officeart/2005/8/layout/bProcess3"/>
    <dgm:cxn modelId="{A72A183A-4D03-47A0-95AB-54F03107A127}" srcId="{BC4448F0-E420-493E-A21D-6BB006D445BC}" destId="{F2738378-670B-4CA3-8A67-197CB5AA6FC1}" srcOrd="0" destOrd="0" parTransId="{7BB8C4C8-E2C2-46AD-9579-4710E3FCEE4A}" sibTransId="{FEF44974-343D-4500-8797-1C170F3F95AD}"/>
    <dgm:cxn modelId="{8243A13F-9C96-4405-B566-8237F2AA1E97}" type="presOf" srcId="{53F6C886-E1FA-4C78-A76C-B36734305FA5}" destId="{0FF34F4A-FD99-48B0-A756-A993A1F67D66}" srcOrd="0" destOrd="3" presId="urn:microsoft.com/office/officeart/2005/8/layout/bProcess3"/>
    <dgm:cxn modelId="{8A65D93F-9C2E-42D0-BF3A-EF66B7365CAA}" srcId="{6CD6A484-B7E8-4A56-B765-EF07125776BD}" destId="{66901DDF-9267-471D-9BE9-89E523FD8E65}" srcOrd="3" destOrd="0" parTransId="{DC122AC3-B07C-472C-86FF-5DF1BC6C14A4}" sibTransId="{1816475F-49D6-4F7B-98FC-A94AD3929755}"/>
    <dgm:cxn modelId="{120FFC5D-51BF-4ABD-AA34-602234375AC3}" type="presOf" srcId="{1A673074-7160-4A85-9AFE-BE8A6A4B0C5E}" destId="{BAB780A3-6386-4E20-B6F0-1EEEB7C1B9F1}" srcOrd="0" destOrd="0" presId="urn:microsoft.com/office/officeart/2005/8/layout/bProcess3"/>
    <dgm:cxn modelId="{607C1A63-BF86-4FF5-8F6E-C0BD3DB282F1}" type="presOf" srcId="{F113532D-8C59-4FC5-8A63-E7D910B79FFC}" destId="{369A8F55-446C-429E-8C13-E2177C73134B}" srcOrd="0" destOrd="0" presId="urn:microsoft.com/office/officeart/2005/8/layout/bProcess3"/>
    <dgm:cxn modelId="{E9C50B66-7808-478D-AA8B-D4AB7F0424ED}" type="presOf" srcId="{7A187998-882A-4F4E-B7B4-34DA7231CF61}" destId="{5362D6CB-EAD5-4CF3-9ABD-1749D4C012A2}" srcOrd="0" destOrd="5" presId="urn:microsoft.com/office/officeart/2005/8/layout/bProcess3"/>
    <dgm:cxn modelId="{398A8D67-F8CA-41D5-9662-BB159785897D}" srcId="{E27F71B6-4E46-495D-A48C-708E93F5FD16}" destId="{9AAD8442-0780-4510-B85D-98235C31F5BB}" srcOrd="2" destOrd="0" parTransId="{179AB912-2A6D-4EB4-9D0E-97E60A186986}" sibTransId="{E8D3AB59-009E-4462-8C01-2684C9AA77BE}"/>
    <dgm:cxn modelId="{12633B6C-7F1C-43B6-86FB-51E2AF4ADAE8}" type="presOf" srcId="{F00C6B90-0540-4357-9BE7-E58B4E381674}" destId="{9CADD117-4BD7-4A4A-905A-11358526B223}" srcOrd="1" destOrd="0" presId="urn:microsoft.com/office/officeart/2005/8/layout/bProcess3"/>
    <dgm:cxn modelId="{3EA86D6D-5109-4451-8DAB-F2F133AD74F3}" srcId="{6CD6A484-B7E8-4A56-B765-EF07125776BD}" destId="{EAEC2868-B1ED-4ABA-9ABC-7E9220CD9729}" srcOrd="6" destOrd="0" parTransId="{C2F61D5A-6DFA-454C-BCFE-4FBD5A877675}" sibTransId="{A62F4DAD-A221-4B16-9F86-92F5571EE3D7}"/>
    <dgm:cxn modelId="{BAA50850-98C8-49CF-8FEE-1B8D5132F5CD}" type="presOf" srcId="{8F085170-471F-492B-8029-38FF76E8DEB6}" destId="{03E6544F-B0B9-466C-B654-9917E0270F85}" srcOrd="0" destOrd="1" presId="urn:microsoft.com/office/officeart/2005/8/layout/bProcess3"/>
    <dgm:cxn modelId="{2EDF4870-1627-4559-BA90-E492DC34768C}" type="presOf" srcId="{64B7BE65-8F59-4DD6-8110-35B4F020BD67}" destId="{5362D6CB-EAD5-4CF3-9ABD-1749D4C012A2}" srcOrd="0" destOrd="0" presId="urn:microsoft.com/office/officeart/2005/8/layout/bProcess3"/>
    <dgm:cxn modelId="{0523D850-2A6D-4716-8A81-B8470F599AE6}" type="presOf" srcId="{1A673074-7160-4A85-9AFE-BE8A6A4B0C5E}" destId="{E2AAD606-DF5A-4D1D-BE60-4BB8A9E8B09F}" srcOrd="1" destOrd="0" presId="urn:microsoft.com/office/officeart/2005/8/layout/bProcess3"/>
    <dgm:cxn modelId="{3C11F874-4DF9-4233-B08F-E27B8980C0BB}" type="presOf" srcId="{1816475F-49D6-4F7B-98FC-A94AD3929755}" destId="{773DA884-D8C3-4E0F-BD51-50B032E4F55F}" srcOrd="0" destOrd="0" presId="urn:microsoft.com/office/officeart/2005/8/layout/bProcess3"/>
    <dgm:cxn modelId="{1D798B56-574A-4FB8-A581-77FDF5794CE0}" srcId="{10260339-D62A-4E52-9CE1-2931C8EA68B6}" destId="{8F085170-471F-492B-8029-38FF76E8DEB6}" srcOrd="0" destOrd="0" parTransId="{1C0D5484-927F-4A66-B184-8466C1F9A0E0}" sibTransId="{0F2FCB29-98DB-4879-8565-F53292BA380D}"/>
    <dgm:cxn modelId="{79E8F256-FA19-426A-A40A-A45B3D1C50DE}" type="presOf" srcId="{76FCD093-53C2-4BB0-851E-FC8BB129F4D6}" destId="{F88DC3FD-2AD5-4AC9-B88D-FBAF50D00E7A}" srcOrd="0" destOrd="3" presId="urn:microsoft.com/office/officeart/2005/8/layout/bProcess3"/>
    <dgm:cxn modelId="{30210378-60DA-4579-B72F-DD1E71123CC6}" type="presOf" srcId="{F2738378-670B-4CA3-8A67-197CB5AA6FC1}" destId="{0FF34F4A-FD99-48B0-A756-A993A1F67D66}" srcOrd="0" destOrd="2" presId="urn:microsoft.com/office/officeart/2005/8/layout/bProcess3"/>
    <dgm:cxn modelId="{67AF667D-D2D1-4184-A7B4-570F419F77D9}" type="presOf" srcId="{F220DA50-B27C-44A6-B603-15B7DF79B105}" destId="{5362D6CB-EAD5-4CF3-9ABD-1749D4C012A2}" srcOrd="0" destOrd="4" presId="urn:microsoft.com/office/officeart/2005/8/layout/bProcess3"/>
    <dgm:cxn modelId="{4708E17D-FADF-440D-8654-FD32294D0A0D}" srcId="{66901DDF-9267-471D-9BE9-89E523FD8E65}" destId="{E27F71B6-4E46-495D-A48C-708E93F5FD16}" srcOrd="0" destOrd="0" parTransId="{759AEE03-127E-4897-AFD3-DE593A9F49C5}" sibTransId="{985476D2-9CE8-4C4B-B877-3224DB59CAE6}"/>
    <dgm:cxn modelId="{6C72CA7F-35F9-4E43-A750-FB99D025D185}" type="presOf" srcId="{3A319530-A148-46EF-959E-7A5448BE8B1B}" destId="{5362D6CB-EAD5-4CF3-9ABD-1749D4C012A2}" srcOrd="0" destOrd="6" presId="urn:microsoft.com/office/officeart/2005/8/layout/bProcess3"/>
    <dgm:cxn modelId="{B072BF80-2F31-4951-99D5-97AA537DD415}" srcId="{64B7BE65-8F59-4DD6-8110-35B4F020BD67}" destId="{BB70ACB5-4219-4317-8E10-A650CC86F643}" srcOrd="0" destOrd="0" parTransId="{42144451-199B-4D30-A8CD-224A97787A1C}" sibTransId="{F124702D-4D20-4063-B1E3-496829102E7B}"/>
    <dgm:cxn modelId="{C7ED4981-F889-45EE-A274-5D9D6BB98E7D}" srcId="{DF49D92F-1B57-412C-9C65-D66E895F15AC}" destId="{F220DA50-B27C-44A6-B603-15B7DF79B105}" srcOrd="0" destOrd="0" parTransId="{99E1C37E-498D-44B1-9E81-28115BFA5002}" sibTransId="{99564EC3-5672-4083-8FED-C4E55C097971}"/>
    <dgm:cxn modelId="{3BFCED86-FF4E-4004-95D6-3C8E3ADE2F16}" type="presOf" srcId="{E4116389-01C5-480A-B249-9F72B60A02CE}" destId="{5362D6CB-EAD5-4CF3-9ABD-1749D4C012A2}" srcOrd="0" destOrd="2" presId="urn:microsoft.com/office/officeart/2005/8/layout/bProcess3"/>
    <dgm:cxn modelId="{7AC11A87-6048-442B-932E-AEA74935224F}" type="presOf" srcId="{EAEC2868-B1ED-4ABA-9ABC-7E9220CD9729}" destId="{F88DC3FD-2AD5-4AC9-B88D-FBAF50D00E7A}" srcOrd="0" destOrd="0" presId="urn:microsoft.com/office/officeart/2005/8/layout/bProcess3"/>
    <dgm:cxn modelId="{BA109F89-491C-4062-B564-54AC7E06C07F}" type="presOf" srcId="{2DB8DE7F-B5F5-4010-834E-36E863BE9408}" destId="{6D804F54-F3EC-4AD1-A22A-94BFF2092584}" srcOrd="0" destOrd="0" presId="urn:microsoft.com/office/officeart/2005/8/layout/bProcess3"/>
    <dgm:cxn modelId="{67893D8B-AF07-4B53-BC0D-A91014F760D4}" type="presOf" srcId="{BCD2684E-ECF1-4A81-A5CC-36FA3A5D9B88}" destId="{A00563EF-1D99-4418-8E73-AD3F80BDFDCB}" srcOrd="0" destOrd="0" presId="urn:microsoft.com/office/officeart/2005/8/layout/bProcess3"/>
    <dgm:cxn modelId="{F1F8408D-3EE2-449C-B9B3-6D2DC8449772}" type="presOf" srcId="{5498A9E2-EECD-402B-9E6D-CF208A3B6EA3}" destId="{369A8F55-446C-429E-8C13-E2177C73134B}" srcOrd="0" destOrd="1" presId="urn:microsoft.com/office/officeart/2005/8/layout/bProcess3"/>
    <dgm:cxn modelId="{37BC6D8D-919E-4B6B-AE0D-BE830D9E5E2A}" srcId="{E27F71B6-4E46-495D-A48C-708E93F5FD16}" destId="{92C4FE3D-C7BA-4864-8AD1-5866F17FBBD8}" srcOrd="0" destOrd="0" parTransId="{5C70CEA9-BF85-4EB0-AC51-9EF98CB7F5D6}" sibTransId="{80B2BCC4-CA05-42A4-82D0-80502C4997F0}"/>
    <dgm:cxn modelId="{FF5F4194-0E87-4ED1-8409-DD6CA3FEEEDE}" srcId="{BB70ACB5-4219-4317-8E10-A650CC86F643}" destId="{E4116389-01C5-480A-B249-9F72B60A02CE}" srcOrd="0" destOrd="0" parTransId="{3A9353C8-6537-4582-91E8-C52E1E1FAC77}" sibTransId="{2B6DA321-F5AE-4EF9-9A66-9E7AE4DF9B45}"/>
    <dgm:cxn modelId="{BB0F8494-1605-44F5-9C0C-5ECC22296551}" type="presOf" srcId="{0AFB452F-1A33-46AF-8545-9BCAC117E7DF}" destId="{0FF34F4A-FD99-48B0-A756-A993A1F67D66}" srcOrd="0" destOrd="0" presId="urn:microsoft.com/office/officeart/2005/8/layout/bProcess3"/>
    <dgm:cxn modelId="{D3D6CF96-5F4A-41AE-B87C-E5B154BD9679}" type="presOf" srcId="{66901DDF-9267-471D-9BE9-89E523FD8E65}" destId="{4BFCB4D8-2B5F-4F31-A5D1-727B365BEFE6}" srcOrd="0" destOrd="0" presId="urn:microsoft.com/office/officeart/2005/8/layout/bProcess3"/>
    <dgm:cxn modelId="{D5985B98-1144-4613-BBAA-D1C864EC5CE8}" type="presOf" srcId="{2DB8DE7F-B5F5-4010-834E-36E863BE9408}" destId="{27178C87-EC4E-453A-986B-A3F3876A573C}" srcOrd="1" destOrd="0" presId="urn:microsoft.com/office/officeart/2005/8/layout/bProcess3"/>
    <dgm:cxn modelId="{6F59B599-DC88-4A6B-9CC9-632329D36985}" srcId="{10260339-D62A-4E52-9CE1-2931C8EA68B6}" destId="{368C47BB-26F0-4465-AC0A-74AB1E6B5ABF}" srcOrd="1" destOrd="0" parTransId="{F5C0D98D-6027-4781-AD47-C111379AD6AD}" sibTransId="{EC441E8C-4B26-4CA4-A3D2-DEBD1F50D7D7}"/>
    <dgm:cxn modelId="{3CCA40A4-C1E5-4825-A8AA-677594FF8080}" srcId="{EAEC2868-B1ED-4ABA-9ABC-7E9220CD9729}" destId="{76FCD093-53C2-4BB0-851E-FC8BB129F4D6}" srcOrd="1" destOrd="0" parTransId="{09AC5DCA-81CA-439F-9E1E-0D17E8285DB8}" sibTransId="{8D25F371-A04B-4311-A139-C37D22D24FC7}"/>
    <dgm:cxn modelId="{49415CA5-12AA-4C3A-B93A-B63B637B06FF}" type="presOf" srcId="{6CD6A484-B7E8-4A56-B765-EF07125776BD}" destId="{9447D155-99ED-492D-8294-547280D65604}" srcOrd="0" destOrd="0" presId="urn:microsoft.com/office/officeart/2005/8/layout/bProcess3"/>
    <dgm:cxn modelId="{CDEA92A8-A75F-4FCD-A970-D8C7D6B26FAF}" type="presOf" srcId="{4DBD2633-6337-4811-934E-45CDCD25A394}" destId="{CC599A7D-9630-4533-86B3-313604083C39}" srcOrd="0" destOrd="0" presId="urn:microsoft.com/office/officeart/2005/8/layout/bProcess3"/>
    <dgm:cxn modelId="{6704D6AB-2A5A-415E-AC29-50234FC5E30B}" type="presOf" srcId="{9AAD8442-0780-4510-B85D-98235C31F5BB}" destId="{4BFCB4D8-2B5F-4F31-A5D1-727B365BEFE6}" srcOrd="0" destOrd="4" presId="urn:microsoft.com/office/officeart/2005/8/layout/bProcess3"/>
    <dgm:cxn modelId="{EFA17EAE-1481-4325-84AB-872181F788F4}" type="presOf" srcId="{368C47BB-26F0-4465-AC0A-74AB1E6B5ABF}" destId="{03E6544F-B0B9-466C-B654-9917E0270F85}" srcOrd="0" destOrd="2" presId="urn:microsoft.com/office/officeart/2005/8/layout/bProcess3"/>
    <dgm:cxn modelId="{414068AF-B28C-42CC-B23F-5679C794D69F}" srcId="{F113532D-8C59-4FC5-8A63-E7D910B79FFC}" destId="{D8A49C9E-ED04-4960-AF33-BBF674052B4B}" srcOrd="1" destOrd="0" parTransId="{DFD00C27-B895-4F45-8843-CF5830E1E8D4}" sibTransId="{B555A44B-C2CE-4CCF-82B4-144BCC6EC074}"/>
    <dgm:cxn modelId="{30A11CB4-4E66-40AB-837E-3A1D57793E86}" srcId="{7A187998-882A-4F4E-B7B4-34DA7231CF61}" destId="{3A319530-A148-46EF-959E-7A5448BE8B1B}" srcOrd="0" destOrd="0" parTransId="{10D9CB58-07E0-48A3-923E-DBCF5AF78B40}" sibTransId="{FFDCC7AB-62C3-4BEF-A9F9-B2EC1BE9BD01}"/>
    <dgm:cxn modelId="{34E350B4-D668-467B-87C8-B062D0ABD6BF}" type="presOf" srcId="{F00C6B90-0540-4357-9BE7-E58B4E381674}" destId="{5CEB344A-F63F-440A-BB81-4B90C439FD54}" srcOrd="0" destOrd="0" presId="urn:microsoft.com/office/officeart/2005/8/layout/bProcess3"/>
    <dgm:cxn modelId="{830D88BC-1F18-4CC4-976F-5BF16E24D3B6}" srcId="{0AFB452F-1A33-46AF-8545-9BCAC117E7DF}" destId="{BC4448F0-E420-493E-A21D-6BB006D445BC}" srcOrd="0" destOrd="0" parTransId="{7FE0DD7F-060B-4FEB-95D5-B1E1B8841F26}" sibTransId="{1A24F951-0C34-4784-B2A8-1E568C4A1223}"/>
    <dgm:cxn modelId="{827AC4BE-C4BD-4CE6-B14A-E1D2ECA479D1}" srcId="{6CD6A484-B7E8-4A56-B765-EF07125776BD}" destId="{64B7BE65-8F59-4DD6-8110-35B4F020BD67}" srcOrd="4" destOrd="0" parTransId="{22216B4C-CA89-46DE-921B-ADB536EA0364}" sibTransId="{F00C6B90-0540-4357-9BE7-E58B4E381674}"/>
    <dgm:cxn modelId="{B5105FC0-369D-4A89-B1F2-28C04387F0AF}" srcId="{64B7BE65-8F59-4DD6-8110-35B4F020BD67}" destId="{DF49D92F-1B57-412C-9C65-D66E895F15AC}" srcOrd="1" destOrd="0" parTransId="{285ECE8B-2C09-4C83-8060-212C08D517F8}" sibTransId="{2552D464-438B-4E3C-A630-44A270AFAFDA}"/>
    <dgm:cxn modelId="{BF8CA3C5-4758-4DAE-9B88-BEC9EFCED79B}" type="presOf" srcId="{D8A49C9E-ED04-4960-AF33-BBF674052B4B}" destId="{369A8F55-446C-429E-8C13-E2177C73134B}" srcOrd="0" destOrd="2" presId="urn:microsoft.com/office/officeart/2005/8/layout/bProcess3"/>
    <dgm:cxn modelId="{7E1CB5C8-8735-4320-B9C7-43F3AA8D27DB}" srcId="{EAEC2868-B1ED-4ABA-9ABC-7E9220CD9729}" destId="{EBDA9879-013A-4D98-8B84-3AE765F23F8B}" srcOrd="0" destOrd="0" parTransId="{282E7F76-58B1-4419-A4B0-424C20155D3B}" sibTransId="{81EF8E59-E2CC-432E-930F-CF8C2984BD3E}"/>
    <dgm:cxn modelId="{8F0FA8C9-9DC7-45C8-B242-2210F2E9BDD3}" type="presOf" srcId="{DF49D92F-1B57-412C-9C65-D66E895F15AC}" destId="{5362D6CB-EAD5-4CF3-9ABD-1749D4C012A2}" srcOrd="0" destOrd="3" presId="urn:microsoft.com/office/officeart/2005/8/layout/bProcess3"/>
    <dgm:cxn modelId="{FCAB97CD-E3BA-49FE-8BBE-B6A82C74A7F2}" type="presOf" srcId="{10260339-D62A-4E52-9CE1-2931C8EA68B6}" destId="{03E6544F-B0B9-466C-B654-9917E0270F85}" srcOrd="0" destOrd="0" presId="urn:microsoft.com/office/officeart/2005/8/layout/bProcess3"/>
    <dgm:cxn modelId="{4E3A41CF-1591-4A2E-A9FC-9140092552F1}" type="presOf" srcId="{4DBD2633-6337-4811-934E-45CDCD25A394}" destId="{F03CB3F5-D990-4817-BB5C-EA8136018BC6}" srcOrd="1" destOrd="0" presId="urn:microsoft.com/office/officeart/2005/8/layout/bProcess3"/>
    <dgm:cxn modelId="{F7F8C8D7-ACA2-4E99-8F21-EB9421A191E9}" srcId="{04CE3BB1-567B-45F0-95FE-A480BCE40C90}" destId="{33DD4FC9-2CAC-4946-953E-F4A401007130}" srcOrd="0" destOrd="0" parTransId="{ACD6BFA3-26AD-4B55-9982-A21A25CD2F1B}" sibTransId="{37E6A9EA-1241-4B23-AB56-2DBC22282E22}"/>
    <dgm:cxn modelId="{7C25DCDA-4E63-4790-B343-47F4A7F2B429}" type="presOf" srcId="{04CE3BB1-567B-45F0-95FE-A480BCE40C90}" destId="{02D26FC5-EF4B-46A8-8347-0A260FB87E2E}" srcOrd="0" destOrd="0" presId="urn:microsoft.com/office/officeart/2005/8/layout/bProcess3"/>
    <dgm:cxn modelId="{2267BADD-7419-4ED2-BCDF-B5160839D09E}" type="presOf" srcId="{92C6AF24-B46A-4082-8A04-D7911B902BB8}" destId="{4BFCB4D8-2B5F-4F31-A5D1-727B365BEFE6}" srcOrd="0" destOrd="3" presId="urn:microsoft.com/office/officeart/2005/8/layout/bProcess3"/>
    <dgm:cxn modelId="{4181E2E1-B3C6-49B3-9DFE-16986D45D199}" type="presOf" srcId="{1E8A366E-371C-47AD-B941-13CEDF293503}" destId="{F88DC3FD-2AD5-4AC9-B88D-FBAF50D00E7A}" srcOrd="0" destOrd="4" presId="urn:microsoft.com/office/officeart/2005/8/layout/bProcess3"/>
    <dgm:cxn modelId="{F8129AE8-CB9D-47C0-B864-566FCEF3A6B0}" type="presOf" srcId="{BCD2684E-ECF1-4A81-A5CC-36FA3A5D9B88}" destId="{02EE60DC-BF31-4D4A-B0D2-4252079ADB9F}" srcOrd="1" destOrd="0" presId="urn:microsoft.com/office/officeart/2005/8/layout/bProcess3"/>
    <dgm:cxn modelId="{418489EB-ED4E-48D7-AC3F-D8718EEFF354}" srcId="{EBDA9879-013A-4D98-8B84-3AE765F23F8B}" destId="{C24DA443-20B9-4FEA-94B0-F3108C666A99}" srcOrd="0" destOrd="0" parTransId="{CA15F1CE-A953-4ED9-AF27-66EAC4F49C8C}" sibTransId="{9D73F7E4-107B-4512-8D22-E737B5BCE96D}"/>
    <dgm:cxn modelId="{7C7331F3-0E6B-4060-9D30-21B43BCCEE27}" srcId="{BC4448F0-E420-493E-A21D-6BB006D445BC}" destId="{53F6C886-E1FA-4C78-A76C-B36734305FA5}" srcOrd="1" destOrd="0" parTransId="{A505B8F5-27EE-44DE-AD8D-A78DA1389F7B}" sibTransId="{705740F1-F581-477E-B639-E68FDB4CFF0A}"/>
    <dgm:cxn modelId="{2CC444F7-F7C2-41B1-AC87-D57E9A2F173E}" srcId="{F113532D-8C59-4FC5-8A63-E7D910B79FFC}" destId="{5498A9E2-EECD-402B-9E6D-CF208A3B6EA3}" srcOrd="0" destOrd="0" parTransId="{6085BAC0-20FF-491C-9B41-84E8B8A58953}" sibTransId="{730F0D99-3271-4C0E-BCA9-E62637B3225B}"/>
    <dgm:cxn modelId="{B77610FB-5947-4A66-940C-BAB56B4843B4}" type="presOf" srcId="{1816475F-49D6-4F7B-98FC-A94AD3929755}" destId="{9FC7E1B4-7AE4-48D2-8112-65F246D25EBF}" srcOrd="1" destOrd="0" presId="urn:microsoft.com/office/officeart/2005/8/layout/bProcess3"/>
    <dgm:cxn modelId="{094836FB-081A-48ED-A618-FCE01E6F218D}" srcId="{6CD6A484-B7E8-4A56-B765-EF07125776BD}" destId="{0AFB452F-1A33-46AF-8545-9BCAC117E7DF}" srcOrd="5" destOrd="0" parTransId="{4684BB32-09C0-4C28-92DB-F316DFB79B08}" sibTransId="{BCD2684E-ECF1-4A81-A5CC-36FA3A5D9B88}"/>
    <dgm:cxn modelId="{A91D39FB-8FCE-49D2-962C-4145F83E348F}" srcId="{6CD6A484-B7E8-4A56-B765-EF07125776BD}" destId="{04CE3BB1-567B-45F0-95FE-A480BCE40C90}" srcOrd="0" destOrd="0" parTransId="{BE2C364B-84D9-47C2-BEC4-04205CA5278F}" sibTransId="{1A673074-7160-4A85-9AFE-BE8A6A4B0C5E}"/>
    <dgm:cxn modelId="{46C6D1FE-04CC-4951-83E5-688D5047D053}" srcId="{76FCD093-53C2-4BB0-851E-FC8BB129F4D6}" destId="{1E8A366E-371C-47AD-B941-13CEDF293503}" srcOrd="0" destOrd="0" parTransId="{039D090C-9B7D-4004-B9E4-32FF1556303C}" sibTransId="{B35A570B-C3AB-491D-BC12-C11364AB5EE8}"/>
    <dgm:cxn modelId="{45FBDDFF-B1AC-4670-968A-56ECF5ADC94C}" srcId="{6CD6A484-B7E8-4A56-B765-EF07125776BD}" destId="{10260339-D62A-4E52-9CE1-2931C8EA68B6}" srcOrd="2" destOrd="0" parTransId="{E03939BD-B3DA-4D45-BB44-E4BFDF674B6A}" sibTransId="{2DB8DE7F-B5F5-4010-834E-36E863BE9408}"/>
    <dgm:cxn modelId="{7764D5CC-8DBF-4C7B-A0AC-743F419DD88E}" type="presParOf" srcId="{9447D155-99ED-492D-8294-547280D65604}" destId="{02D26FC5-EF4B-46A8-8347-0A260FB87E2E}" srcOrd="0" destOrd="0" presId="urn:microsoft.com/office/officeart/2005/8/layout/bProcess3"/>
    <dgm:cxn modelId="{46B1E08F-FECD-4C8E-84C5-ECBA1B2B1C45}" type="presParOf" srcId="{9447D155-99ED-492D-8294-547280D65604}" destId="{BAB780A3-6386-4E20-B6F0-1EEEB7C1B9F1}" srcOrd="1" destOrd="0" presId="urn:microsoft.com/office/officeart/2005/8/layout/bProcess3"/>
    <dgm:cxn modelId="{6E20FEDD-67D5-4973-AF73-D094EABF7596}" type="presParOf" srcId="{BAB780A3-6386-4E20-B6F0-1EEEB7C1B9F1}" destId="{E2AAD606-DF5A-4D1D-BE60-4BB8A9E8B09F}" srcOrd="0" destOrd="0" presId="urn:microsoft.com/office/officeart/2005/8/layout/bProcess3"/>
    <dgm:cxn modelId="{ED115C9C-54AE-47ED-BDA2-B1DCD6F5A3D4}" type="presParOf" srcId="{9447D155-99ED-492D-8294-547280D65604}" destId="{369A8F55-446C-429E-8C13-E2177C73134B}" srcOrd="2" destOrd="0" presId="urn:microsoft.com/office/officeart/2005/8/layout/bProcess3"/>
    <dgm:cxn modelId="{F0EBF2AE-C45C-431B-9C1C-070F139A3A2F}" type="presParOf" srcId="{9447D155-99ED-492D-8294-547280D65604}" destId="{CC599A7D-9630-4533-86B3-313604083C39}" srcOrd="3" destOrd="0" presId="urn:microsoft.com/office/officeart/2005/8/layout/bProcess3"/>
    <dgm:cxn modelId="{4774B909-FC81-4C3B-9B39-EE21A55A6994}" type="presParOf" srcId="{CC599A7D-9630-4533-86B3-313604083C39}" destId="{F03CB3F5-D990-4817-BB5C-EA8136018BC6}" srcOrd="0" destOrd="0" presId="urn:microsoft.com/office/officeart/2005/8/layout/bProcess3"/>
    <dgm:cxn modelId="{53C00315-B48C-4B05-A9E3-F9ECBE1DBEE0}" type="presParOf" srcId="{9447D155-99ED-492D-8294-547280D65604}" destId="{03E6544F-B0B9-466C-B654-9917E0270F85}" srcOrd="4" destOrd="0" presId="urn:microsoft.com/office/officeart/2005/8/layout/bProcess3"/>
    <dgm:cxn modelId="{9D4CB10C-AE1A-4029-9297-108655CA4968}" type="presParOf" srcId="{9447D155-99ED-492D-8294-547280D65604}" destId="{6D804F54-F3EC-4AD1-A22A-94BFF2092584}" srcOrd="5" destOrd="0" presId="urn:microsoft.com/office/officeart/2005/8/layout/bProcess3"/>
    <dgm:cxn modelId="{BD70AE64-CC8B-483E-A062-6C9B63357CD4}" type="presParOf" srcId="{6D804F54-F3EC-4AD1-A22A-94BFF2092584}" destId="{27178C87-EC4E-453A-986B-A3F3876A573C}" srcOrd="0" destOrd="0" presId="urn:microsoft.com/office/officeart/2005/8/layout/bProcess3"/>
    <dgm:cxn modelId="{828DB60E-7290-4C52-A926-A93378A8031F}" type="presParOf" srcId="{9447D155-99ED-492D-8294-547280D65604}" destId="{4BFCB4D8-2B5F-4F31-A5D1-727B365BEFE6}" srcOrd="6" destOrd="0" presId="urn:microsoft.com/office/officeart/2005/8/layout/bProcess3"/>
    <dgm:cxn modelId="{78A18CB3-32C5-4064-A3EA-4E41048E3121}" type="presParOf" srcId="{9447D155-99ED-492D-8294-547280D65604}" destId="{773DA884-D8C3-4E0F-BD51-50B032E4F55F}" srcOrd="7" destOrd="0" presId="urn:microsoft.com/office/officeart/2005/8/layout/bProcess3"/>
    <dgm:cxn modelId="{2E7C94DA-B8B0-42FB-9CE6-E7134C418A92}" type="presParOf" srcId="{773DA884-D8C3-4E0F-BD51-50B032E4F55F}" destId="{9FC7E1B4-7AE4-48D2-8112-65F246D25EBF}" srcOrd="0" destOrd="0" presId="urn:microsoft.com/office/officeart/2005/8/layout/bProcess3"/>
    <dgm:cxn modelId="{10E7E084-4FEF-4665-B271-0000CEA6F343}" type="presParOf" srcId="{9447D155-99ED-492D-8294-547280D65604}" destId="{5362D6CB-EAD5-4CF3-9ABD-1749D4C012A2}" srcOrd="8" destOrd="0" presId="urn:microsoft.com/office/officeart/2005/8/layout/bProcess3"/>
    <dgm:cxn modelId="{4D52370F-C1DF-4341-AFF1-7C152F8EFA75}" type="presParOf" srcId="{9447D155-99ED-492D-8294-547280D65604}" destId="{5CEB344A-F63F-440A-BB81-4B90C439FD54}" srcOrd="9" destOrd="0" presId="urn:microsoft.com/office/officeart/2005/8/layout/bProcess3"/>
    <dgm:cxn modelId="{D527D488-C765-4759-93E5-142B655A741D}" type="presParOf" srcId="{5CEB344A-F63F-440A-BB81-4B90C439FD54}" destId="{9CADD117-4BD7-4A4A-905A-11358526B223}" srcOrd="0" destOrd="0" presId="urn:microsoft.com/office/officeart/2005/8/layout/bProcess3"/>
    <dgm:cxn modelId="{C36771D3-1FE0-45FB-97CC-F0399E196848}" type="presParOf" srcId="{9447D155-99ED-492D-8294-547280D65604}" destId="{0FF34F4A-FD99-48B0-A756-A993A1F67D66}" srcOrd="10" destOrd="0" presId="urn:microsoft.com/office/officeart/2005/8/layout/bProcess3"/>
    <dgm:cxn modelId="{3988F876-4E41-4F29-A969-0F7079D446A9}" type="presParOf" srcId="{9447D155-99ED-492D-8294-547280D65604}" destId="{A00563EF-1D99-4418-8E73-AD3F80BDFDCB}" srcOrd="11" destOrd="0" presId="urn:microsoft.com/office/officeart/2005/8/layout/bProcess3"/>
    <dgm:cxn modelId="{9CE2BBBA-72D3-44F1-81ED-0831841A582F}" type="presParOf" srcId="{A00563EF-1D99-4418-8E73-AD3F80BDFDCB}" destId="{02EE60DC-BF31-4D4A-B0D2-4252079ADB9F}" srcOrd="0" destOrd="0" presId="urn:microsoft.com/office/officeart/2005/8/layout/bProcess3"/>
    <dgm:cxn modelId="{349BE10B-FEA1-4CF0-B35A-CCEF5798F034}" type="presParOf" srcId="{9447D155-99ED-492D-8294-547280D65604}" destId="{F88DC3FD-2AD5-4AC9-B88D-FBAF50D00E7A}" srcOrd="12" destOrd="0" presId="urn:microsoft.com/office/officeart/2005/8/layout/bProcess3"/>
  </dgm:cxnLst>
  <dgm:bg/>
  <dgm:whole>
    <a:ln>
      <a:noFill/>
    </a:ln>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F87037-BD90-4139-AFE6-E449BE29146A}">
      <dsp:nvSpPr>
        <dsp:cNvPr id="0" name=""/>
        <dsp:cNvSpPr/>
      </dsp:nvSpPr>
      <dsp:spPr>
        <a:xfrm>
          <a:off x="352901" y="0"/>
          <a:ext cx="3999547" cy="2809875"/>
        </a:xfrm>
        <a:prstGeom prst="rightArrow">
          <a:avLst/>
        </a:prstGeom>
        <a:gradFill rotWithShape="0">
          <a:gsLst>
            <a:gs pos="0">
              <a:schemeClr val="accent5">
                <a:tint val="40000"/>
                <a:hueOff val="0"/>
                <a:satOff val="0"/>
                <a:lumOff val="0"/>
                <a:alphaOff val="0"/>
                <a:satMod val="103000"/>
                <a:lumMod val="102000"/>
                <a:tint val="94000"/>
              </a:schemeClr>
            </a:gs>
            <a:gs pos="50000">
              <a:schemeClr val="accent5">
                <a:tint val="40000"/>
                <a:hueOff val="0"/>
                <a:satOff val="0"/>
                <a:lumOff val="0"/>
                <a:alphaOff val="0"/>
                <a:satMod val="110000"/>
                <a:lumMod val="100000"/>
                <a:shade val="100000"/>
              </a:schemeClr>
            </a:gs>
            <a:gs pos="100000">
              <a:schemeClr val="accent5">
                <a:tint val="40000"/>
                <a:hueOff val="0"/>
                <a:satOff val="0"/>
                <a:lumOff val="0"/>
                <a:alphaOff val="0"/>
                <a:lumMod val="99000"/>
                <a:satMod val="120000"/>
                <a:shade val="78000"/>
              </a:schemeClr>
            </a:gs>
          </a:gsLst>
          <a:lin ang="5400000" scaled="0"/>
        </a:gradFill>
        <a:ln>
          <a:noFill/>
        </a:ln>
        <a:effectLst/>
        <a:scene3d>
          <a:camera prst="orthographicFront"/>
          <a:lightRig rig="flat" dir="t"/>
        </a:scene3d>
        <a:sp3d z="-190500" extrusionH="12700" prstMaterial="plastic">
          <a:bevelT w="50800" h="50800"/>
        </a:sp3d>
      </dsp:spPr>
      <dsp:style>
        <a:lnRef idx="0">
          <a:scrgbClr r="0" g="0" b="0"/>
        </a:lnRef>
        <a:fillRef idx="3">
          <a:scrgbClr r="0" g="0" b="0"/>
        </a:fillRef>
        <a:effectRef idx="0">
          <a:scrgbClr r="0" g="0" b="0"/>
        </a:effectRef>
        <a:fontRef idx="minor"/>
      </dsp:style>
    </dsp:sp>
    <dsp:sp modelId="{CBA0E7CF-46E9-41E7-B5DB-300A0B0D36F6}">
      <dsp:nvSpPr>
        <dsp:cNvPr id="0" name=""/>
        <dsp:cNvSpPr/>
      </dsp:nvSpPr>
      <dsp:spPr>
        <a:xfrm>
          <a:off x="2067" y="842962"/>
          <a:ext cx="904079" cy="1123950"/>
        </a:xfrm>
        <a:prstGeom prst="round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pt-BR" sz="1100" kern="1200"/>
            <a:t>Coleta de Dados</a:t>
          </a:r>
        </a:p>
      </dsp:txBody>
      <dsp:txXfrm>
        <a:off x="46200" y="887095"/>
        <a:ext cx="815813" cy="1035684"/>
      </dsp:txXfrm>
    </dsp:sp>
    <dsp:sp modelId="{486847F9-FFD8-46B6-86F2-454B86D3A278}">
      <dsp:nvSpPr>
        <dsp:cNvPr id="0" name=""/>
        <dsp:cNvSpPr/>
      </dsp:nvSpPr>
      <dsp:spPr>
        <a:xfrm>
          <a:off x="951351" y="842962"/>
          <a:ext cx="904079" cy="1123950"/>
        </a:xfrm>
        <a:prstGeom prst="roundRect">
          <a:avLst/>
        </a:prstGeom>
        <a:gradFill rotWithShape="0">
          <a:gsLst>
            <a:gs pos="0">
              <a:schemeClr val="accent5">
                <a:hueOff val="-1689636"/>
                <a:satOff val="-4355"/>
                <a:lumOff val="-2941"/>
                <a:alphaOff val="0"/>
                <a:satMod val="103000"/>
                <a:lumMod val="102000"/>
                <a:tint val="94000"/>
              </a:schemeClr>
            </a:gs>
            <a:gs pos="50000">
              <a:schemeClr val="accent5">
                <a:hueOff val="-1689636"/>
                <a:satOff val="-4355"/>
                <a:lumOff val="-2941"/>
                <a:alphaOff val="0"/>
                <a:satMod val="110000"/>
                <a:lumMod val="100000"/>
                <a:shade val="100000"/>
              </a:schemeClr>
            </a:gs>
            <a:gs pos="100000">
              <a:schemeClr val="accent5">
                <a:hueOff val="-1689636"/>
                <a:satOff val="-4355"/>
                <a:lumOff val="-2941"/>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pt-BR" sz="1100" kern="1200"/>
            <a:t>Extração e Preparação dos Dados</a:t>
          </a:r>
        </a:p>
      </dsp:txBody>
      <dsp:txXfrm>
        <a:off x="995484" y="887095"/>
        <a:ext cx="815813" cy="1035684"/>
      </dsp:txXfrm>
    </dsp:sp>
    <dsp:sp modelId="{392D89DC-3C67-43CC-A19B-5DA418D009C2}">
      <dsp:nvSpPr>
        <dsp:cNvPr id="0" name=""/>
        <dsp:cNvSpPr/>
      </dsp:nvSpPr>
      <dsp:spPr>
        <a:xfrm>
          <a:off x="1900635" y="842962"/>
          <a:ext cx="904079" cy="1123950"/>
        </a:xfrm>
        <a:prstGeom prst="roundRect">
          <a:avLst/>
        </a:prstGeom>
        <a:gradFill rotWithShape="0">
          <a:gsLst>
            <a:gs pos="0">
              <a:schemeClr val="accent5">
                <a:hueOff val="-3379271"/>
                <a:satOff val="-8710"/>
                <a:lumOff val="-5883"/>
                <a:alphaOff val="0"/>
                <a:satMod val="103000"/>
                <a:lumMod val="102000"/>
                <a:tint val="94000"/>
              </a:schemeClr>
            </a:gs>
            <a:gs pos="50000">
              <a:schemeClr val="accent5">
                <a:hueOff val="-3379271"/>
                <a:satOff val="-8710"/>
                <a:lumOff val="-5883"/>
                <a:alphaOff val="0"/>
                <a:satMod val="110000"/>
                <a:lumMod val="100000"/>
                <a:shade val="100000"/>
              </a:schemeClr>
            </a:gs>
            <a:gs pos="100000">
              <a:schemeClr val="accent5">
                <a:hueOff val="-3379271"/>
                <a:satOff val="-8710"/>
                <a:lumOff val="-5883"/>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pt-BR" sz="1100" kern="1200"/>
            <a:t>Modelagem e Construção do Banco de Dados</a:t>
          </a:r>
        </a:p>
      </dsp:txBody>
      <dsp:txXfrm>
        <a:off x="1944768" y="887095"/>
        <a:ext cx="815813" cy="1035684"/>
      </dsp:txXfrm>
    </dsp:sp>
    <dsp:sp modelId="{44F0B9A9-8E6C-4EE8-AE61-F8A74ED843BF}">
      <dsp:nvSpPr>
        <dsp:cNvPr id="0" name=""/>
        <dsp:cNvSpPr/>
      </dsp:nvSpPr>
      <dsp:spPr>
        <a:xfrm>
          <a:off x="2849918" y="842962"/>
          <a:ext cx="904079" cy="1123950"/>
        </a:xfrm>
        <a:prstGeom prst="roundRect">
          <a:avLst/>
        </a:prstGeom>
        <a:gradFill rotWithShape="0">
          <a:gsLst>
            <a:gs pos="0">
              <a:schemeClr val="accent5">
                <a:hueOff val="-5068907"/>
                <a:satOff val="-13064"/>
                <a:lumOff val="-8824"/>
                <a:alphaOff val="0"/>
                <a:satMod val="103000"/>
                <a:lumMod val="102000"/>
                <a:tint val="94000"/>
              </a:schemeClr>
            </a:gs>
            <a:gs pos="50000">
              <a:schemeClr val="accent5">
                <a:hueOff val="-5068907"/>
                <a:satOff val="-13064"/>
                <a:lumOff val="-8824"/>
                <a:alphaOff val="0"/>
                <a:satMod val="110000"/>
                <a:lumMod val="100000"/>
                <a:shade val="100000"/>
              </a:schemeClr>
            </a:gs>
            <a:gs pos="100000">
              <a:schemeClr val="accent5">
                <a:hueOff val="-5068907"/>
                <a:satOff val="-13064"/>
                <a:lumOff val="-8824"/>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pt-BR" sz="1100" kern="1200"/>
            <a:t>Classificação e Análise dos Dados</a:t>
          </a:r>
        </a:p>
      </dsp:txBody>
      <dsp:txXfrm>
        <a:off x="2894051" y="887095"/>
        <a:ext cx="815813" cy="1035684"/>
      </dsp:txXfrm>
    </dsp:sp>
    <dsp:sp modelId="{811322EA-88F7-4D2D-9AF1-C3D328CE4197}">
      <dsp:nvSpPr>
        <dsp:cNvPr id="0" name=""/>
        <dsp:cNvSpPr/>
      </dsp:nvSpPr>
      <dsp:spPr>
        <a:xfrm>
          <a:off x="3799202" y="842962"/>
          <a:ext cx="904079" cy="1123950"/>
        </a:xfrm>
        <a:prstGeom prst="roundRect">
          <a:avLst/>
        </a:prstGeom>
        <a:gradFill rotWithShape="0">
          <a:gsLst>
            <a:gs pos="0">
              <a:schemeClr val="accent5">
                <a:hueOff val="-6758543"/>
                <a:satOff val="-17419"/>
                <a:lumOff val="-11765"/>
                <a:alphaOff val="0"/>
                <a:satMod val="103000"/>
                <a:lumMod val="102000"/>
                <a:tint val="94000"/>
              </a:schemeClr>
            </a:gs>
            <a:gs pos="50000">
              <a:schemeClr val="accent5">
                <a:hueOff val="-6758543"/>
                <a:satOff val="-17419"/>
                <a:lumOff val="-11765"/>
                <a:alphaOff val="0"/>
                <a:satMod val="110000"/>
                <a:lumMod val="100000"/>
                <a:shade val="100000"/>
              </a:schemeClr>
            </a:gs>
            <a:gs pos="100000">
              <a:schemeClr val="accent5">
                <a:hueOff val="-6758543"/>
                <a:satOff val="-17419"/>
                <a:lumOff val="-11765"/>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pt-BR" sz="1100" kern="1200"/>
            <a:t>Proposta de Diretrizes</a:t>
          </a:r>
        </a:p>
      </dsp:txBody>
      <dsp:txXfrm>
        <a:off x="3843335" y="887095"/>
        <a:ext cx="815813" cy="103568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20A65A-C678-444B-91A3-FD2A15504CC2}">
      <dsp:nvSpPr>
        <dsp:cNvPr id="0" name=""/>
        <dsp:cNvSpPr/>
      </dsp:nvSpPr>
      <dsp:spPr>
        <a:xfrm>
          <a:off x="1560652" y="882697"/>
          <a:ext cx="327811" cy="91440"/>
        </a:xfrm>
        <a:custGeom>
          <a:avLst/>
          <a:gdLst/>
          <a:ahLst/>
          <a:cxnLst/>
          <a:rect l="0" t="0" r="0" b="0"/>
          <a:pathLst>
            <a:path>
              <a:moveTo>
                <a:pt x="0" y="45720"/>
              </a:moveTo>
              <a:lnTo>
                <a:pt x="327811" y="45720"/>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p>
      </dsp:txBody>
      <dsp:txXfrm>
        <a:off x="1715597" y="926625"/>
        <a:ext cx="17920" cy="3584"/>
      </dsp:txXfrm>
    </dsp:sp>
    <dsp:sp modelId="{9938DA60-1134-4398-82BF-E4A35E790ED8}">
      <dsp:nvSpPr>
        <dsp:cNvPr id="0" name=""/>
        <dsp:cNvSpPr/>
      </dsp:nvSpPr>
      <dsp:spPr>
        <a:xfrm>
          <a:off x="4139" y="460924"/>
          <a:ext cx="1558312" cy="934987"/>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pt-BR" sz="1500" kern="1200"/>
            <a:t>Definição de Requisitos</a:t>
          </a:r>
        </a:p>
      </dsp:txBody>
      <dsp:txXfrm>
        <a:off x="4139" y="460924"/>
        <a:ext cx="1558312" cy="934987"/>
      </dsp:txXfrm>
    </dsp:sp>
    <dsp:sp modelId="{515A653F-6475-44C7-84F1-B8294ECB789A}">
      <dsp:nvSpPr>
        <dsp:cNvPr id="0" name=""/>
        <dsp:cNvSpPr/>
      </dsp:nvSpPr>
      <dsp:spPr>
        <a:xfrm>
          <a:off x="3477376" y="882697"/>
          <a:ext cx="327811" cy="91440"/>
        </a:xfrm>
        <a:custGeom>
          <a:avLst/>
          <a:gdLst/>
          <a:ahLst/>
          <a:cxnLst/>
          <a:rect l="0" t="0" r="0" b="0"/>
          <a:pathLst>
            <a:path>
              <a:moveTo>
                <a:pt x="0" y="45720"/>
              </a:moveTo>
              <a:lnTo>
                <a:pt x="327811" y="45720"/>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p>
      </dsp:txBody>
      <dsp:txXfrm>
        <a:off x="3632321" y="926625"/>
        <a:ext cx="17920" cy="3584"/>
      </dsp:txXfrm>
    </dsp:sp>
    <dsp:sp modelId="{D0A609F7-7E17-4336-9345-EF1B706AFB13}">
      <dsp:nvSpPr>
        <dsp:cNvPr id="0" name=""/>
        <dsp:cNvSpPr/>
      </dsp:nvSpPr>
      <dsp:spPr>
        <a:xfrm>
          <a:off x="1920863" y="460924"/>
          <a:ext cx="1558312" cy="934987"/>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pt-BR" sz="1500" kern="1200"/>
            <a:t>Modelagem da Biblioteca</a:t>
          </a:r>
        </a:p>
      </dsp:txBody>
      <dsp:txXfrm>
        <a:off x="1920863" y="460924"/>
        <a:ext cx="1558312" cy="934987"/>
      </dsp:txXfrm>
    </dsp:sp>
    <dsp:sp modelId="{C8B8EAF6-00A1-465B-A4D7-689EAF0396FE}">
      <dsp:nvSpPr>
        <dsp:cNvPr id="0" name=""/>
        <dsp:cNvSpPr/>
      </dsp:nvSpPr>
      <dsp:spPr>
        <a:xfrm>
          <a:off x="783295" y="1394111"/>
          <a:ext cx="3833448" cy="327811"/>
        </a:xfrm>
        <a:custGeom>
          <a:avLst/>
          <a:gdLst/>
          <a:ahLst/>
          <a:cxnLst/>
          <a:rect l="0" t="0" r="0" b="0"/>
          <a:pathLst>
            <a:path>
              <a:moveTo>
                <a:pt x="3833448" y="0"/>
              </a:moveTo>
              <a:lnTo>
                <a:pt x="3833448" y="181005"/>
              </a:lnTo>
              <a:lnTo>
                <a:pt x="0" y="181005"/>
              </a:lnTo>
              <a:lnTo>
                <a:pt x="0" y="327811"/>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p>
      </dsp:txBody>
      <dsp:txXfrm>
        <a:off x="2603765" y="1556225"/>
        <a:ext cx="192508" cy="3584"/>
      </dsp:txXfrm>
    </dsp:sp>
    <dsp:sp modelId="{0186CC2A-80CD-49E9-BEC6-B94B224789E2}">
      <dsp:nvSpPr>
        <dsp:cNvPr id="0" name=""/>
        <dsp:cNvSpPr/>
      </dsp:nvSpPr>
      <dsp:spPr>
        <a:xfrm>
          <a:off x="3837587" y="460924"/>
          <a:ext cx="1558312" cy="934987"/>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pt-BR" sz="1500" kern="1200"/>
            <a:t>Desenvolvimento da Biblioteca</a:t>
          </a:r>
        </a:p>
      </dsp:txBody>
      <dsp:txXfrm>
        <a:off x="3837587" y="460924"/>
        <a:ext cx="1558312" cy="934987"/>
      </dsp:txXfrm>
    </dsp:sp>
    <dsp:sp modelId="{B9335F20-FFE3-4E93-ABBD-79E8F85D7121}">
      <dsp:nvSpPr>
        <dsp:cNvPr id="0" name=""/>
        <dsp:cNvSpPr/>
      </dsp:nvSpPr>
      <dsp:spPr>
        <a:xfrm>
          <a:off x="1560652" y="2176097"/>
          <a:ext cx="327811" cy="91440"/>
        </a:xfrm>
        <a:custGeom>
          <a:avLst/>
          <a:gdLst/>
          <a:ahLst/>
          <a:cxnLst/>
          <a:rect l="0" t="0" r="0" b="0"/>
          <a:pathLst>
            <a:path>
              <a:moveTo>
                <a:pt x="0" y="45720"/>
              </a:moveTo>
              <a:lnTo>
                <a:pt x="327811" y="45720"/>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p>
      </dsp:txBody>
      <dsp:txXfrm>
        <a:off x="1715597" y="2220025"/>
        <a:ext cx="17920" cy="3584"/>
      </dsp:txXfrm>
    </dsp:sp>
    <dsp:sp modelId="{A5B7BE6B-3C36-49E9-A5B4-447E7CD7FF14}">
      <dsp:nvSpPr>
        <dsp:cNvPr id="0" name=""/>
        <dsp:cNvSpPr/>
      </dsp:nvSpPr>
      <dsp:spPr>
        <a:xfrm>
          <a:off x="4139" y="1754323"/>
          <a:ext cx="1558312" cy="934987"/>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pt-BR" sz="1500" kern="1200"/>
            <a:t>Prototipagem e Implementação</a:t>
          </a:r>
        </a:p>
      </dsp:txBody>
      <dsp:txXfrm>
        <a:off x="4139" y="1754323"/>
        <a:ext cx="1558312" cy="934987"/>
      </dsp:txXfrm>
    </dsp:sp>
    <dsp:sp modelId="{5B8C31EF-9269-4211-A52C-257ED74B1C85}">
      <dsp:nvSpPr>
        <dsp:cNvPr id="0" name=""/>
        <dsp:cNvSpPr/>
      </dsp:nvSpPr>
      <dsp:spPr>
        <a:xfrm>
          <a:off x="3477376" y="2176097"/>
          <a:ext cx="327811" cy="91440"/>
        </a:xfrm>
        <a:custGeom>
          <a:avLst/>
          <a:gdLst/>
          <a:ahLst/>
          <a:cxnLst/>
          <a:rect l="0" t="0" r="0" b="0"/>
          <a:pathLst>
            <a:path>
              <a:moveTo>
                <a:pt x="0" y="45720"/>
              </a:moveTo>
              <a:lnTo>
                <a:pt x="327811" y="45720"/>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p>
      </dsp:txBody>
      <dsp:txXfrm>
        <a:off x="3632321" y="2220025"/>
        <a:ext cx="17920" cy="3584"/>
      </dsp:txXfrm>
    </dsp:sp>
    <dsp:sp modelId="{54B03025-DF30-4863-966C-B583218E8B41}">
      <dsp:nvSpPr>
        <dsp:cNvPr id="0" name=""/>
        <dsp:cNvSpPr/>
      </dsp:nvSpPr>
      <dsp:spPr>
        <a:xfrm>
          <a:off x="1920863" y="1754323"/>
          <a:ext cx="1558312" cy="934987"/>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pt-BR" sz="1500" kern="1200"/>
            <a:t>Testes e Validação</a:t>
          </a:r>
        </a:p>
      </dsp:txBody>
      <dsp:txXfrm>
        <a:off x="1920863" y="1754323"/>
        <a:ext cx="1558312" cy="934987"/>
      </dsp:txXfrm>
    </dsp:sp>
    <dsp:sp modelId="{DB3862D3-53B6-4220-93F0-746468FC708F}">
      <dsp:nvSpPr>
        <dsp:cNvPr id="0" name=""/>
        <dsp:cNvSpPr/>
      </dsp:nvSpPr>
      <dsp:spPr>
        <a:xfrm>
          <a:off x="3837587" y="1754323"/>
          <a:ext cx="1558312" cy="934987"/>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pt-BR" sz="1500" kern="1200"/>
            <a:t>Análise de Resultados e Refinamento</a:t>
          </a:r>
        </a:p>
      </dsp:txBody>
      <dsp:txXfrm>
        <a:off x="3837587" y="1754323"/>
        <a:ext cx="1558312" cy="93498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B780A3-6386-4E20-B6F0-1EEEB7C1B9F1}">
      <dsp:nvSpPr>
        <dsp:cNvPr id="0" name=""/>
        <dsp:cNvSpPr/>
      </dsp:nvSpPr>
      <dsp:spPr>
        <a:xfrm>
          <a:off x="1687523" y="389730"/>
          <a:ext cx="302543" cy="91440"/>
        </a:xfrm>
        <a:custGeom>
          <a:avLst/>
          <a:gdLst/>
          <a:ahLst/>
          <a:cxnLst/>
          <a:rect l="0" t="0" r="0" b="0"/>
          <a:pathLst>
            <a:path>
              <a:moveTo>
                <a:pt x="0" y="45720"/>
              </a:moveTo>
              <a:lnTo>
                <a:pt x="302543" y="45720"/>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chilly"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solidFill>
              <a:schemeClr val="tx1"/>
            </a:solidFill>
          </a:endParaRPr>
        </a:p>
      </dsp:txBody>
      <dsp:txXfrm>
        <a:off x="1830466" y="433784"/>
        <a:ext cx="16657" cy="3331"/>
      </dsp:txXfrm>
    </dsp:sp>
    <dsp:sp modelId="{02D26FC5-EF4B-46A8-8347-0A260FB87E2E}">
      <dsp:nvSpPr>
        <dsp:cNvPr id="0" name=""/>
        <dsp:cNvSpPr/>
      </dsp:nvSpPr>
      <dsp:spPr>
        <a:xfrm>
          <a:off x="240872" y="915"/>
          <a:ext cx="1448451" cy="869070"/>
        </a:xfrm>
        <a:prstGeom prst="rect">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pt-BR" sz="800" kern="1200">
              <a:solidFill>
                <a:schemeClr val="tx1"/>
              </a:solidFill>
            </a:rPr>
            <a:t>Camada 1 - Aplicação Cliente (consome a biblioteca MobileDU)</a:t>
          </a:r>
        </a:p>
        <a:p>
          <a:pPr marL="57150" lvl="1" indent="-57150" algn="l" defTabSz="266700">
            <a:lnSpc>
              <a:spcPct val="90000"/>
            </a:lnSpc>
            <a:spcBef>
              <a:spcPct val="0"/>
            </a:spcBef>
            <a:spcAft>
              <a:spcPct val="15000"/>
            </a:spcAft>
            <a:buFont typeface="Times New Roman" panose="02020603050405020304" pitchFamily="18" charset="0"/>
            <a:buChar char="•"/>
          </a:pPr>
          <a:r>
            <a:rPr lang="pt-BR" sz="600" kern="1200">
              <a:solidFill>
                <a:schemeClr val="tx1"/>
              </a:solidFill>
            </a:rPr>
            <a:t>App Android (Activities / Fragments / Views / Composê)</a:t>
          </a:r>
        </a:p>
      </dsp:txBody>
      <dsp:txXfrm>
        <a:off x="240872" y="915"/>
        <a:ext cx="1448451" cy="869070"/>
      </dsp:txXfrm>
    </dsp:sp>
    <dsp:sp modelId="{CC599A7D-9630-4533-86B3-313604083C39}">
      <dsp:nvSpPr>
        <dsp:cNvPr id="0" name=""/>
        <dsp:cNvSpPr/>
      </dsp:nvSpPr>
      <dsp:spPr>
        <a:xfrm>
          <a:off x="3469118" y="389730"/>
          <a:ext cx="302543" cy="91440"/>
        </a:xfrm>
        <a:custGeom>
          <a:avLst/>
          <a:gdLst/>
          <a:ahLst/>
          <a:cxnLst/>
          <a:rect l="0" t="0" r="0" b="0"/>
          <a:pathLst>
            <a:path>
              <a:moveTo>
                <a:pt x="0" y="45720"/>
              </a:moveTo>
              <a:lnTo>
                <a:pt x="302543" y="45720"/>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chilly"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solidFill>
              <a:schemeClr val="tx1"/>
            </a:solidFill>
          </a:endParaRPr>
        </a:p>
      </dsp:txBody>
      <dsp:txXfrm>
        <a:off x="3612061" y="433784"/>
        <a:ext cx="16657" cy="3331"/>
      </dsp:txXfrm>
    </dsp:sp>
    <dsp:sp modelId="{369A8F55-446C-429E-8C13-E2177C73134B}">
      <dsp:nvSpPr>
        <dsp:cNvPr id="0" name=""/>
        <dsp:cNvSpPr/>
      </dsp:nvSpPr>
      <dsp:spPr>
        <a:xfrm>
          <a:off x="2022466" y="915"/>
          <a:ext cx="1448451" cy="869070"/>
        </a:xfrm>
        <a:prstGeom prst="rect">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t" anchorCtr="0">
          <a:noAutofit/>
        </a:bodyPr>
        <a:lstStyle/>
        <a:p>
          <a:pPr marL="0" lvl="0" indent="0" algn="l" defTabSz="311150">
            <a:lnSpc>
              <a:spcPct val="90000"/>
            </a:lnSpc>
            <a:spcBef>
              <a:spcPct val="0"/>
            </a:spcBef>
            <a:spcAft>
              <a:spcPct val="35000"/>
            </a:spcAft>
            <a:buFont typeface="Times New Roman" panose="02020603050405020304" pitchFamily="18" charset="0"/>
            <a:buNone/>
          </a:pPr>
          <a:r>
            <a:rPr lang="pt-BR" sz="700" kern="1200">
              <a:solidFill>
                <a:schemeClr val="tx1"/>
              </a:solidFill>
            </a:rPr>
            <a:t>Camada 2 - UI/UX de </a:t>
          </a:r>
          <a:r>
            <a:rPr lang="pt-BR" sz="800" kern="1200">
              <a:solidFill>
                <a:schemeClr val="tx1"/>
              </a:solidFill>
            </a:rPr>
            <a:t>Acessibilidade</a:t>
          </a:r>
          <a:r>
            <a:rPr lang="pt-BR" sz="700" kern="1200">
              <a:solidFill>
                <a:schemeClr val="tx1"/>
              </a:solidFill>
            </a:rPr>
            <a:t> (MobileDU)</a:t>
          </a:r>
        </a:p>
        <a:p>
          <a:pPr marL="57150" lvl="1"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SettingsActivity</a:t>
          </a:r>
        </a:p>
        <a:p>
          <a:pPr marL="57150" lvl="1"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SettingsPageAdapter</a:t>
          </a:r>
        </a:p>
        <a:p>
          <a:pPr marL="57150" lvl="1"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Fragments de Configuração</a:t>
          </a:r>
        </a:p>
      </dsp:txBody>
      <dsp:txXfrm>
        <a:off x="2022466" y="915"/>
        <a:ext cx="1448451" cy="869070"/>
      </dsp:txXfrm>
    </dsp:sp>
    <dsp:sp modelId="{6D804F54-F3EC-4AD1-A22A-94BFF2092584}">
      <dsp:nvSpPr>
        <dsp:cNvPr id="0" name=""/>
        <dsp:cNvSpPr/>
      </dsp:nvSpPr>
      <dsp:spPr>
        <a:xfrm>
          <a:off x="965097" y="868185"/>
          <a:ext cx="3563189" cy="302543"/>
        </a:xfrm>
        <a:custGeom>
          <a:avLst/>
          <a:gdLst/>
          <a:ahLst/>
          <a:cxnLst/>
          <a:rect l="0" t="0" r="0" b="0"/>
          <a:pathLst>
            <a:path>
              <a:moveTo>
                <a:pt x="3563189" y="0"/>
              </a:moveTo>
              <a:lnTo>
                <a:pt x="3563189" y="168371"/>
              </a:lnTo>
              <a:lnTo>
                <a:pt x="0" y="168371"/>
              </a:lnTo>
              <a:lnTo>
                <a:pt x="0" y="302543"/>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chilly"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solidFill>
              <a:schemeClr val="tx1"/>
            </a:solidFill>
          </a:endParaRPr>
        </a:p>
      </dsp:txBody>
      <dsp:txXfrm>
        <a:off x="2657224" y="1017792"/>
        <a:ext cx="178936" cy="3331"/>
      </dsp:txXfrm>
    </dsp:sp>
    <dsp:sp modelId="{03E6544F-B0B9-466C-B654-9917E0270F85}">
      <dsp:nvSpPr>
        <dsp:cNvPr id="0" name=""/>
        <dsp:cNvSpPr/>
      </dsp:nvSpPr>
      <dsp:spPr>
        <a:xfrm>
          <a:off x="3804061" y="915"/>
          <a:ext cx="1448451" cy="869070"/>
        </a:xfrm>
        <a:prstGeom prst="rect">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t" anchorCtr="0">
          <a:noAutofit/>
        </a:bodyPr>
        <a:lstStyle/>
        <a:p>
          <a:pPr marL="0" lvl="0" indent="0" algn="l" defTabSz="400050">
            <a:lnSpc>
              <a:spcPct val="90000"/>
            </a:lnSpc>
            <a:spcBef>
              <a:spcPct val="0"/>
            </a:spcBef>
            <a:spcAft>
              <a:spcPct val="35000"/>
            </a:spcAft>
            <a:buFont typeface="Times New Roman" panose="02020603050405020304" pitchFamily="18" charset="0"/>
            <a:buNone/>
          </a:pPr>
          <a:r>
            <a:rPr lang="pt-BR" sz="900" kern="1200">
              <a:solidFill>
                <a:schemeClr val="tx1"/>
              </a:solidFill>
            </a:rPr>
            <a:t>Camada 3 - Interação e Eventos (atalhos de </a:t>
          </a:r>
          <a:r>
            <a:rPr lang="pt-BR" sz="800" kern="1200">
              <a:solidFill>
                <a:schemeClr val="tx1"/>
              </a:solidFill>
            </a:rPr>
            <a:t>acessibilidade</a:t>
          </a:r>
          <a:r>
            <a:rPr lang="pt-BR" sz="900" kern="1200">
              <a:solidFill>
                <a:schemeClr val="tx1"/>
              </a:solidFill>
            </a:rPr>
            <a:t> / gestos)</a:t>
          </a:r>
        </a:p>
        <a:p>
          <a:pPr marL="57150" lvl="1" indent="-57150" algn="l" defTabSz="311150">
            <a:lnSpc>
              <a:spcPct val="90000"/>
            </a:lnSpc>
            <a:spcBef>
              <a:spcPct val="0"/>
            </a:spcBef>
            <a:spcAft>
              <a:spcPct val="15000"/>
            </a:spcAft>
            <a:buFont typeface="Times New Roman" panose="02020603050405020304" pitchFamily="18" charset="0"/>
            <a:buChar char="•"/>
          </a:pPr>
          <a:r>
            <a:rPr lang="pt-BR" sz="700" kern="1200">
              <a:solidFill>
                <a:schemeClr val="tx1"/>
              </a:solidFill>
            </a:rPr>
            <a:t>ShakeDetector</a:t>
          </a:r>
        </a:p>
        <a:p>
          <a:pPr marL="57150" lvl="1" indent="-57150" algn="l" defTabSz="311150">
            <a:lnSpc>
              <a:spcPct val="90000"/>
            </a:lnSpc>
            <a:spcBef>
              <a:spcPct val="0"/>
            </a:spcBef>
            <a:spcAft>
              <a:spcPct val="15000"/>
            </a:spcAft>
            <a:buFont typeface="Times New Roman" panose="02020603050405020304" pitchFamily="18" charset="0"/>
            <a:buChar char="•"/>
          </a:pPr>
          <a:r>
            <a:rPr lang="pt-BR" sz="700" kern="1200">
              <a:solidFill>
                <a:schemeClr val="tx1"/>
              </a:solidFill>
            </a:rPr>
            <a:t>Handlers de Eventos</a:t>
          </a:r>
        </a:p>
      </dsp:txBody>
      <dsp:txXfrm>
        <a:off x="3804061" y="915"/>
        <a:ext cx="1448451" cy="869070"/>
      </dsp:txXfrm>
    </dsp:sp>
    <dsp:sp modelId="{773DA884-D8C3-4E0F-BD51-50B032E4F55F}">
      <dsp:nvSpPr>
        <dsp:cNvPr id="0" name=""/>
        <dsp:cNvSpPr/>
      </dsp:nvSpPr>
      <dsp:spPr>
        <a:xfrm>
          <a:off x="1687523" y="1591944"/>
          <a:ext cx="302543" cy="91440"/>
        </a:xfrm>
        <a:custGeom>
          <a:avLst/>
          <a:gdLst/>
          <a:ahLst/>
          <a:cxnLst/>
          <a:rect l="0" t="0" r="0" b="0"/>
          <a:pathLst>
            <a:path>
              <a:moveTo>
                <a:pt x="0" y="45720"/>
              </a:moveTo>
              <a:lnTo>
                <a:pt x="302543" y="45720"/>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chilly"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solidFill>
              <a:schemeClr val="tx1"/>
            </a:solidFill>
          </a:endParaRPr>
        </a:p>
      </dsp:txBody>
      <dsp:txXfrm>
        <a:off x="1830466" y="1635999"/>
        <a:ext cx="16657" cy="3331"/>
      </dsp:txXfrm>
    </dsp:sp>
    <dsp:sp modelId="{4BFCB4D8-2B5F-4F31-A5D1-727B365BEFE6}">
      <dsp:nvSpPr>
        <dsp:cNvPr id="0" name=""/>
        <dsp:cNvSpPr/>
      </dsp:nvSpPr>
      <dsp:spPr>
        <a:xfrm>
          <a:off x="240872" y="1203129"/>
          <a:ext cx="1448451" cy="869070"/>
        </a:xfrm>
        <a:prstGeom prst="rect">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t" anchorCtr="0">
          <a:noAutofit/>
        </a:bodyPr>
        <a:lstStyle/>
        <a:p>
          <a:pPr marL="0" lvl="0" indent="0" algn="l" defTabSz="311150">
            <a:lnSpc>
              <a:spcPct val="90000"/>
            </a:lnSpc>
            <a:spcBef>
              <a:spcPct val="0"/>
            </a:spcBef>
            <a:spcAft>
              <a:spcPct val="35000"/>
            </a:spcAft>
            <a:buFont typeface="Times New Roman" panose="02020603050405020304" pitchFamily="18" charset="0"/>
            <a:buNone/>
          </a:pPr>
          <a:r>
            <a:rPr lang="pt-BR" sz="700" kern="1200">
              <a:solidFill>
                <a:schemeClr val="tx1"/>
              </a:solidFill>
            </a:rPr>
            <a:t>Camada 4 - Orquestração de Acessibilidade (orquestra a aplicação de </a:t>
          </a:r>
          <a:r>
            <a:rPr lang="pt-BR" sz="800" kern="1200">
              <a:solidFill>
                <a:schemeClr val="tx1"/>
              </a:solidFill>
            </a:rPr>
            <a:t>preferências</a:t>
          </a:r>
          <a:r>
            <a:rPr lang="pt-BR" sz="700" kern="1200">
              <a:solidFill>
                <a:schemeClr val="tx1"/>
              </a:solidFill>
            </a:rPr>
            <a:t>)</a:t>
          </a:r>
        </a:p>
        <a:p>
          <a:pPr marL="57150" lvl="1"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Appliers Especializados</a:t>
          </a:r>
        </a:p>
        <a:p>
          <a:pPr marL="114300" lvl="2"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EnvironmentApplier</a:t>
          </a:r>
        </a:p>
        <a:p>
          <a:pPr marL="114300" lvl="2"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SoundApplier</a:t>
          </a:r>
        </a:p>
        <a:p>
          <a:pPr marL="114300" lvl="2"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Text / Contrast Appliers</a:t>
          </a:r>
        </a:p>
      </dsp:txBody>
      <dsp:txXfrm>
        <a:off x="240872" y="1203129"/>
        <a:ext cx="1448451" cy="869070"/>
      </dsp:txXfrm>
    </dsp:sp>
    <dsp:sp modelId="{5CEB344A-F63F-440A-BB81-4B90C439FD54}">
      <dsp:nvSpPr>
        <dsp:cNvPr id="0" name=""/>
        <dsp:cNvSpPr/>
      </dsp:nvSpPr>
      <dsp:spPr>
        <a:xfrm>
          <a:off x="3469118" y="1591944"/>
          <a:ext cx="302543" cy="91440"/>
        </a:xfrm>
        <a:custGeom>
          <a:avLst/>
          <a:gdLst/>
          <a:ahLst/>
          <a:cxnLst/>
          <a:rect l="0" t="0" r="0" b="0"/>
          <a:pathLst>
            <a:path>
              <a:moveTo>
                <a:pt x="0" y="45720"/>
              </a:moveTo>
              <a:lnTo>
                <a:pt x="302543" y="45720"/>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chilly"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solidFill>
              <a:schemeClr val="tx1"/>
            </a:solidFill>
          </a:endParaRPr>
        </a:p>
      </dsp:txBody>
      <dsp:txXfrm>
        <a:off x="3612061" y="1635999"/>
        <a:ext cx="16657" cy="3331"/>
      </dsp:txXfrm>
    </dsp:sp>
    <dsp:sp modelId="{5362D6CB-EAD5-4CF3-9ABD-1749D4C012A2}">
      <dsp:nvSpPr>
        <dsp:cNvPr id="0" name=""/>
        <dsp:cNvSpPr/>
      </dsp:nvSpPr>
      <dsp:spPr>
        <a:xfrm>
          <a:off x="2022466" y="1203129"/>
          <a:ext cx="1448451" cy="869070"/>
        </a:xfrm>
        <a:prstGeom prst="rect">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t" anchorCtr="0">
          <a:noAutofit/>
        </a:bodyPr>
        <a:lstStyle/>
        <a:p>
          <a:pPr marL="0" lvl="0" indent="0" algn="l" defTabSz="311150">
            <a:lnSpc>
              <a:spcPct val="90000"/>
            </a:lnSpc>
            <a:spcBef>
              <a:spcPct val="0"/>
            </a:spcBef>
            <a:spcAft>
              <a:spcPct val="35000"/>
            </a:spcAft>
            <a:buFont typeface="Times New Roman" panose="02020603050405020304" pitchFamily="18" charset="0"/>
            <a:buNone/>
          </a:pPr>
          <a:r>
            <a:rPr lang="pt-BR" sz="700" kern="1200">
              <a:solidFill>
                <a:schemeClr val="tx1"/>
              </a:solidFill>
            </a:rPr>
            <a:t>Camada 5 – Serviços Assistivos</a:t>
          </a:r>
        </a:p>
        <a:p>
          <a:pPr marL="57150" lvl="1"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LibrasSupportManager</a:t>
          </a:r>
        </a:p>
        <a:p>
          <a:pPr marL="114300" lvl="2"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Suporte a Libras</a:t>
          </a:r>
        </a:p>
        <a:p>
          <a:pPr marL="57150" lvl="1" indent="-57150" algn="l" defTabSz="266700">
            <a:lnSpc>
              <a:spcPct val="90000"/>
            </a:lnSpc>
            <a:spcBef>
              <a:spcPct val="0"/>
            </a:spcBef>
            <a:spcAft>
              <a:spcPct val="15000"/>
            </a:spcAft>
            <a:buFont typeface="Times New Roman" panose="02020603050405020304" pitchFamily="18" charset="0"/>
            <a:buChar char="•"/>
          </a:pPr>
          <a:r>
            <a:rPr lang="pt-BR" sz="600" kern="1200">
              <a:solidFill>
                <a:schemeClr val="tx1"/>
              </a:solidFill>
            </a:rPr>
            <a:t>DUVolumeInterceptor</a:t>
          </a:r>
          <a:endParaRPr lang="pt-BR" sz="500" kern="1200">
            <a:solidFill>
              <a:schemeClr val="tx1"/>
            </a:solidFill>
          </a:endParaRPr>
        </a:p>
        <a:p>
          <a:pPr marL="114300" lvl="2"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Controle e </a:t>
          </a:r>
          <a:r>
            <a:rPr lang="pt-BR" sz="500" i="1" kern="1200">
              <a:solidFill>
                <a:schemeClr val="tx1"/>
              </a:solidFill>
            </a:rPr>
            <a:t>feedback</a:t>
          </a:r>
          <a:r>
            <a:rPr lang="pt-BR" sz="500" kern="1200">
              <a:solidFill>
                <a:schemeClr val="tx1"/>
              </a:solidFill>
            </a:rPr>
            <a:t> sonoro</a:t>
          </a:r>
        </a:p>
        <a:p>
          <a:pPr marL="57150" lvl="1"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Serviços de Contexto</a:t>
          </a:r>
        </a:p>
        <a:p>
          <a:pPr marL="114300" lvl="2"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Ambiente / Estado do dispositivo</a:t>
          </a:r>
        </a:p>
      </dsp:txBody>
      <dsp:txXfrm>
        <a:off x="2022466" y="1203129"/>
        <a:ext cx="1448451" cy="869070"/>
      </dsp:txXfrm>
    </dsp:sp>
    <dsp:sp modelId="{A00563EF-1D99-4418-8E73-AD3F80BDFDCB}">
      <dsp:nvSpPr>
        <dsp:cNvPr id="0" name=""/>
        <dsp:cNvSpPr/>
      </dsp:nvSpPr>
      <dsp:spPr>
        <a:xfrm>
          <a:off x="965097" y="2070400"/>
          <a:ext cx="3563189" cy="302543"/>
        </a:xfrm>
        <a:custGeom>
          <a:avLst/>
          <a:gdLst/>
          <a:ahLst/>
          <a:cxnLst/>
          <a:rect l="0" t="0" r="0" b="0"/>
          <a:pathLst>
            <a:path>
              <a:moveTo>
                <a:pt x="3563189" y="0"/>
              </a:moveTo>
              <a:lnTo>
                <a:pt x="3563189" y="168371"/>
              </a:lnTo>
              <a:lnTo>
                <a:pt x="0" y="168371"/>
              </a:lnTo>
              <a:lnTo>
                <a:pt x="0" y="302543"/>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chilly"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solidFill>
              <a:schemeClr val="tx1"/>
            </a:solidFill>
          </a:endParaRPr>
        </a:p>
      </dsp:txBody>
      <dsp:txXfrm>
        <a:off x="2657224" y="2220006"/>
        <a:ext cx="178936" cy="3331"/>
      </dsp:txXfrm>
    </dsp:sp>
    <dsp:sp modelId="{0FF34F4A-FD99-48B0-A756-A993A1F67D66}">
      <dsp:nvSpPr>
        <dsp:cNvPr id="0" name=""/>
        <dsp:cNvSpPr/>
      </dsp:nvSpPr>
      <dsp:spPr>
        <a:xfrm>
          <a:off x="3804061" y="1203129"/>
          <a:ext cx="1448451" cy="869070"/>
        </a:xfrm>
        <a:prstGeom prst="rect">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pt-BR" sz="800" kern="1200">
              <a:solidFill>
                <a:schemeClr val="tx1"/>
              </a:solidFill>
            </a:rPr>
            <a:t>Camada 6 – Configuração e Persistência</a:t>
          </a:r>
        </a:p>
        <a:p>
          <a:pPr marL="57150" lvl="1" indent="-57150" algn="l" defTabSz="266700">
            <a:lnSpc>
              <a:spcPct val="90000"/>
            </a:lnSpc>
            <a:spcBef>
              <a:spcPct val="0"/>
            </a:spcBef>
            <a:spcAft>
              <a:spcPct val="15000"/>
            </a:spcAft>
            <a:buFont typeface="Times New Roman" panose="02020603050405020304" pitchFamily="18" charset="0"/>
            <a:buChar char="•"/>
          </a:pPr>
          <a:r>
            <a:rPr lang="pt-BR" sz="600" kern="1200">
              <a:solidFill>
                <a:schemeClr val="tx1"/>
              </a:solidFill>
            </a:rPr>
            <a:t>AppConfig</a:t>
          </a:r>
        </a:p>
        <a:p>
          <a:pPr marL="114300" lvl="2" indent="-57150" algn="l" defTabSz="311150">
            <a:lnSpc>
              <a:spcPct val="90000"/>
            </a:lnSpc>
            <a:spcBef>
              <a:spcPct val="0"/>
            </a:spcBef>
            <a:spcAft>
              <a:spcPct val="15000"/>
            </a:spcAft>
            <a:buFont typeface="Times New Roman" panose="02020603050405020304" pitchFamily="18" charset="0"/>
            <a:buChar char="•"/>
          </a:pPr>
          <a:r>
            <a:rPr lang="pt-BR" sz="700" kern="1200">
              <a:solidFill>
                <a:schemeClr val="tx1"/>
              </a:solidFill>
            </a:rPr>
            <a:t>Preferências</a:t>
          </a:r>
          <a:r>
            <a:rPr lang="pt-BR" sz="600" kern="1200">
              <a:solidFill>
                <a:schemeClr val="tx1"/>
              </a:solidFill>
            </a:rPr>
            <a:t> do Usuário</a:t>
          </a:r>
        </a:p>
        <a:p>
          <a:pPr marL="114300" lvl="2" indent="-57150" algn="l" defTabSz="266700">
            <a:lnSpc>
              <a:spcPct val="90000"/>
            </a:lnSpc>
            <a:spcBef>
              <a:spcPct val="0"/>
            </a:spcBef>
            <a:spcAft>
              <a:spcPct val="15000"/>
            </a:spcAft>
            <a:buFont typeface="Times New Roman" panose="02020603050405020304" pitchFamily="18" charset="0"/>
            <a:buChar char="•"/>
          </a:pPr>
          <a:r>
            <a:rPr lang="pt-BR" sz="600" kern="1200">
              <a:solidFill>
                <a:schemeClr val="tx1"/>
              </a:solidFill>
            </a:rPr>
            <a:t>Fonte única de configuração</a:t>
          </a:r>
        </a:p>
      </dsp:txBody>
      <dsp:txXfrm>
        <a:off x="3804061" y="1203129"/>
        <a:ext cx="1448451" cy="869070"/>
      </dsp:txXfrm>
    </dsp:sp>
    <dsp:sp modelId="{F88DC3FD-2AD5-4AC9-B88D-FBAF50D00E7A}">
      <dsp:nvSpPr>
        <dsp:cNvPr id="0" name=""/>
        <dsp:cNvSpPr/>
      </dsp:nvSpPr>
      <dsp:spPr>
        <a:xfrm>
          <a:off x="240872" y="2405344"/>
          <a:ext cx="1448451" cy="869070"/>
        </a:xfrm>
        <a:prstGeom prst="rect">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pt-BR" sz="800" kern="1200">
              <a:solidFill>
                <a:schemeClr val="tx1"/>
              </a:solidFill>
            </a:rPr>
            <a:t>Camada 7 – Inicialização</a:t>
          </a:r>
        </a:p>
        <a:p>
          <a:pPr marL="57150" lvl="1" indent="-57150" algn="l" defTabSz="311150">
            <a:lnSpc>
              <a:spcPct val="90000"/>
            </a:lnSpc>
            <a:spcBef>
              <a:spcPct val="0"/>
            </a:spcBef>
            <a:spcAft>
              <a:spcPct val="15000"/>
            </a:spcAft>
            <a:buFont typeface="Times New Roman" panose="02020603050405020304" pitchFamily="18" charset="0"/>
            <a:buChar char="•"/>
          </a:pPr>
          <a:r>
            <a:rPr lang="pt-BR" sz="700" kern="1200">
              <a:solidFill>
                <a:schemeClr val="tx1"/>
              </a:solidFill>
            </a:rPr>
            <a:t>DUInitProvider</a:t>
          </a:r>
          <a:endParaRPr lang="pt-BR" sz="600" kern="1200">
            <a:solidFill>
              <a:schemeClr val="tx1"/>
            </a:solidFill>
          </a:endParaRPr>
        </a:p>
        <a:p>
          <a:pPr marL="114300" lvl="2" indent="-57150" algn="l" defTabSz="266700">
            <a:lnSpc>
              <a:spcPct val="90000"/>
            </a:lnSpc>
            <a:spcBef>
              <a:spcPct val="0"/>
            </a:spcBef>
            <a:spcAft>
              <a:spcPct val="15000"/>
            </a:spcAft>
            <a:buFont typeface="Times New Roman" panose="02020603050405020304" pitchFamily="18" charset="0"/>
            <a:buChar char="•"/>
          </a:pPr>
          <a:r>
            <a:rPr lang="pt-BR" sz="600" kern="1200">
              <a:solidFill>
                <a:schemeClr val="tx1"/>
              </a:solidFill>
            </a:rPr>
            <a:t>Inicialização Automática</a:t>
          </a:r>
        </a:p>
        <a:p>
          <a:pPr marL="57150" lvl="1" indent="-57150" algn="l" defTabSz="266700">
            <a:lnSpc>
              <a:spcPct val="90000"/>
            </a:lnSpc>
            <a:spcBef>
              <a:spcPct val="0"/>
            </a:spcBef>
            <a:spcAft>
              <a:spcPct val="15000"/>
            </a:spcAft>
            <a:buFont typeface="Times New Roman" panose="02020603050405020304" pitchFamily="18" charset="0"/>
            <a:buChar char="•"/>
          </a:pPr>
          <a:r>
            <a:rPr lang="pt-BR" sz="600" kern="1200">
              <a:solidFill>
                <a:schemeClr val="tx1"/>
              </a:solidFill>
            </a:rPr>
            <a:t>DUInitializer / DUAppInitializer</a:t>
          </a:r>
        </a:p>
        <a:p>
          <a:pPr marL="114300" lvl="2" indent="-57150" algn="l" defTabSz="266700">
            <a:lnSpc>
              <a:spcPct val="90000"/>
            </a:lnSpc>
            <a:spcBef>
              <a:spcPct val="0"/>
            </a:spcBef>
            <a:spcAft>
              <a:spcPct val="15000"/>
            </a:spcAft>
            <a:buFont typeface="Times New Roman" panose="02020603050405020304" pitchFamily="18" charset="0"/>
            <a:buChar char="•"/>
          </a:pPr>
          <a:r>
            <a:rPr lang="pt-BR" sz="600" kern="1200">
              <a:solidFill>
                <a:schemeClr val="tx1"/>
              </a:solidFill>
            </a:rPr>
            <a:t>Registro e bootstrap da biblioteca</a:t>
          </a:r>
        </a:p>
      </dsp:txBody>
      <dsp:txXfrm>
        <a:off x="240872" y="2405344"/>
        <a:ext cx="1448451" cy="86907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95D18-6F4E-48A2-9934-16CD86B6E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180</Pages>
  <Words>47206</Words>
  <Characters>254914</Characters>
  <Application>Microsoft Office Word</Application>
  <DocSecurity>0</DocSecurity>
  <Lines>2124</Lines>
  <Paragraphs>603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Jair Coletto</dc:creator>
  <cp:keywords/>
  <dc:description/>
  <cp:lastModifiedBy>k2539</cp:lastModifiedBy>
  <cp:revision>7</cp:revision>
  <cp:lastPrinted>2026-01-20T16:35:00Z</cp:lastPrinted>
  <dcterms:created xsi:type="dcterms:W3CDTF">2026-03-03T00:04:00Z</dcterms:created>
  <dcterms:modified xsi:type="dcterms:W3CDTF">2026-03-03T00:28:00Z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77cdd5a7-1dea-37dc-a10f-82d8d3b0c353</vt:lpwstr>
  </property>
  <property fmtid="{D5CDD505-2E9C-101B-9397-08002B2CF9AE}" pid="4" name="Mendeley Citation Style_1">
    <vt:lpwstr>http://www.zotero.org/styles/associacao-brasileira-de-normas-tecnicas</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http://www.zotero.org/styles/associacao-brasileira-de-normas-tecnicas</vt:lpwstr>
  </property>
  <property fmtid="{D5CDD505-2E9C-101B-9397-08002B2CF9AE}" pid="14" name="Mendeley Recent Style Name 4_1">
    <vt:lpwstr>Associação Brasileira de Normas Técnicas (Portuguese - Brazil)</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